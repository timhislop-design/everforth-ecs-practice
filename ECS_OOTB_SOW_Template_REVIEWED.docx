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7AC5" w14:textId="77777777" w:rsidR="00AB2CB6" w:rsidRDefault="00AB2CB6">
      <w:pPr>
        <w:spacing w:after="120"/>
      </w:pPr>
    </w:p>
    <w:p w14:paraId="3985DD17" w14:textId="77777777" w:rsidR="00AB2CB6" w:rsidRDefault="00AB2CB6">
      <w:pPr>
        <w:spacing w:after="120"/>
      </w:pPr>
    </w:p>
    <w:p w14:paraId="5F7F8934" w14:textId="77777777" w:rsidR="00AB2CB6" w:rsidRDefault="00693246">
      <w:pPr>
        <w:spacing w:before="800" w:after="160"/>
      </w:pPr>
      <w:r>
        <w:rPr>
          <w:b/>
          <w:color w:val="14B8A6"/>
          <w:spacing w:val="60"/>
          <w:sz w:val="18"/>
        </w:rPr>
        <w:t>STATEMENT OF WORK · MODERNIZING THE CORE</w:t>
      </w:r>
    </w:p>
    <w:p w14:paraId="3ABF8587" w14:textId="77777777" w:rsidR="00AB2CB6" w:rsidRDefault="00693246">
      <w:pPr>
        <w:spacing w:after="40"/>
      </w:pPr>
      <w:r>
        <w:rPr>
          <w:b/>
          <w:color w:val="0B1F3A"/>
          <w:sz w:val="56"/>
        </w:rPr>
        <w:t>Statement of Work</w:t>
      </w:r>
    </w:p>
    <w:p w14:paraId="60726CA0" w14:textId="77777777" w:rsidR="00AB2CB6" w:rsidRDefault="00693246">
      <w:pPr>
        <w:spacing w:after="40"/>
      </w:pPr>
      <w:r>
        <w:rPr>
          <w:b/>
          <w:color w:val="0B1F3A"/>
          <w:sz w:val="56"/>
        </w:rPr>
        <w:t>ServiceNow OOTB-First Reimplementation</w:t>
      </w:r>
    </w:p>
    <w:p w14:paraId="20BE1523" w14:textId="77777777" w:rsidR="00AB2CB6" w:rsidRDefault="00693246">
      <w:pPr>
        <w:spacing w:before="120" w:after="400"/>
      </w:pPr>
      <w:r>
        <w:rPr>
          <w:i/>
          <w:color w:val="0D9488"/>
          <w:sz w:val="24"/>
        </w:rPr>
        <w:t>Modernizing the Core — Ensuring AI Realization and Optimizing Long-Term Value</w:t>
      </w:r>
    </w:p>
    <w:p w14:paraId="373D9F7B" w14:textId="77777777" w:rsidR="00AB2CB6" w:rsidRDefault="00AB2CB6">
      <w:pPr>
        <w:pBdr>
          <w:bottom w:val="single" w:sz="12" w:space="1" w:color="14B8A6"/>
        </w:pBdr>
        <w:spacing w:after="160"/>
      </w:pPr>
    </w:p>
    <w:p w14:paraId="521BFB43" w14:textId="77777777" w:rsidR="00AB2CB6" w:rsidRDefault="00693246">
      <w:pPr>
        <w:spacing w:after="40"/>
      </w:pPr>
      <w:r>
        <w:rPr>
          <w:b/>
          <w:color w:val="0B1F3A"/>
        </w:rPr>
        <w:t>ECS Federal · ServiceNow Practice</w:t>
      </w:r>
    </w:p>
    <w:p w14:paraId="1683216B" w14:textId="77777777" w:rsidR="00AB2CB6" w:rsidRDefault="00693246">
      <w:pPr>
        <w:spacing w:after="40"/>
      </w:pPr>
      <w:r>
        <w:rPr>
          <w:color w:val="475569"/>
          <w:sz w:val="20"/>
        </w:rPr>
        <w:t>Audience: [Customer Organization] · ECS Federal — ServiceNow Practice</w:t>
      </w:r>
    </w:p>
    <w:p w14:paraId="3FA5C4D0" w14:textId="77777777" w:rsidR="00AB2CB6" w:rsidRDefault="00693246">
      <w:pPr>
        <w:spacing w:after="40"/>
      </w:pPr>
      <w:r>
        <w:rPr>
          <w:color w:val="475569"/>
          <w:sz w:val="20"/>
        </w:rPr>
        <w:t xml:space="preserve">Companion to: </w:t>
      </w:r>
      <w:r>
        <w:rPr>
          <w:color w:val="475569"/>
          <w:sz w:val="20"/>
          <w:highlight w:val="yellow"/>
        </w:rPr>
        <w:t>ECS Consultant Handbook (INT-CH-01) · Accelerator Pack Suite · Sprint Workbooks</w:t>
      </w:r>
    </w:p>
    <w:p w14:paraId="557C2937" w14:textId="77777777" w:rsidR="00AB2CB6" w:rsidRDefault="00693246">
      <w:pPr>
        <w:spacing w:after="80"/>
      </w:pPr>
      <w:r>
        <w:rPr>
          <w:color w:val="475569"/>
          <w:sz w:val="20"/>
        </w:rPr>
        <w:t xml:space="preserve">Document ID: </w:t>
      </w:r>
      <w:r>
        <w:rPr>
          <w:color w:val="475569"/>
          <w:sz w:val="20"/>
          <w:highlight w:val="yellow"/>
        </w:rPr>
        <w:t>CLT-SOW-01     ·     Version: 1.0</w:t>
      </w:r>
      <w:r>
        <w:rPr>
          <w:color w:val="475569"/>
          <w:sz w:val="20"/>
        </w:rPr>
        <w:t xml:space="preserve">     ·     Status: </w:t>
      </w:r>
      <w:r>
        <w:rPr>
          <w:color w:val="475569"/>
          <w:sz w:val="20"/>
          <w:highlight w:val="yellow"/>
        </w:rPr>
        <w:t>Template — Adapt Per Engagement</w:t>
      </w:r>
    </w:p>
    <w:p w14:paraId="17461207" w14:textId="77777777" w:rsidR="00AB2CB6" w:rsidRDefault="00693246">
      <w:pPr>
        <w:spacing w:after="280"/>
      </w:pPr>
      <w:commentRangeStart w:id="0"/>
      <w:r>
        <w:rPr>
          <w:i/>
          <w:color w:val="475569"/>
          <w:sz w:val="20"/>
          <w:highlight w:val="yellow"/>
        </w:rPr>
        <w:t>Internal Use Only · Confidential</w:t>
      </w:r>
      <w:commentRangeEnd w:id="0"/>
      <w:r>
        <w:rPr>
          <w:rStyle w:val="CommentReference"/>
          <w:sz w:val="22"/>
          <w:szCs w:val="22"/>
        </w:rPr>
        <w:commentReference w:id="0"/>
      </w:r>
    </w:p>
    <w:p w14:paraId="762E515C" w14:textId="77777777" w:rsidR="00AB2CB6" w:rsidRDefault="00693246">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HOW TO USE THIS TEMPLATE: Replace every bracketed placeholder — [Customer Name], [X weeks], [dollar amount], etc. — with engagement-specific content before sending to the customer. Sections marked ‘INTERNAL NOTE’ must be removed from the customer-facing version. Pricing and payment schedule are in Section 13 and must be completed by the Engagement Manager and reviewed by Practice Lead prior to issuance.</w:t>
      </w:r>
    </w:p>
    <w:p w14:paraId="69F426D0" w14:textId="77777777" w:rsidR="00AB2CB6" w:rsidRDefault="00693246">
      <w:pPr>
        <w:spacing w:after="160"/>
      </w:pPr>
      <w:r>
        <w:t>This Statement of Work (SOW) also serves as the Project Charter for the engagement. It defines the scope, delivery approach, customer responsibilities, governance model, and contractual guardrails that govern the ECS Federal ServiceNow reimplementation engagement with [Customer Organization]. Upon execution, this document is binding on both parties and supersedes any prior proposals, presentations, or correspondence related to the same scope of work.</w:t>
      </w:r>
    </w:p>
    <w:p w14:paraId="5681E515" w14:textId="77777777" w:rsidR="00AB2CB6" w:rsidRDefault="00693246">
      <w:pPr>
        <w:spacing w:after="0"/>
      </w:pPr>
      <w:r>
        <w:br w:type="page"/>
      </w:r>
    </w:p>
    <w:p w14:paraId="503E4991" w14:textId="77777777" w:rsidR="00AB2CB6" w:rsidRDefault="00693246">
      <w:pPr>
        <w:pStyle w:val="TOCHeading"/>
        <w:spacing w:before="0" w:after="160"/>
      </w:pPr>
      <w:r>
        <w:rPr>
          <w:rFonts w:ascii="Calibri" w:hAnsi="Calibri"/>
        </w:rPr>
        <w:lastRenderedPageBreak/>
        <w:t>Table of Contents</w:t>
      </w:r>
    </w:p>
    <w:p w14:paraId="009931F2" w14:textId="77777777" w:rsidR="00AB2CB6" w:rsidRDefault="00693246">
      <w:pPr>
        <w:spacing w:after="60"/>
      </w:pPr>
      <w:r>
        <w:rPr>
          <w:i/>
          <w:color w:val="64748B"/>
          <w:sz w:val="18"/>
        </w:rPr>
        <w:t>Right-click anywhere in this section and select “Update Field” to refresh page numbers after editing.</w:t>
      </w:r>
    </w:p>
    <w:p w14:paraId="101DC478" w14:textId="77777777" w:rsidR="00235EAA" w:rsidRDefault="00693246">
      <w:pPr>
        <w:pStyle w:val="TOC1"/>
        <w:rPr>
          <w:rFonts w:asciiTheme="minorHAnsi" w:eastAsiaTheme="minorEastAsia" w:hAnsiTheme="minorHAnsi" w:cstheme="minorBidi"/>
          <w:b w:val="0"/>
          <w:noProof/>
          <w:color w:val="auto"/>
          <w:kern w:val="2"/>
          <w:sz w:val="24"/>
          <w:szCs w:val="24"/>
          <w14:ligatures w14:val="standardContextual"/>
        </w:rPr>
      </w:pPr>
      <w:r>
        <w:rPr>
          <w:noProof/>
        </w:rPr>
        <w:fldChar w:fldCharType="begin"/>
      </w:r>
      <w:r>
        <w:rPr>
          <w:noProof/>
        </w:rPr>
        <w:instrText xml:space="preserve"> TOC \o "1-2" \h \z \u </w:instrText>
      </w:r>
      <w:r>
        <w:rPr>
          <w:noProof/>
        </w:rPr>
        <w:fldChar w:fldCharType="separate"/>
      </w:r>
      <w:hyperlink w:anchor="_Toc229568314" w:history="1">
        <w:r>
          <w:rPr>
            <w:rStyle w:val="Hyperlink"/>
            <w:noProof/>
          </w:rPr>
          <w:t>1.  Executive Summary</w:t>
        </w:r>
        <w:r>
          <w:rPr>
            <w:noProof/>
            <w:webHidden/>
          </w:rPr>
          <w:tab/>
        </w:r>
        <w:r>
          <w:rPr>
            <w:noProof/>
            <w:webHidden/>
          </w:rPr>
          <w:fldChar w:fldCharType="begin"/>
        </w:r>
        <w:r>
          <w:rPr>
            <w:noProof/>
            <w:webHidden/>
          </w:rPr>
          <w:instrText xml:space="preserve"> PAGEREF _Toc229568314 \h </w:instrText>
        </w:r>
        <w:r>
          <w:rPr>
            <w:noProof/>
            <w:webHidden/>
          </w:rPr>
        </w:r>
        <w:r>
          <w:rPr>
            <w:noProof/>
            <w:webHidden/>
          </w:rPr>
          <w:fldChar w:fldCharType="separate"/>
        </w:r>
        <w:r>
          <w:rPr>
            <w:noProof/>
            <w:webHidden/>
          </w:rPr>
          <w:t>4</w:t>
        </w:r>
        <w:r>
          <w:rPr>
            <w:noProof/>
            <w:webHidden/>
          </w:rPr>
          <w:fldChar w:fldCharType="end"/>
        </w:r>
      </w:hyperlink>
    </w:p>
    <w:p w14:paraId="6106E1DF"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15" w:history="1">
        <w:r>
          <w:rPr>
            <w:rStyle w:val="Hyperlink"/>
            <w:noProof/>
          </w:rPr>
          <w:t>Core Project Goals</w:t>
        </w:r>
        <w:r>
          <w:rPr>
            <w:noProof/>
            <w:webHidden/>
          </w:rPr>
          <w:tab/>
        </w:r>
        <w:r>
          <w:rPr>
            <w:noProof/>
            <w:webHidden/>
          </w:rPr>
          <w:fldChar w:fldCharType="begin"/>
        </w:r>
        <w:r>
          <w:rPr>
            <w:noProof/>
            <w:webHidden/>
          </w:rPr>
          <w:instrText xml:space="preserve"> PAGEREF _Toc229568315 \h </w:instrText>
        </w:r>
        <w:r>
          <w:rPr>
            <w:noProof/>
            <w:webHidden/>
          </w:rPr>
        </w:r>
        <w:r>
          <w:rPr>
            <w:noProof/>
            <w:webHidden/>
          </w:rPr>
          <w:fldChar w:fldCharType="separate"/>
        </w:r>
        <w:r>
          <w:rPr>
            <w:noProof/>
            <w:webHidden/>
          </w:rPr>
          <w:t>4</w:t>
        </w:r>
        <w:r>
          <w:rPr>
            <w:noProof/>
            <w:webHidden/>
          </w:rPr>
          <w:fldChar w:fldCharType="end"/>
        </w:r>
      </w:hyperlink>
    </w:p>
    <w:p w14:paraId="601408C8"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16" w:history="1">
        <w:r>
          <w:rPr>
            <w:rStyle w:val="Hyperlink"/>
            <w:noProof/>
          </w:rPr>
          <w:t>Current State and Pain Points</w:t>
        </w:r>
        <w:r>
          <w:rPr>
            <w:noProof/>
            <w:webHidden/>
          </w:rPr>
          <w:tab/>
        </w:r>
        <w:r>
          <w:rPr>
            <w:noProof/>
            <w:webHidden/>
          </w:rPr>
          <w:fldChar w:fldCharType="begin"/>
        </w:r>
        <w:r>
          <w:rPr>
            <w:noProof/>
            <w:webHidden/>
          </w:rPr>
          <w:instrText xml:space="preserve"> PAGEREF _Toc229568316 \h </w:instrText>
        </w:r>
        <w:r>
          <w:rPr>
            <w:noProof/>
            <w:webHidden/>
          </w:rPr>
        </w:r>
        <w:r>
          <w:rPr>
            <w:noProof/>
            <w:webHidden/>
          </w:rPr>
          <w:fldChar w:fldCharType="separate"/>
        </w:r>
        <w:r>
          <w:rPr>
            <w:noProof/>
            <w:webHidden/>
          </w:rPr>
          <w:t>4</w:t>
        </w:r>
        <w:r>
          <w:rPr>
            <w:noProof/>
            <w:webHidden/>
          </w:rPr>
          <w:fldChar w:fldCharType="end"/>
        </w:r>
      </w:hyperlink>
    </w:p>
    <w:p w14:paraId="7BA1BDDD"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17" w:history="1">
        <w:r>
          <w:rPr>
            <w:rStyle w:val="Hyperlink"/>
            <w:noProof/>
          </w:rPr>
          <w:t>2.  Phase 1: In-Scope Applications and Integrations</w:t>
        </w:r>
        <w:r>
          <w:rPr>
            <w:noProof/>
            <w:webHidden/>
          </w:rPr>
          <w:tab/>
        </w:r>
        <w:r>
          <w:rPr>
            <w:noProof/>
            <w:webHidden/>
          </w:rPr>
          <w:fldChar w:fldCharType="begin"/>
        </w:r>
        <w:r>
          <w:rPr>
            <w:noProof/>
            <w:webHidden/>
          </w:rPr>
          <w:instrText xml:space="preserve"> PAGEREF _Toc229568317 \h </w:instrText>
        </w:r>
        <w:r>
          <w:rPr>
            <w:noProof/>
            <w:webHidden/>
          </w:rPr>
        </w:r>
        <w:r>
          <w:rPr>
            <w:noProof/>
            <w:webHidden/>
          </w:rPr>
          <w:fldChar w:fldCharType="separate"/>
        </w:r>
        <w:r>
          <w:rPr>
            <w:noProof/>
            <w:webHidden/>
          </w:rPr>
          <w:t>6</w:t>
        </w:r>
        <w:r>
          <w:rPr>
            <w:noProof/>
            <w:webHidden/>
          </w:rPr>
          <w:fldChar w:fldCharType="end"/>
        </w:r>
      </w:hyperlink>
    </w:p>
    <w:p w14:paraId="06FDC5FE"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18" w:history="1">
        <w:r>
          <w:rPr>
            <w:rStyle w:val="Hyperlink"/>
            <w:noProof/>
          </w:rPr>
          <w:t>ITSM Core</w:t>
        </w:r>
        <w:r>
          <w:rPr>
            <w:noProof/>
            <w:webHidden/>
          </w:rPr>
          <w:tab/>
        </w:r>
        <w:r>
          <w:rPr>
            <w:noProof/>
            <w:webHidden/>
          </w:rPr>
          <w:fldChar w:fldCharType="begin"/>
        </w:r>
        <w:r>
          <w:rPr>
            <w:noProof/>
            <w:webHidden/>
          </w:rPr>
          <w:instrText xml:space="preserve"> PAGEREF _Toc229568318 \h </w:instrText>
        </w:r>
        <w:r>
          <w:rPr>
            <w:noProof/>
            <w:webHidden/>
          </w:rPr>
        </w:r>
        <w:r>
          <w:rPr>
            <w:noProof/>
            <w:webHidden/>
          </w:rPr>
          <w:fldChar w:fldCharType="separate"/>
        </w:r>
        <w:r>
          <w:rPr>
            <w:noProof/>
            <w:webHidden/>
          </w:rPr>
          <w:t>6</w:t>
        </w:r>
        <w:r>
          <w:rPr>
            <w:noProof/>
            <w:webHidden/>
          </w:rPr>
          <w:fldChar w:fldCharType="end"/>
        </w:r>
      </w:hyperlink>
    </w:p>
    <w:p w14:paraId="50A15ABE"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19" w:history="1">
        <w:r>
          <w:rPr>
            <w:rStyle w:val="Hyperlink"/>
            <w:noProof/>
          </w:rPr>
          <w:t>Service Catalog</w:t>
        </w:r>
        <w:r>
          <w:rPr>
            <w:noProof/>
            <w:webHidden/>
          </w:rPr>
          <w:tab/>
        </w:r>
        <w:r>
          <w:rPr>
            <w:noProof/>
            <w:webHidden/>
          </w:rPr>
          <w:fldChar w:fldCharType="begin"/>
        </w:r>
        <w:r>
          <w:rPr>
            <w:noProof/>
            <w:webHidden/>
          </w:rPr>
          <w:instrText xml:space="preserve"> PAGEREF _Toc229568319 \h </w:instrText>
        </w:r>
        <w:r>
          <w:rPr>
            <w:noProof/>
            <w:webHidden/>
          </w:rPr>
        </w:r>
        <w:r>
          <w:rPr>
            <w:noProof/>
            <w:webHidden/>
          </w:rPr>
          <w:fldChar w:fldCharType="separate"/>
        </w:r>
        <w:r>
          <w:rPr>
            <w:noProof/>
            <w:webHidden/>
          </w:rPr>
          <w:t>6</w:t>
        </w:r>
        <w:r>
          <w:rPr>
            <w:noProof/>
            <w:webHidden/>
          </w:rPr>
          <w:fldChar w:fldCharType="end"/>
        </w:r>
      </w:hyperlink>
    </w:p>
    <w:p w14:paraId="59231113"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0" w:history="1">
        <w:r>
          <w:rPr>
            <w:rStyle w:val="Hyperlink"/>
            <w:noProof/>
          </w:rPr>
          <w:t>Employee Experience</w:t>
        </w:r>
        <w:r>
          <w:rPr>
            <w:noProof/>
            <w:webHidden/>
          </w:rPr>
          <w:tab/>
        </w:r>
        <w:r>
          <w:rPr>
            <w:noProof/>
            <w:webHidden/>
          </w:rPr>
          <w:fldChar w:fldCharType="begin"/>
        </w:r>
        <w:r>
          <w:rPr>
            <w:noProof/>
            <w:webHidden/>
          </w:rPr>
          <w:instrText xml:space="preserve"> PAGEREF _Toc229568320 \h </w:instrText>
        </w:r>
        <w:r>
          <w:rPr>
            <w:noProof/>
            <w:webHidden/>
          </w:rPr>
        </w:r>
        <w:r>
          <w:rPr>
            <w:noProof/>
            <w:webHidden/>
          </w:rPr>
          <w:fldChar w:fldCharType="separate"/>
        </w:r>
        <w:r>
          <w:rPr>
            <w:noProof/>
            <w:webHidden/>
          </w:rPr>
          <w:t>6</w:t>
        </w:r>
        <w:r>
          <w:rPr>
            <w:noProof/>
            <w:webHidden/>
          </w:rPr>
          <w:fldChar w:fldCharType="end"/>
        </w:r>
      </w:hyperlink>
    </w:p>
    <w:p w14:paraId="3152EEE1"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1" w:history="1">
        <w:r>
          <w:rPr>
            <w:rStyle w:val="Hyperlink"/>
            <w:noProof/>
          </w:rPr>
          <w:t>Platform Baselines</w:t>
        </w:r>
        <w:r>
          <w:rPr>
            <w:noProof/>
            <w:webHidden/>
          </w:rPr>
          <w:tab/>
        </w:r>
        <w:r>
          <w:rPr>
            <w:noProof/>
            <w:webHidden/>
          </w:rPr>
          <w:fldChar w:fldCharType="begin"/>
        </w:r>
        <w:r>
          <w:rPr>
            <w:noProof/>
            <w:webHidden/>
          </w:rPr>
          <w:instrText xml:space="preserve"> PAGEREF _Toc229568321 \h </w:instrText>
        </w:r>
        <w:r>
          <w:rPr>
            <w:noProof/>
            <w:webHidden/>
          </w:rPr>
        </w:r>
        <w:r>
          <w:rPr>
            <w:noProof/>
            <w:webHidden/>
          </w:rPr>
          <w:fldChar w:fldCharType="separate"/>
        </w:r>
        <w:r>
          <w:rPr>
            <w:noProof/>
            <w:webHidden/>
          </w:rPr>
          <w:t>6</w:t>
        </w:r>
        <w:r>
          <w:rPr>
            <w:noProof/>
            <w:webHidden/>
          </w:rPr>
          <w:fldChar w:fldCharType="end"/>
        </w:r>
      </w:hyperlink>
    </w:p>
    <w:p w14:paraId="55A2F392"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2" w:history="1">
        <w:r>
          <w:rPr>
            <w:rStyle w:val="Hyperlink"/>
            <w:noProof/>
          </w:rPr>
          <w:t>CMDB and CSDM</w:t>
        </w:r>
        <w:r>
          <w:rPr>
            <w:noProof/>
            <w:webHidden/>
          </w:rPr>
          <w:tab/>
        </w:r>
        <w:r>
          <w:rPr>
            <w:noProof/>
            <w:webHidden/>
          </w:rPr>
          <w:fldChar w:fldCharType="begin"/>
        </w:r>
        <w:r>
          <w:rPr>
            <w:noProof/>
            <w:webHidden/>
          </w:rPr>
          <w:instrText xml:space="preserve"> PAGEREF _Toc229568322 \h </w:instrText>
        </w:r>
        <w:r>
          <w:rPr>
            <w:noProof/>
            <w:webHidden/>
          </w:rPr>
        </w:r>
        <w:r>
          <w:rPr>
            <w:noProof/>
            <w:webHidden/>
          </w:rPr>
          <w:fldChar w:fldCharType="separate"/>
        </w:r>
        <w:r>
          <w:rPr>
            <w:noProof/>
            <w:webHidden/>
          </w:rPr>
          <w:t>6</w:t>
        </w:r>
        <w:r>
          <w:rPr>
            <w:noProof/>
            <w:webHidden/>
          </w:rPr>
          <w:fldChar w:fldCharType="end"/>
        </w:r>
      </w:hyperlink>
    </w:p>
    <w:p w14:paraId="67670CF7"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3" w:history="1">
        <w:r>
          <w:rPr>
            <w:rStyle w:val="Hyperlink"/>
            <w:noProof/>
          </w:rPr>
          <w:t>Hardware Asset Management (HAM)</w:t>
        </w:r>
        <w:r>
          <w:rPr>
            <w:noProof/>
            <w:webHidden/>
          </w:rPr>
          <w:tab/>
        </w:r>
        <w:r>
          <w:rPr>
            <w:noProof/>
            <w:webHidden/>
          </w:rPr>
          <w:fldChar w:fldCharType="begin"/>
        </w:r>
        <w:r>
          <w:rPr>
            <w:noProof/>
            <w:webHidden/>
          </w:rPr>
          <w:instrText xml:space="preserve"> PAGEREF _Toc229568323 \h </w:instrText>
        </w:r>
        <w:r>
          <w:rPr>
            <w:noProof/>
            <w:webHidden/>
          </w:rPr>
        </w:r>
        <w:r>
          <w:rPr>
            <w:noProof/>
            <w:webHidden/>
          </w:rPr>
          <w:fldChar w:fldCharType="separate"/>
        </w:r>
        <w:r>
          <w:rPr>
            <w:noProof/>
            <w:webHidden/>
          </w:rPr>
          <w:t>6</w:t>
        </w:r>
        <w:r>
          <w:rPr>
            <w:noProof/>
            <w:webHidden/>
          </w:rPr>
          <w:fldChar w:fldCharType="end"/>
        </w:r>
      </w:hyperlink>
    </w:p>
    <w:p w14:paraId="77695344"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4" w:history="1">
        <w:r>
          <w:rPr>
            <w:rStyle w:val="Hyperlink"/>
            <w:noProof/>
          </w:rPr>
          <w:t>Integrations</w:t>
        </w:r>
        <w:r>
          <w:rPr>
            <w:noProof/>
            <w:webHidden/>
          </w:rPr>
          <w:tab/>
        </w:r>
        <w:r>
          <w:rPr>
            <w:noProof/>
            <w:webHidden/>
          </w:rPr>
          <w:fldChar w:fldCharType="begin"/>
        </w:r>
        <w:r>
          <w:rPr>
            <w:noProof/>
            <w:webHidden/>
          </w:rPr>
          <w:instrText xml:space="preserve"> PAGEREF _Toc229568324 \h </w:instrText>
        </w:r>
        <w:r>
          <w:rPr>
            <w:noProof/>
            <w:webHidden/>
          </w:rPr>
        </w:r>
        <w:r>
          <w:rPr>
            <w:noProof/>
            <w:webHidden/>
          </w:rPr>
          <w:fldChar w:fldCharType="separate"/>
        </w:r>
        <w:r>
          <w:rPr>
            <w:noProof/>
            <w:webHidden/>
          </w:rPr>
          <w:t>7</w:t>
        </w:r>
        <w:r>
          <w:rPr>
            <w:noProof/>
            <w:webHidden/>
          </w:rPr>
          <w:fldChar w:fldCharType="end"/>
        </w:r>
      </w:hyperlink>
    </w:p>
    <w:p w14:paraId="1EAC5B5B"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25" w:history="1">
        <w:r>
          <w:rPr>
            <w:rStyle w:val="Hyperlink"/>
            <w:noProof/>
          </w:rPr>
          <w:t>3.  Technical Approach: The OOTB-First Framework</w:t>
        </w:r>
        <w:r>
          <w:rPr>
            <w:noProof/>
            <w:webHidden/>
          </w:rPr>
          <w:tab/>
        </w:r>
        <w:r>
          <w:rPr>
            <w:noProof/>
            <w:webHidden/>
          </w:rPr>
          <w:fldChar w:fldCharType="begin"/>
        </w:r>
        <w:r>
          <w:rPr>
            <w:noProof/>
            <w:webHidden/>
          </w:rPr>
          <w:instrText xml:space="preserve"> PAGEREF _Toc229568325 \h </w:instrText>
        </w:r>
        <w:r>
          <w:rPr>
            <w:noProof/>
            <w:webHidden/>
          </w:rPr>
        </w:r>
        <w:r>
          <w:rPr>
            <w:noProof/>
            <w:webHidden/>
          </w:rPr>
          <w:fldChar w:fldCharType="separate"/>
        </w:r>
        <w:r>
          <w:rPr>
            <w:noProof/>
            <w:webHidden/>
          </w:rPr>
          <w:t>8</w:t>
        </w:r>
        <w:r>
          <w:rPr>
            <w:noProof/>
            <w:webHidden/>
          </w:rPr>
          <w:fldChar w:fldCharType="end"/>
        </w:r>
      </w:hyperlink>
    </w:p>
    <w:p w14:paraId="55396B14"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6" w:history="1">
        <w:r>
          <w:rPr>
            <w:rStyle w:val="Hyperlink"/>
            <w:noProof/>
          </w:rPr>
          <w:t>The Rule of Three</w:t>
        </w:r>
        <w:r>
          <w:rPr>
            <w:noProof/>
            <w:webHidden/>
          </w:rPr>
          <w:tab/>
        </w:r>
        <w:r>
          <w:rPr>
            <w:noProof/>
            <w:webHidden/>
          </w:rPr>
          <w:fldChar w:fldCharType="begin"/>
        </w:r>
        <w:r>
          <w:rPr>
            <w:noProof/>
            <w:webHidden/>
          </w:rPr>
          <w:instrText xml:space="preserve"> PAGEREF _Toc229568326 \h </w:instrText>
        </w:r>
        <w:r>
          <w:rPr>
            <w:noProof/>
            <w:webHidden/>
          </w:rPr>
        </w:r>
        <w:r>
          <w:rPr>
            <w:noProof/>
            <w:webHidden/>
          </w:rPr>
          <w:fldChar w:fldCharType="separate"/>
        </w:r>
        <w:r>
          <w:rPr>
            <w:noProof/>
            <w:webHidden/>
          </w:rPr>
          <w:t>8</w:t>
        </w:r>
        <w:r>
          <w:rPr>
            <w:noProof/>
            <w:webHidden/>
          </w:rPr>
          <w:fldChar w:fldCharType="end"/>
        </w:r>
      </w:hyperlink>
    </w:p>
    <w:p w14:paraId="16CDC0E0"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7" w:history="1">
        <w:r>
          <w:rPr>
            <w:rStyle w:val="Hyperlink"/>
            <w:noProof/>
          </w:rPr>
          <w:t>Definition of Done</w:t>
        </w:r>
        <w:r>
          <w:rPr>
            <w:noProof/>
            <w:webHidden/>
          </w:rPr>
          <w:tab/>
        </w:r>
        <w:r>
          <w:rPr>
            <w:noProof/>
            <w:webHidden/>
          </w:rPr>
          <w:fldChar w:fldCharType="begin"/>
        </w:r>
        <w:r>
          <w:rPr>
            <w:noProof/>
            <w:webHidden/>
          </w:rPr>
          <w:instrText xml:space="preserve"> PAGEREF _Toc229568327 \h </w:instrText>
        </w:r>
        <w:r>
          <w:rPr>
            <w:noProof/>
            <w:webHidden/>
          </w:rPr>
        </w:r>
        <w:r>
          <w:rPr>
            <w:noProof/>
            <w:webHidden/>
          </w:rPr>
          <w:fldChar w:fldCharType="separate"/>
        </w:r>
        <w:r>
          <w:rPr>
            <w:noProof/>
            <w:webHidden/>
          </w:rPr>
          <w:t>8</w:t>
        </w:r>
        <w:r>
          <w:rPr>
            <w:noProof/>
            <w:webHidden/>
          </w:rPr>
          <w:fldChar w:fldCharType="end"/>
        </w:r>
      </w:hyperlink>
    </w:p>
    <w:p w14:paraId="6E6D0659"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8" w:history="1">
        <w:r>
          <w:rPr>
            <w:rStyle w:val="Hyperlink"/>
            <w:noProof/>
          </w:rPr>
          <w:t>MVP Mindset</w:t>
        </w:r>
        <w:r>
          <w:rPr>
            <w:noProof/>
            <w:webHidden/>
          </w:rPr>
          <w:tab/>
        </w:r>
        <w:r>
          <w:rPr>
            <w:noProof/>
            <w:webHidden/>
          </w:rPr>
          <w:fldChar w:fldCharType="begin"/>
        </w:r>
        <w:r>
          <w:rPr>
            <w:noProof/>
            <w:webHidden/>
          </w:rPr>
          <w:instrText xml:space="preserve"> PAGEREF _Toc229568328 \h </w:instrText>
        </w:r>
        <w:r>
          <w:rPr>
            <w:noProof/>
            <w:webHidden/>
          </w:rPr>
        </w:r>
        <w:r>
          <w:rPr>
            <w:noProof/>
            <w:webHidden/>
          </w:rPr>
          <w:fldChar w:fldCharType="separate"/>
        </w:r>
        <w:r>
          <w:rPr>
            <w:noProof/>
            <w:webHidden/>
          </w:rPr>
          <w:t>8</w:t>
        </w:r>
        <w:r>
          <w:rPr>
            <w:noProof/>
            <w:webHidden/>
          </w:rPr>
          <w:fldChar w:fldCharType="end"/>
        </w:r>
      </w:hyperlink>
    </w:p>
    <w:p w14:paraId="67996E47"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29" w:history="1">
        <w:r>
          <w:rPr>
            <w:rStyle w:val="Hyperlink"/>
            <w:noProof/>
          </w:rPr>
          <w:t>Low-Code / No-Code Governance</w:t>
        </w:r>
        <w:r>
          <w:rPr>
            <w:noProof/>
            <w:webHidden/>
          </w:rPr>
          <w:tab/>
        </w:r>
        <w:r>
          <w:rPr>
            <w:noProof/>
            <w:webHidden/>
          </w:rPr>
          <w:fldChar w:fldCharType="begin"/>
        </w:r>
        <w:r>
          <w:rPr>
            <w:noProof/>
            <w:webHidden/>
          </w:rPr>
          <w:instrText xml:space="preserve"> PAGEREF _Toc229568329 \h </w:instrText>
        </w:r>
        <w:r>
          <w:rPr>
            <w:noProof/>
            <w:webHidden/>
          </w:rPr>
        </w:r>
        <w:r>
          <w:rPr>
            <w:noProof/>
            <w:webHidden/>
          </w:rPr>
          <w:fldChar w:fldCharType="separate"/>
        </w:r>
        <w:r>
          <w:rPr>
            <w:noProof/>
            <w:webHidden/>
          </w:rPr>
          <w:t>8</w:t>
        </w:r>
        <w:r>
          <w:rPr>
            <w:noProof/>
            <w:webHidden/>
          </w:rPr>
          <w:fldChar w:fldCharType="end"/>
        </w:r>
      </w:hyperlink>
    </w:p>
    <w:p w14:paraId="04289401"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0" w:history="1">
        <w:r>
          <w:rPr>
            <w:rStyle w:val="Hyperlink"/>
            <w:noProof/>
          </w:rPr>
          <w:t>Upgradeability Scorecard</w:t>
        </w:r>
        <w:r>
          <w:rPr>
            <w:noProof/>
            <w:webHidden/>
          </w:rPr>
          <w:tab/>
        </w:r>
        <w:r>
          <w:rPr>
            <w:noProof/>
            <w:webHidden/>
          </w:rPr>
          <w:fldChar w:fldCharType="begin"/>
        </w:r>
        <w:r>
          <w:rPr>
            <w:noProof/>
            <w:webHidden/>
          </w:rPr>
          <w:instrText xml:space="preserve"> PAGEREF _Toc229568330 \h </w:instrText>
        </w:r>
        <w:r>
          <w:rPr>
            <w:noProof/>
            <w:webHidden/>
          </w:rPr>
        </w:r>
        <w:r>
          <w:rPr>
            <w:noProof/>
            <w:webHidden/>
          </w:rPr>
          <w:fldChar w:fldCharType="separate"/>
        </w:r>
        <w:r>
          <w:rPr>
            <w:noProof/>
            <w:webHidden/>
          </w:rPr>
          <w:t>8</w:t>
        </w:r>
        <w:r>
          <w:rPr>
            <w:noProof/>
            <w:webHidden/>
          </w:rPr>
          <w:fldChar w:fldCharType="end"/>
        </w:r>
      </w:hyperlink>
    </w:p>
    <w:p w14:paraId="23C2A7A8"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1" w:history="1">
        <w:r>
          <w:rPr>
            <w:rStyle w:val="Hyperlink"/>
            <w:noProof/>
          </w:rPr>
          <w:t>Intelligent Reuse: Accelerating Delivery Without Compromising OOTB</w:t>
        </w:r>
        <w:r>
          <w:rPr>
            <w:noProof/>
            <w:webHidden/>
          </w:rPr>
          <w:tab/>
        </w:r>
        <w:r>
          <w:rPr>
            <w:noProof/>
            <w:webHidden/>
          </w:rPr>
          <w:fldChar w:fldCharType="begin"/>
        </w:r>
        <w:r>
          <w:rPr>
            <w:noProof/>
            <w:webHidden/>
          </w:rPr>
          <w:instrText xml:space="preserve"> PAGEREF _Toc229568331 \h </w:instrText>
        </w:r>
        <w:r>
          <w:rPr>
            <w:noProof/>
            <w:webHidden/>
          </w:rPr>
        </w:r>
        <w:r>
          <w:rPr>
            <w:noProof/>
            <w:webHidden/>
          </w:rPr>
          <w:fldChar w:fldCharType="separate"/>
        </w:r>
        <w:r>
          <w:rPr>
            <w:noProof/>
            <w:webHidden/>
          </w:rPr>
          <w:t>9</w:t>
        </w:r>
        <w:r>
          <w:rPr>
            <w:noProof/>
            <w:webHidden/>
          </w:rPr>
          <w:fldChar w:fldCharType="end"/>
        </w:r>
      </w:hyperlink>
    </w:p>
    <w:p w14:paraId="7DA6A1D5"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32" w:history="1">
        <w:r>
          <w:rPr>
            <w:rStyle w:val="Hyperlink"/>
            <w:noProof/>
          </w:rPr>
          <w:t>4.  Delivery Approach and Engagement Model</w:t>
        </w:r>
        <w:r>
          <w:rPr>
            <w:noProof/>
            <w:webHidden/>
          </w:rPr>
          <w:tab/>
        </w:r>
        <w:r>
          <w:rPr>
            <w:noProof/>
            <w:webHidden/>
          </w:rPr>
          <w:fldChar w:fldCharType="begin"/>
        </w:r>
        <w:r>
          <w:rPr>
            <w:noProof/>
            <w:webHidden/>
          </w:rPr>
          <w:instrText xml:space="preserve"> PAGEREF _Toc229568332 \h </w:instrText>
        </w:r>
        <w:r>
          <w:rPr>
            <w:noProof/>
            <w:webHidden/>
          </w:rPr>
        </w:r>
        <w:r>
          <w:rPr>
            <w:noProof/>
            <w:webHidden/>
          </w:rPr>
          <w:fldChar w:fldCharType="separate"/>
        </w:r>
        <w:r>
          <w:rPr>
            <w:noProof/>
            <w:webHidden/>
          </w:rPr>
          <w:t>10</w:t>
        </w:r>
        <w:r>
          <w:rPr>
            <w:noProof/>
            <w:webHidden/>
          </w:rPr>
          <w:fldChar w:fldCharType="end"/>
        </w:r>
      </w:hyperlink>
    </w:p>
    <w:p w14:paraId="7C9B655B"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3" w:history="1">
        <w:r>
          <w:rPr>
            <w:rStyle w:val="Hyperlink"/>
            <w:noProof/>
          </w:rPr>
          <w:t>Workshop Model</w:t>
        </w:r>
        <w:r>
          <w:rPr>
            <w:noProof/>
            <w:webHidden/>
          </w:rPr>
          <w:tab/>
        </w:r>
        <w:r>
          <w:rPr>
            <w:noProof/>
            <w:webHidden/>
          </w:rPr>
          <w:fldChar w:fldCharType="begin"/>
        </w:r>
        <w:r>
          <w:rPr>
            <w:noProof/>
            <w:webHidden/>
          </w:rPr>
          <w:instrText xml:space="preserve"> PAGEREF _Toc229568333 \h </w:instrText>
        </w:r>
        <w:r>
          <w:rPr>
            <w:noProof/>
            <w:webHidden/>
          </w:rPr>
        </w:r>
        <w:r>
          <w:rPr>
            <w:noProof/>
            <w:webHidden/>
          </w:rPr>
          <w:fldChar w:fldCharType="separate"/>
        </w:r>
        <w:r>
          <w:rPr>
            <w:noProof/>
            <w:webHidden/>
          </w:rPr>
          <w:t>10</w:t>
        </w:r>
        <w:r>
          <w:rPr>
            <w:noProof/>
            <w:webHidden/>
          </w:rPr>
          <w:fldChar w:fldCharType="end"/>
        </w:r>
      </w:hyperlink>
    </w:p>
    <w:p w14:paraId="708C535C"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4" w:history="1">
        <w:r>
          <w:rPr>
            <w:rStyle w:val="Hyperlink"/>
            <w:noProof/>
          </w:rPr>
          <w:t>Sprint Sequencing</w:t>
        </w:r>
        <w:r>
          <w:rPr>
            <w:noProof/>
            <w:webHidden/>
          </w:rPr>
          <w:tab/>
        </w:r>
        <w:r>
          <w:rPr>
            <w:noProof/>
            <w:webHidden/>
          </w:rPr>
          <w:fldChar w:fldCharType="begin"/>
        </w:r>
        <w:r>
          <w:rPr>
            <w:noProof/>
            <w:webHidden/>
          </w:rPr>
          <w:instrText xml:space="preserve"> PAGEREF _Toc229568334 \h </w:instrText>
        </w:r>
        <w:r>
          <w:rPr>
            <w:noProof/>
            <w:webHidden/>
          </w:rPr>
        </w:r>
        <w:r>
          <w:rPr>
            <w:noProof/>
            <w:webHidden/>
          </w:rPr>
          <w:fldChar w:fldCharType="separate"/>
        </w:r>
        <w:r>
          <w:rPr>
            <w:noProof/>
            <w:webHidden/>
          </w:rPr>
          <w:t>10</w:t>
        </w:r>
        <w:r>
          <w:rPr>
            <w:noProof/>
            <w:webHidden/>
          </w:rPr>
          <w:fldChar w:fldCharType="end"/>
        </w:r>
      </w:hyperlink>
    </w:p>
    <w:p w14:paraId="5266E1A3"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35" w:history="1">
        <w:r>
          <w:rPr>
            <w:rStyle w:val="Hyperlink"/>
            <w:noProof/>
          </w:rPr>
          <w:t>5.  Engagement Deliverables</w:t>
        </w:r>
        <w:r>
          <w:rPr>
            <w:noProof/>
            <w:webHidden/>
          </w:rPr>
          <w:tab/>
        </w:r>
        <w:r>
          <w:rPr>
            <w:noProof/>
            <w:webHidden/>
          </w:rPr>
          <w:fldChar w:fldCharType="begin"/>
        </w:r>
        <w:r>
          <w:rPr>
            <w:noProof/>
            <w:webHidden/>
          </w:rPr>
          <w:instrText xml:space="preserve"> PAGEREF _Toc229568335 \h </w:instrText>
        </w:r>
        <w:r>
          <w:rPr>
            <w:noProof/>
            <w:webHidden/>
          </w:rPr>
        </w:r>
        <w:r>
          <w:rPr>
            <w:noProof/>
            <w:webHidden/>
          </w:rPr>
          <w:fldChar w:fldCharType="separate"/>
        </w:r>
        <w:r>
          <w:rPr>
            <w:noProof/>
            <w:webHidden/>
          </w:rPr>
          <w:t>12</w:t>
        </w:r>
        <w:r>
          <w:rPr>
            <w:noProof/>
            <w:webHidden/>
          </w:rPr>
          <w:fldChar w:fldCharType="end"/>
        </w:r>
      </w:hyperlink>
    </w:p>
    <w:p w14:paraId="4FEB15BC"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6" w:history="1">
        <w:r>
          <w:rPr>
            <w:rStyle w:val="Hyperlink"/>
            <w:noProof/>
          </w:rPr>
          <w:t>Sprint 0 Deliverables (Weeks 1–2)</w:t>
        </w:r>
        <w:r>
          <w:rPr>
            <w:noProof/>
            <w:webHidden/>
          </w:rPr>
          <w:tab/>
        </w:r>
        <w:r>
          <w:rPr>
            <w:noProof/>
            <w:webHidden/>
          </w:rPr>
          <w:fldChar w:fldCharType="begin"/>
        </w:r>
        <w:r>
          <w:rPr>
            <w:noProof/>
            <w:webHidden/>
          </w:rPr>
          <w:instrText xml:space="preserve"> PAGEREF _Toc229568336 \h </w:instrText>
        </w:r>
        <w:r>
          <w:rPr>
            <w:noProof/>
            <w:webHidden/>
          </w:rPr>
        </w:r>
        <w:r>
          <w:rPr>
            <w:noProof/>
            <w:webHidden/>
          </w:rPr>
          <w:fldChar w:fldCharType="separate"/>
        </w:r>
        <w:r>
          <w:rPr>
            <w:noProof/>
            <w:webHidden/>
          </w:rPr>
          <w:t>12</w:t>
        </w:r>
        <w:r>
          <w:rPr>
            <w:noProof/>
            <w:webHidden/>
          </w:rPr>
          <w:fldChar w:fldCharType="end"/>
        </w:r>
      </w:hyperlink>
    </w:p>
    <w:p w14:paraId="08ADC03E"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7" w:history="1">
        <w:r>
          <w:rPr>
            <w:rStyle w:val="Hyperlink"/>
            <w:noProof/>
          </w:rPr>
          <w:t>Month 1 Deliverables (Weeks 3–6)</w:t>
        </w:r>
        <w:r>
          <w:rPr>
            <w:noProof/>
            <w:webHidden/>
          </w:rPr>
          <w:tab/>
        </w:r>
        <w:r>
          <w:rPr>
            <w:noProof/>
            <w:webHidden/>
          </w:rPr>
          <w:fldChar w:fldCharType="begin"/>
        </w:r>
        <w:r>
          <w:rPr>
            <w:noProof/>
            <w:webHidden/>
          </w:rPr>
          <w:instrText xml:space="preserve"> PAGEREF _Toc229568337 \h </w:instrText>
        </w:r>
        <w:r>
          <w:rPr>
            <w:noProof/>
            <w:webHidden/>
          </w:rPr>
        </w:r>
        <w:r>
          <w:rPr>
            <w:noProof/>
            <w:webHidden/>
          </w:rPr>
          <w:fldChar w:fldCharType="separate"/>
        </w:r>
        <w:r>
          <w:rPr>
            <w:noProof/>
            <w:webHidden/>
          </w:rPr>
          <w:t>12</w:t>
        </w:r>
        <w:r>
          <w:rPr>
            <w:noProof/>
            <w:webHidden/>
          </w:rPr>
          <w:fldChar w:fldCharType="end"/>
        </w:r>
      </w:hyperlink>
    </w:p>
    <w:p w14:paraId="0CB4B011"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8" w:history="1">
        <w:r>
          <w:rPr>
            <w:rStyle w:val="Hyperlink"/>
            <w:noProof/>
          </w:rPr>
          <w:t>Month 2 Deliverables (Weeks 7–10)</w:t>
        </w:r>
        <w:r>
          <w:rPr>
            <w:noProof/>
            <w:webHidden/>
          </w:rPr>
          <w:tab/>
        </w:r>
        <w:r>
          <w:rPr>
            <w:noProof/>
            <w:webHidden/>
          </w:rPr>
          <w:fldChar w:fldCharType="begin"/>
        </w:r>
        <w:r>
          <w:rPr>
            <w:noProof/>
            <w:webHidden/>
          </w:rPr>
          <w:instrText xml:space="preserve"> PAGEREF _Toc229568338 \h </w:instrText>
        </w:r>
        <w:r>
          <w:rPr>
            <w:noProof/>
            <w:webHidden/>
          </w:rPr>
        </w:r>
        <w:r>
          <w:rPr>
            <w:noProof/>
            <w:webHidden/>
          </w:rPr>
          <w:fldChar w:fldCharType="separate"/>
        </w:r>
        <w:r>
          <w:rPr>
            <w:noProof/>
            <w:webHidden/>
          </w:rPr>
          <w:t>13</w:t>
        </w:r>
        <w:r>
          <w:rPr>
            <w:noProof/>
            <w:webHidden/>
          </w:rPr>
          <w:fldChar w:fldCharType="end"/>
        </w:r>
      </w:hyperlink>
    </w:p>
    <w:p w14:paraId="0AD32FBB"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39" w:history="1">
        <w:r>
          <w:rPr>
            <w:rStyle w:val="Hyperlink"/>
            <w:noProof/>
          </w:rPr>
          <w:t>Month 3 Deliverables (Weeks 11–14)</w:t>
        </w:r>
        <w:r>
          <w:rPr>
            <w:noProof/>
            <w:webHidden/>
          </w:rPr>
          <w:tab/>
        </w:r>
        <w:r>
          <w:rPr>
            <w:noProof/>
            <w:webHidden/>
          </w:rPr>
          <w:fldChar w:fldCharType="begin"/>
        </w:r>
        <w:r>
          <w:rPr>
            <w:noProof/>
            <w:webHidden/>
          </w:rPr>
          <w:instrText xml:space="preserve"> PAGEREF _Toc229568339 \h </w:instrText>
        </w:r>
        <w:r>
          <w:rPr>
            <w:noProof/>
            <w:webHidden/>
          </w:rPr>
        </w:r>
        <w:r>
          <w:rPr>
            <w:noProof/>
            <w:webHidden/>
          </w:rPr>
          <w:fldChar w:fldCharType="separate"/>
        </w:r>
        <w:r>
          <w:rPr>
            <w:noProof/>
            <w:webHidden/>
          </w:rPr>
          <w:t>13</w:t>
        </w:r>
        <w:r>
          <w:rPr>
            <w:noProof/>
            <w:webHidden/>
          </w:rPr>
          <w:fldChar w:fldCharType="end"/>
        </w:r>
      </w:hyperlink>
    </w:p>
    <w:p w14:paraId="62DACB35"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40" w:history="1">
        <w:r>
          <w:rPr>
            <w:rStyle w:val="Hyperlink"/>
            <w:noProof/>
          </w:rPr>
          <w:t>Go-Live Deliverables (Weeks 15–18)</w:t>
        </w:r>
        <w:r>
          <w:rPr>
            <w:noProof/>
            <w:webHidden/>
          </w:rPr>
          <w:tab/>
        </w:r>
        <w:r>
          <w:rPr>
            <w:noProof/>
            <w:webHidden/>
          </w:rPr>
          <w:fldChar w:fldCharType="begin"/>
        </w:r>
        <w:r>
          <w:rPr>
            <w:noProof/>
            <w:webHidden/>
          </w:rPr>
          <w:instrText xml:space="preserve"> PAGEREF _Toc229568340 \h </w:instrText>
        </w:r>
        <w:r>
          <w:rPr>
            <w:noProof/>
            <w:webHidden/>
          </w:rPr>
        </w:r>
        <w:r>
          <w:rPr>
            <w:noProof/>
            <w:webHidden/>
          </w:rPr>
          <w:fldChar w:fldCharType="separate"/>
        </w:r>
        <w:r>
          <w:rPr>
            <w:noProof/>
            <w:webHidden/>
          </w:rPr>
          <w:t>14</w:t>
        </w:r>
        <w:r>
          <w:rPr>
            <w:noProof/>
            <w:webHidden/>
          </w:rPr>
          <w:fldChar w:fldCharType="end"/>
        </w:r>
      </w:hyperlink>
    </w:p>
    <w:p w14:paraId="7EB2ABE2"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41" w:history="1">
        <w:r>
          <w:rPr>
            <w:rStyle w:val="Hyperlink"/>
            <w:noProof/>
          </w:rPr>
          <w:t>6.  Customer Responsibilities and Dependencies</w:t>
        </w:r>
        <w:r>
          <w:rPr>
            <w:noProof/>
            <w:webHidden/>
          </w:rPr>
          <w:tab/>
        </w:r>
        <w:r>
          <w:rPr>
            <w:noProof/>
            <w:webHidden/>
          </w:rPr>
          <w:fldChar w:fldCharType="begin"/>
        </w:r>
        <w:r>
          <w:rPr>
            <w:noProof/>
            <w:webHidden/>
          </w:rPr>
          <w:instrText xml:space="preserve"> PAGEREF _Toc229568341 \h </w:instrText>
        </w:r>
        <w:r>
          <w:rPr>
            <w:noProof/>
            <w:webHidden/>
          </w:rPr>
        </w:r>
        <w:r>
          <w:rPr>
            <w:noProof/>
            <w:webHidden/>
          </w:rPr>
          <w:fldChar w:fldCharType="separate"/>
        </w:r>
        <w:r>
          <w:rPr>
            <w:noProof/>
            <w:webHidden/>
          </w:rPr>
          <w:t>14</w:t>
        </w:r>
        <w:r>
          <w:rPr>
            <w:noProof/>
            <w:webHidden/>
          </w:rPr>
          <w:fldChar w:fldCharType="end"/>
        </w:r>
      </w:hyperlink>
    </w:p>
    <w:p w14:paraId="2778F211"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42" w:history="1">
        <w:commentRangeStart w:id="1"/>
        <w:r>
          <w:rPr>
            <w:rStyle w:val="Hyperlink"/>
            <w:noProof/>
          </w:rPr>
          <w:t>Sprint 0 / Pre-Build Dependencies (Required by Week [X])</w:t>
        </w:r>
        <w:commentRangeEnd w:id="1"/>
        <w:r w:rsidR="0030275D">
          <w:rPr>
            <w:rStyle w:val="CommentReference"/>
            <w:noProof/>
            <w:webHidden/>
            <w:sz w:val="20"/>
            <w:szCs w:val="22"/>
          </w:rPr>
          <w:commentReference w:id="1"/>
        </w:r>
        <w:r>
          <w:rPr>
            <w:noProof/>
            <w:webHidden/>
          </w:rPr>
          <w:tab/>
        </w:r>
        <w:r>
          <w:rPr>
            <w:noProof/>
            <w:webHidden/>
          </w:rPr>
          <w:fldChar w:fldCharType="begin"/>
        </w:r>
        <w:r>
          <w:rPr>
            <w:noProof/>
            <w:webHidden/>
          </w:rPr>
          <w:instrText xml:space="preserve"> PAGEREF _Toc229568342 \h </w:instrText>
        </w:r>
        <w:r>
          <w:rPr>
            <w:noProof/>
            <w:webHidden/>
          </w:rPr>
        </w:r>
        <w:r>
          <w:rPr>
            <w:noProof/>
            <w:webHidden/>
          </w:rPr>
          <w:fldChar w:fldCharType="separate"/>
        </w:r>
        <w:r>
          <w:rPr>
            <w:noProof/>
            <w:webHidden/>
          </w:rPr>
          <w:t>14</w:t>
        </w:r>
        <w:r>
          <w:rPr>
            <w:noProof/>
            <w:webHidden/>
          </w:rPr>
          <w:fldChar w:fldCharType="end"/>
        </w:r>
      </w:hyperlink>
    </w:p>
    <w:p w14:paraId="65EB3E7B"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43" w:history="1">
        <w:r>
          <w:rPr>
            <w:rStyle w:val="Hyperlink"/>
            <w:noProof/>
          </w:rPr>
          <w:t>Ongoing Engagement Responsibilities</w:t>
        </w:r>
        <w:r>
          <w:rPr>
            <w:noProof/>
            <w:webHidden/>
          </w:rPr>
          <w:tab/>
        </w:r>
        <w:r>
          <w:rPr>
            <w:noProof/>
            <w:webHidden/>
          </w:rPr>
          <w:fldChar w:fldCharType="begin"/>
        </w:r>
        <w:r>
          <w:rPr>
            <w:noProof/>
            <w:webHidden/>
          </w:rPr>
          <w:instrText xml:space="preserve"> PAGEREF _Toc229568343 \h </w:instrText>
        </w:r>
        <w:r>
          <w:rPr>
            <w:noProof/>
            <w:webHidden/>
          </w:rPr>
        </w:r>
        <w:r>
          <w:rPr>
            <w:noProof/>
            <w:webHidden/>
          </w:rPr>
          <w:fldChar w:fldCharType="separate"/>
        </w:r>
        <w:r>
          <w:rPr>
            <w:noProof/>
            <w:webHidden/>
          </w:rPr>
          <w:t>14</w:t>
        </w:r>
        <w:r>
          <w:rPr>
            <w:noProof/>
            <w:webHidden/>
          </w:rPr>
          <w:fldChar w:fldCharType="end"/>
        </w:r>
      </w:hyperlink>
    </w:p>
    <w:p w14:paraId="0CC8D964"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44" w:history="1">
        <w:r>
          <w:rPr>
            <w:rStyle w:val="Hyperlink"/>
            <w:noProof/>
          </w:rPr>
          <w:t>7.  Out of Scope</w:t>
        </w:r>
        <w:r>
          <w:rPr>
            <w:noProof/>
            <w:webHidden/>
          </w:rPr>
          <w:tab/>
        </w:r>
        <w:r>
          <w:rPr>
            <w:noProof/>
            <w:webHidden/>
          </w:rPr>
          <w:fldChar w:fldCharType="begin"/>
        </w:r>
        <w:r>
          <w:rPr>
            <w:noProof/>
            <w:webHidden/>
          </w:rPr>
          <w:instrText xml:space="preserve"> PAGEREF _Toc229568344 \h </w:instrText>
        </w:r>
        <w:r>
          <w:rPr>
            <w:noProof/>
            <w:webHidden/>
          </w:rPr>
        </w:r>
        <w:r>
          <w:rPr>
            <w:noProof/>
            <w:webHidden/>
          </w:rPr>
          <w:fldChar w:fldCharType="separate"/>
        </w:r>
        <w:r>
          <w:rPr>
            <w:noProof/>
            <w:webHidden/>
          </w:rPr>
          <w:t>16</w:t>
        </w:r>
        <w:r>
          <w:rPr>
            <w:noProof/>
            <w:webHidden/>
          </w:rPr>
          <w:fldChar w:fldCharType="end"/>
        </w:r>
      </w:hyperlink>
    </w:p>
    <w:p w14:paraId="1048899A"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45" w:history="1">
        <w:r>
          <w:rPr>
            <w:rStyle w:val="Hyperlink"/>
            <w:noProof/>
          </w:rPr>
          <w:t>8.  Assumptions</w:t>
        </w:r>
        <w:r>
          <w:rPr>
            <w:noProof/>
            <w:webHidden/>
          </w:rPr>
          <w:tab/>
        </w:r>
        <w:r>
          <w:rPr>
            <w:noProof/>
            <w:webHidden/>
          </w:rPr>
          <w:fldChar w:fldCharType="begin"/>
        </w:r>
        <w:r>
          <w:rPr>
            <w:noProof/>
            <w:webHidden/>
          </w:rPr>
          <w:instrText xml:space="preserve"> PAGEREF _Toc229568345 \h </w:instrText>
        </w:r>
        <w:r>
          <w:rPr>
            <w:noProof/>
            <w:webHidden/>
          </w:rPr>
        </w:r>
        <w:r>
          <w:rPr>
            <w:noProof/>
            <w:webHidden/>
          </w:rPr>
          <w:fldChar w:fldCharType="separate"/>
        </w:r>
        <w:r>
          <w:rPr>
            <w:noProof/>
            <w:webHidden/>
          </w:rPr>
          <w:t>16</w:t>
        </w:r>
        <w:r>
          <w:rPr>
            <w:noProof/>
            <w:webHidden/>
          </w:rPr>
          <w:fldChar w:fldCharType="end"/>
        </w:r>
      </w:hyperlink>
    </w:p>
    <w:p w14:paraId="49D39C3B"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46" w:history="1">
        <w:r>
          <w:rPr>
            <w:rStyle w:val="Hyperlink"/>
            <w:noProof/>
          </w:rPr>
          <w:t>9.  Project Guardrails and PCR Process</w:t>
        </w:r>
        <w:r>
          <w:rPr>
            <w:noProof/>
            <w:webHidden/>
          </w:rPr>
          <w:tab/>
        </w:r>
        <w:r>
          <w:rPr>
            <w:noProof/>
            <w:webHidden/>
          </w:rPr>
          <w:fldChar w:fldCharType="begin"/>
        </w:r>
        <w:r>
          <w:rPr>
            <w:noProof/>
            <w:webHidden/>
          </w:rPr>
          <w:instrText xml:space="preserve"> PAGEREF _Toc229568346 \h </w:instrText>
        </w:r>
        <w:r>
          <w:rPr>
            <w:noProof/>
            <w:webHidden/>
          </w:rPr>
        </w:r>
        <w:r>
          <w:rPr>
            <w:noProof/>
            <w:webHidden/>
          </w:rPr>
          <w:fldChar w:fldCharType="separate"/>
        </w:r>
        <w:r>
          <w:rPr>
            <w:noProof/>
            <w:webHidden/>
          </w:rPr>
          <w:t>17</w:t>
        </w:r>
        <w:r>
          <w:rPr>
            <w:noProof/>
            <w:webHidden/>
          </w:rPr>
          <w:fldChar w:fldCharType="end"/>
        </w:r>
      </w:hyperlink>
    </w:p>
    <w:p w14:paraId="561D619E"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47" w:history="1">
        <w:r>
          <w:rPr>
            <w:rStyle w:val="Hyperlink"/>
            <w:noProof/>
          </w:rPr>
          <w:t>Scope Boundary Definitions</w:t>
        </w:r>
        <w:r>
          <w:rPr>
            <w:noProof/>
            <w:webHidden/>
          </w:rPr>
          <w:tab/>
        </w:r>
        <w:r>
          <w:rPr>
            <w:noProof/>
            <w:webHidden/>
          </w:rPr>
          <w:fldChar w:fldCharType="begin"/>
        </w:r>
        <w:r>
          <w:rPr>
            <w:noProof/>
            <w:webHidden/>
          </w:rPr>
          <w:instrText xml:space="preserve"> PAGEREF _Toc229568347 \h </w:instrText>
        </w:r>
        <w:r>
          <w:rPr>
            <w:noProof/>
            <w:webHidden/>
          </w:rPr>
        </w:r>
        <w:r>
          <w:rPr>
            <w:noProof/>
            <w:webHidden/>
          </w:rPr>
          <w:fldChar w:fldCharType="separate"/>
        </w:r>
        <w:r>
          <w:rPr>
            <w:noProof/>
            <w:webHidden/>
          </w:rPr>
          <w:t>17</w:t>
        </w:r>
        <w:r>
          <w:rPr>
            <w:noProof/>
            <w:webHidden/>
          </w:rPr>
          <w:fldChar w:fldCharType="end"/>
        </w:r>
      </w:hyperlink>
    </w:p>
    <w:p w14:paraId="4036D09A"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48" w:history="1">
        <w:r>
          <w:rPr>
            <w:rStyle w:val="Hyperlink"/>
            <w:noProof/>
          </w:rPr>
          <w:t>PCR Triggers: Customer-Initiated Scope Changes</w:t>
        </w:r>
        <w:r>
          <w:rPr>
            <w:noProof/>
            <w:webHidden/>
          </w:rPr>
          <w:tab/>
        </w:r>
        <w:r>
          <w:rPr>
            <w:noProof/>
            <w:webHidden/>
          </w:rPr>
          <w:fldChar w:fldCharType="begin"/>
        </w:r>
        <w:r>
          <w:rPr>
            <w:noProof/>
            <w:webHidden/>
          </w:rPr>
          <w:instrText xml:space="preserve"> PAGEREF _Toc229568348 \h </w:instrText>
        </w:r>
        <w:r>
          <w:rPr>
            <w:noProof/>
            <w:webHidden/>
          </w:rPr>
        </w:r>
        <w:r>
          <w:rPr>
            <w:noProof/>
            <w:webHidden/>
          </w:rPr>
          <w:fldChar w:fldCharType="separate"/>
        </w:r>
        <w:r>
          <w:rPr>
            <w:noProof/>
            <w:webHidden/>
          </w:rPr>
          <w:t>17</w:t>
        </w:r>
        <w:r>
          <w:rPr>
            <w:noProof/>
            <w:webHidden/>
          </w:rPr>
          <w:fldChar w:fldCharType="end"/>
        </w:r>
      </w:hyperlink>
    </w:p>
    <w:p w14:paraId="11ED747F"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49" w:history="1">
        <w:r>
          <w:rPr>
            <w:rStyle w:val="Hyperlink"/>
            <w:noProof/>
          </w:rPr>
          <w:t>PCR Triggers: Schedule and Dependency Impacts</w:t>
        </w:r>
        <w:r>
          <w:rPr>
            <w:noProof/>
            <w:webHidden/>
          </w:rPr>
          <w:tab/>
        </w:r>
        <w:r>
          <w:rPr>
            <w:noProof/>
            <w:webHidden/>
          </w:rPr>
          <w:fldChar w:fldCharType="begin"/>
        </w:r>
        <w:r>
          <w:rPr>
            <w:noProof/>
            <w:webHidden/>
          </w:rPr>
          <w:instrText xml:space="preserve"> PAGEREF _Toc229568349 \h </w:instrText>
        </w:r>
        <w:r>
          <w:rPr>
            <w:noProof/>
            <w:webHidden/>
          </w:rPr>
        </w:r>
        <w:r>
          <w:rPr>
            <w:noProof/>
            <w:webHidden/>
          </w:rPr>
          <w:fldChar w:fldCharType="separate"/>
        </w:r>
        <w:r>
          <w:rPr>
            <w:noProof/>
            <w:webHidden/>
          </w:rPr>
          <w:t>18</w:t>
        </w:r>
        <w:r>
          <w:rPr>
            <w:noProof/>
            <w:webHidden/>
          </w:rPr>
          <w:fldChar w:fldCharType="end"/>
        </w:r>
      </w:hyperlink>
    </w:p>
    <w:p w14:paraId="5D9AE9BA"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50" w:history="1">
        <w:r>
          <w:rPr>
            <w:rStyle w:val="Hyperlink"/>
            <w:noProof/>
          </w:rPr>
          <w:t>PCR Process</w:t>
        </w:r>
        <w:r>
          <w:rPr>
            <w:noProof/>
            <w:webHidden/>
          </w:rPr>
          <w:tab/>
        </w:r>
        <w:r>
          <w:rPr>
            <w:noProof/>
            <w:webHidden/>
          </w:rPr>
          <w:fldChar w:fldCharType="begin"/>
        </w:r>
        <w:r>
          <w:rPr>
            <w:noProof/>
            <w:webHidden/>
          </w:rPr>
          <w:instrText xml:space="preserve"> PAGEREF _Toc229568350 \h </w:instrText>
        </w:r>
        <w:r>
          <w:rPr>
            <w:noProof/>
            <w:webHidden/>
          </w:rPr>
        </w:r>
        <w:r>
          <w:rPr>
            <w:noProof/>
            <w:webHidden/>
          </w:rPr>
          <w:fldChar w:fldCharType="separate"/>
        </w:r>
        <w:r>
          <w:rPr>
            <w:noProof/>
            <w:webHidden/>
          </w:rPr>
          <w:t>19</w:t>
        </w:r>
        <w:r>
          <w:rPr>
            <w:noProof/>
            <w:webHidden/>
          </w:rPr>
          <w:fldChar w:fldCharType="end"/>
        </w:r>
      </w:hyperlink>
    </w:p>
    <w:p w14:paraId="1B056A40"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51" w:history="1">
        <w:r>
          <w:rPr>
            <w:rStyle w:val="Hyperlink"/>
            <w:noProof/>
          </w:rPr>
          <w:t>Governance Triage Log</w:t>
        </w:r>
        <w:r>
          <w:rPr>
            <w:noProof/>
            <w:webHidden/>
          </w:rPr>
          <w:tab/>
        </w:r>
        <w:r>
          <w:rPr>
            <w:noProof/>
            <w:webHidden/>
          </w:rPr>
          <w:fldChar w:fldCharType="begin"/>
        </w:r>
        <w:r>
          <w:rPr>
            <w:noProof/>
            <w:webHidden/>
          </w:rPr>
          <w:instrText xml:space="preserve"> PAGEREF _Toc229568351 \h </w:instrText>
        </w:r>
        <w:r>
          <w:rPr>
            <w:noProof/>
            <w:webHidden/>
          </w:rPr>
        </w:r>
        <w:r>
          <w:rPr>
            <w:noProof/>
            <w:webHidden/>
          </w:rPr>
          <w:fldChar w:fldCharType="separate"/>
        </w:r>
        <w:r>
          <w:rPr>
            <w:noProof/>
            <w:webHidden/>
          </w:rPr>
          <w:t>19</w:t>
        </w:r>
        <w:r>
          <w:rPr>
            <w:noProof/>
            <w:webHidden/>
          </w:rPr>
          <w:fldChar w:fldCharType="end"/>
        </w:r>
      </w:hyperlink>
    </w:p>
    <w:p w14:paraId="39C9DF62"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52" w:history="1">
        <w:r>
          <w:rPr>
            <w:rStyle w:val="Hyperlink"/>
            <w:noProof/>
          </w:rPr>
          <w:t>10.  Testing and Acceptance</w:t>
        </w:r>
        <w:r>
          <w:rPr>
            <w:noProof/>
            <w:webHidden/>
          </w:rPr>
          <w:tab/>
        </w:r>
        <w:r>
          <w:rPr>
            <w:noProof/>
            <w:webHidden/>
          </w:rPr>
          <w:fldChar w:fldCharType="begin"/>
        </w:r>
        <w:r>
          <w:rPr>
            <w:noProof/>
            <w:webHidden/>
          </w:rPr>
          <w:instrText xml:space="preserve"> PAGEREF _Toc229568352 \h </w:instrText>
        </w:r>
        <w:r>
          <w:rPr>
            <w:noProof/>
            <w:webHidden/>
          </w:rPr>
        </w:r>
        <w:r>
          <w:rPr>
            <w:noProof/>
            <w:webHidden/>
          </w:rPr>
          <w:fldChar w:fldCharType="separate"/>
        </w:r>
        <w:r>
          <w:rPr>
            <w:noProof/>
            <w:webHidden/>
          </w:rPr>
          <w:t>21</w:t>
        </w:r>
        <w:r>
          <w:rPr>
            <w:noProof/>
            <w:webHidden/>
          </w:rPr>
          <w:fldChar w:fldCharType="end"/>
        </w:r>
      </w:hyperlink>
    </w:p>
    <w:p w14:paraId="108B8D0B"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53" w:history="1">
        <w:r>
          <w:rPr>
            <w:rStyle w:val="Hyperlink"/>
            <w:noProof/>
          </w:rPr>
          <w:t>Testing Approach</w:t>
        </w:r>
        <w:r>
          <w:rPr>
            <w:noProof/>
            <w:webHidden/>
          </w:rPr>
          <w:tab/>
        </w:r>
        <w:r>
          <w:rPr>
            <w:noProof/>
            <w:webHidden/>
          </w:rPr>
          <w:fldChar w:fldCharType="begin"/>
        </w:r>
        <w:r>
          <w:rPr>
            <w:noProof/>
            <w:webHidden/>
          </w:rPr>
          <w:instrText xml:space="preserve"> PAGEREF _Toc229568353 \h </w:instrText>
        </w:r>
        <w:r>
          <w:rPr>
            <w:noProof/>
            <w:webHidden/>
          </w:rPr>
        </w:r>
        <w:r>
          <w:rPr>
            <w:noProof/>
            <w:webHidden/>
          </w:rPr>
          <w:fldChar w:fldCharType="separate"/>
        </w:r>
        <w:r>
          <w:rPr>
            <w:noProof/>
            <w:webHidden/>
          </w:rPr>
          <w:t>21</w:t>
        </w:r>
        <w:r>
          <w:rPr>
            <w:noProof/>
            <w:webHidden/>
          </w:rPr>
          <w:fldChar w:fldCharType="end"/>
        </w:r>
      </w:hyperlink>
    </w:p>
    <w:p w14:paraId="54AE9BB0"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54" w:history="1">
        <w:r>
          <w:rPr>
            <w:rStyle w:val="Hyperlink"/>
            <w:noProof/>
          </w:rPr>
          <w:t>Acceptance Criteria</w:t>
        </w:r>
        <w:r>
          <w:rPr>
            <w:noProof/>
            <w:webHidden/>
          </w:rPr>
          <w:tab/>
        </w:r>
        <w:r>
          <w:rPr>
            <w:noProof/>
            <w:webHidden/>
          </w:rPr>
          <w:fldChar w:fldCharType="begin"/>
        </w:r>
        <w:r>
          <w:rPr>
            <w:noProof/>
            <w:webHidden/>
          </w:rPr>
          <w:instrText xml:space="preserve"> PAGEREF _Toc229568354 \h </w:instrText>
        </w:r>
        <w:r>
          <w:rPr>
            <w:noProof/>
            <w:webHidden/>
          </w:rPr>
        </w:r>
        <w:r>
          <w:rPr>
            <w:noProof/>
            <w:webHidden/>
          </w:rPr>
          <w:fldChar w:fldCharType="separate"/>
        </w:r>
        <w:r>
          <w:rPr>
            <w:noProof/>
            <w:webHidden/>
          </w:rPr>
          <w:t>21</w:t>
        </w:r>
        <w:r>
          <w:rPr>
            <w:noProof/>
            <w:webHidden/>
          </w:rPr>
          <w:fldChar w:fldCharType="end"/>
        </w:r>
      </w:hyperlink>
    </w:p>
    <w:p w14:paraId="49978DB9"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55" w:history="1">
        <w:r>
          <w:rPr>
            <w:rStyle w:val="Hyperlink"/>
            <w:noProof/>
          </w:rPr>
          <w:t>11.  Organizational Change Management and Training</w:t>
        </w:r>
        <w:r>
          <w:rPr>
            <w:noProof/>
            <w:webHidden/>
          </w:rPr>
          <w:tab/>
        </w:r>
        <w:r>
          <w:rPr>
            <w:noProof/>
            <w:webHidden/>
          </w:rPr>
          <w:fldChar w:fldCharType="begin"/>
        </w:r>
        <w:r>
          <w:rPr>
            <w:noProof/>
            <w:webHidden/>
          </w:rPr>
          <w:instrText xml:space="preserve"> PAGEREF _Toc229568355 \h </w:instrText>
        </w:r>
        <w:r>
          <w:rPr>
            <w:noProof/>
            <w:webHidden/>
          </w:rPr>
        </w:r>
        <w:r>
          <w:rPr>
            <w:noProof/>
            <w:webHidden/>
          </w:rPr>
          <w:fldChar w:fldCharType="separate"/>
        </w:r>
        <w:r>
          <w:rPr>
            <w:noProof/>
            <w:webHidden/>
          </w:rPr>
          <w:t>21</w:t>
        </w:r>
        <w:r>
          <w:rPr>
            <w:noProof/>
            <w:webHidden/>
          </w:rPr>
          <w:fldChar w:fldCharType="end"/>
        </w:r>
      </w:hyperlink>
    </w:p>
    <w:p w14:paraId="5624C36E"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56" w:history="1">
        <w:r>
          <w:rPr>
            <w:rStyle w:val="Hyperlink"/>
            <w:noProof/>
          </w:rPr>
          <w:t>12.  Engagement Governance</w:t>
        </w:r>
        <w:r>
          <w:rPr>
            <w:noProof/>
            <w:webHidden/>
          </w:rPr>
          <w:tab/>
        </w:r>
        <w:r>
          <w:rPr>
            <w:noProof/>
            <w:webHidden/>
          </w:rPr>
          <w:fldChar w:fldCharType="begin"/>
        </w:r>
        <w:r>
          <w:rPr>
            <w:noProof/>
            <w:webHidden/>
          </w:rPr>
          <w:instrText xml:space="preserve"> PAGEREF _Toc229568356 \h </w:instrText>
        </w:r>
        <w:r>
          <w:rPr>
            <w:noProof/>
            <w:webHidden/>
          </w:rPr>
        </w:r>
        <w:r>
          <w:rPr>
            <w:noProof/>
            <w:webHidden/>
          </w:rPr>
          <w:fldChar w:fldCharType="separate"/>
        </w:r>
        <w:r>
          <w:rPr>
            <w:noProof/>
            <w:webHidden/>
          </w:rPr>
          <w:t>22</w:t>
        </w:r>
        <w:r>
          <w:rPr>
            <w:noProof/>
            <w:webHidden/>
          </w:rPr>
          <w:fldChar w:fldCharType="end"/>
        </w:r>
      </w:hyperlink>
    </w:p>
    <w:p w14:paraId="5B6A28E7"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57" w:history="1">
        <w:r>
          <w:rPr>
            <w:rStyle w:val="Hyperlink"/>
            <w:noProof/>
          </w:rPr>
          <w:t>Governance Cadence</w:t>
        </w:r>
        <w:r>
          <w:rPr>
            <w:noProof/>
            <w:webHidden/>
          </w:rPr>
          <w:tab/>
        </w:r>
        <w:r>
          <w:rPr>
            <w:noProof/>
            <w:webHidden/>
          </w:rPr>
          <w:fldChar w:fldCharType="begin"/>
        </w:r>
        <w:r>
          <w:rPr>
            <w:noProof/>
            <w:webHidden/>
          </w:rPr>
          <w:instrText xml:space="preserve"> PAGEREF _Toc229568357 \h </w:instrText>
        </w:r>
        <w:r>
          <w:rPr>
            <w:noProof/>
            <w:webHidden/>
          </w:rPr>
        </w:r>
        <w:r>
          <w:rPr>
            <w:noProof/>
            <w:webHidden/>
          </w:rPr>
          <w:fldChar w:fldCharType="separate"/>
        </w:r>
        <w:r>
          <w:rPr>
            <w:noProof/>
            <w:webHidden/>
          </w:rPr>
          <w:t>22</w:t>
        </w:r>
        <w:r>
          <w:rPr>
            <w:noProof/>
            <w:webHidden/>
          </w:rPr>
          <w:fldChar w:fldCharType="end"/>
        </w:r>
      </w:hyperlink>
    </w:p>
    <w:p w14:paraId="12B00CDF"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58" w:history="1">
        <w:r>
          <w:rPr>
            <w:rStyle w:val="Hyperlink"/>
            <w:noProof/>
          </w:rPr>
          <w:t>Roles and Responsibilities</w:t>
        </w:r>
        <w:r>
          <w:rPr>
            <w:noProof/>
            <w:webHidden/>
          </w:rPr>
          <w:tab/>
        </w:r>
        <w:r>
          <w:rPr>
            <w:noProof/>
            <w:webHidden/>
          </w:rPr>
          <w:fldChar w:fldCharType="begin"/>
        </w:r>
        <w:r>
          <w:rPr>
            <w:noProof/>
            <w:webHidden/>
          </w:rPr>
          <w:instrText xml:space="preserve"> PAGEREF _Toc229568358 \h </w:instrText>
        </w:r>
        <w:r>
          <w:rPr>
            <w:noProof/>
            <w:webHidden/>
          </w:rPr>
        </w:r>
        <w:r>
          <w:rPr>
            <w:noProof/>
            <w:webHidden/>
          </w:rPr>
          <w:fldChar w:fldCharType="separate"/>
        </w:r>
        <w:r>
          <w:rPr>
            <w:noProof/>
            <w:webHidden/>
          </w:rPr>
          <w:t>22</w:t>
        </w:r>
        <w:r>
          <w:rPr>
            <w:noProof/>
            <w:webHidden/>
          </w:rPr>
          <w:fldChar w:fldCharType="end"/>
        </w:r>
      </w:hyperlink>
    </w:p>
    <w:p w14:paraId="06EA9085"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59" w:history="1">
        <w:r>
          <w:rPr>
            <w:rStyle w:val="Hyperlink"/>
            <w:noProof/>
          </w:rPr>
          <w:t>13.  Timeline and Pricing</w:t>
        </w:r>
        <w:r>
          <w:rPr>
            <w:noProof/>
            <w:webHidden/>
          </w:rPr>
          <w:tab/>
        </w:r>
        <w:r>
          <w:rPr>
            <w:noProof/>
            <w:webHidden/>
          </w:rPr>
          <w:fldChar w:fldCharType="begin"/>
        </w:r>
        <w:r>
          <w:rPr>
            <w:noProof/>
            <w:webHidden/>
          </w:rPr>
          <w:instrText xml:space="preserve"> PAGEREF _Toc229568359 \h </w:instrText>
        </w:r>
        <w:r>
          <w:rPr>
            <w:noProof/>
            <w:webHidden/>
          </w:rPr>
        </w:r>
        <w:r>
          <w:rPr>
            <w:noProof/>
            <w:webHidden/>
          </w:rPr>
          <w:fldChar w:fldCharType="separate"/>
        </w:r>
        <w:r>
          <w:rPr>
            <w:noProof/>
            <w:webHidden/>
          </w:rPr>
          <w:t>24</w:t>
        </w:r>
        <w:r>
          <w:rPr>
            <w:noProof/>
            <w:webHidden/>
          </w:rPr>
          <w:fldChar w:fldCharType="end"/>
        </w:r>
      </w:hyperlink>
    </w:p>
    <w:p w14:paraId="6FB6F90F"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0" w:history="1">
        <w:r>
          <w:rPr>
            <w:rStyle w:val="Hyperlink"/>
            <w:noProof/>
          </w:rPr>
          <w:t>Phase 1 Timeline</w:t>
        </w:r>
        <w:r>
          <w:rPr>
            <w:noProof/>
            <w:webHidden/>
          </w:rPr>
          <w:tab/>
        </w:r>
        <w:r>
          <w:rPr>
            <w:noProof/>
            <w:webHidden/>
          </w:rPr>
          <w:fldChar w:fldCharType="begin"/>
        </w:r>
        <w:r>
          <w:rPr>
            <w:noProof/>
            <w:webHidden/>
          </w:rPr>
          <w:instrText xml:space="preserve"> PAGEREF _Toc229568360 \h </w:instrText>
        </w:r>
        <w:r>
          <w:rPr>
            <w:noProof/>
            <w:webHidden/>
          </w:rPr>
        </w:r>
        <w:r>
          <w:rPr>
            <w:noProof/>
            <w:webHidden/>
          </w:rPr>
          <w:fldChar w:fldCharType="separate"/>
        </w:r>
        <w:r>
          <w:rPr>
            <w:noProof/>
            <w:webHidden/>
          </w:rPr>
          <w:t>24</w:t>
        </w:r>
        <w:r>
          <w:rPr>
            <w:noProof/>
            <w:webHidden/>
          </w:rPr>
          <w:fldChar w:fldCharType="end"/>
        </w:r>
      </w:hyperlink>
    </w:p>
    <w:p w14:paraId="597D9DDF"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1" w:history="1">
        <w:r>
          <w:rPr>
            <w:rStyle w:val="Hyperlink"/>
            <w:noProof/>
          </w:rPr>
          <w:t>Phase 1 Pricing</w:t>
        </w:r>
        <w:r>
          <w:rPr>
            <w:noProof/>
            <w:webHidden/>
          </w:rPr>
          <w:tab/>
        </w:r>
        <w:r>
          <w:rPr>
            <w:noProof/>
            <w:webHidden/>
          </w:rPr>
          <w:fldChar w:fldCharType="begin"/>
        </w:r>
        <w:r>
          <w:rPr>
            <w:noProof/>
            <w:webHidden/>
          </w:rPr>
          <w:instrText xml:space="preserve"> PAGEREF _Toc229568361 \h </w:instrText>
        </w:r>
        <w:r>
          <w:rPr>
            <w:noProof/>
            <w:webHidden/>
          </w:rPr>
        </w:r>
        <w:r>
          <w:rPr>
            <w:noProof/>
            <w:webHidden/>
          </w:rPr>
          <w:fldChar w:fldCharType="separate"/>
        </w:r>
        <w:r>
          <w:rPr>
            <w:noProof/>
            <w:webHidden/>
          </w:rPr>
          <w:t>24</w:t>
        </w:r>
        <w:r>
          <w:rPr>
            <w:noProof/>
            <w:webHidden/>
          </w:rPr>
          <w:fldChar w:fldCharType="end"/>
        </w:r>
      </w:hyperlink>
    </w:p>
    <w:p w14:paraId="431E63BB"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2" w:history="1">
        <w:r>
          <w:rPr>
            <w:rStyle w:val="Hyperlink"/>
            <w:noProof/>
          </w:rPr>
          <w:t>Payment Schedule</w:t>
        </w:r>
        <w:r>
          <w:rPr>
            <w:noProof/>
            <w:webHidden/>
          </w:rPr>
          <w:tab/>
        </w:r>
        <w:r>
          <w:rPr>
            <w:noProof/>
            <w:webHidden/>
          </w:rPr>
          <w:fldChar w:fldCharType="begin"/>
        </w:r>
        <w:r>
          <w:rPr>
            <w:noProof/>
            <w:webHidden/>
          </w:rPr>
          <w:instrText xml:space="preserve"> PAGEREF _Toc229568362 \h </w:instrText>
        </w:r>
        <w:r>
          <w:rPr>
            <w:noProof/>
            <w:webHidden/>
          </w:rPr>
        </w:r>
        <w:r>
          <w:rPr>
            <w:noProof/>
            <w:webHidden/>
          </w:rPr>
          <w:fldChar w:fldCharType="separate"/>
        </w:r>
        <w:r>
          <w:rPr>
            <w:noProof/>
            <w:webHidden/>
          </w:rPr>
          <w:t>25</w:t>
        </w:r>
        <w:r>
          <w:rPr>
            <w:noProof/>
            <w:webHidden/>
          </w:rPr>
          <w:fldChar w:fldCharType="end"/>
        </w:r>
      </w:hyperlink>
    </w:p>
    <w:p w14:paraId="7FE4D01A"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63" w:history="1">
        <w:r>
          <w:rPr>
            <w:rStyle w:val="Hyperlink"/>
            <w:noProof/>
          </w:rPr>
          <w:t>14.  Long-Term Roadmap: Beyond Phase 1</w:t>
        </w:r>
        <w:r>
          <w:rPr>
            <w:noProof/>
            <w:webHidden/>
          </w:rPr>
          <w:tab/>
        </w:r>
        <w:r>
          <w:rPr>
            <w:noProof/>
            <w:webHidden/>
          </w:rPr>
          <w:fldChar w:fldCharType="begin"/>
        </w:r>
        <w:r>
          <w:rPr>
            <w:noProof/>
            <w:webHidden/>
          </w:rPr>
          <w:instrText xml:space="preserve"> PAGEREF _Toc229568363 \h </w:instrText>
        </w:r>
        <w:r>
          <w:rPr>
            <w:noProof/>
            <w:webHidden/>
          </w:rPr>
        </w:r>
        <w:r>
          <w:rPr>
            <w:noProof/>
            <w:webHidden/>
          </w:rPr>
          <w:fldChar w:fldCharType="separate"/>
        </w:r>
        <w:r>
          <w:rPr>
            <w:noProof/>
            <w:webHidden/>
          </w:rPr>
          <w:t>27</w:t>
        </w:r>
        <w:r>
          <w:rPr>
            <w:noProof/>
            <w:webHidden/>
          </w:rPr>
          <w:fldChar w:fldCharType="end"/>
        </w:r>
      </w:hyperlink>
    </w:p>
    <w:p w14:paraId="0810671E"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4" w:history="1">
        <w:r>
          <w:rPr>
            <w:rStyle w:val="Hyperlink"/>
            <w:noProof/>
          </w:rPr>
          <w:t>Phase 2: Baseline Expansion and Enhanced User Experience</w:t>
        </w:r>
        <w:r>
          <w:rPr>
            <w:noProof/>
            <w:webHidden/>
          </w:rPr>
          <w:tab/>
        </w:r>
        <w:r>
          <w:rPr>
            <w:noProof/>
            <w:webHidden/>
          </w:rPr>
          <w:fldChar w:fldCharType="begin"/>
        </w:r>
        <w:r>
          <w:rPr>
            <w:noProof/>
            <w:webHidden/>
          </w:rPr>
          <w:instrText xml:space="preserve"> PAGEREF _Toc229568364 \h </w:instrText>
        </w:r>
        <w:r>
          <w:rPr>
            <w:noProof/>
            <w:webHidden/>
          </w:rPr>
        </w:r>
        <w:r>
          <w:rPr>
            <w:noProof/>
            <w:webHidden/>
          </w:rPr>
          <w:fldChar w:fldCharType="separate"/>
        </w:r>
        <w:r>
          <w:rPr>
            <w:noProof/>
            <w:webHidden/>
          </w:rPr>
          <w:t>27</w:t>
        </w:r>
        <w:r>
          <w:rPr>
            <w:noProof/>
            <w:webHidden/>
          </w:rPr>
          <w:fldChar w:fldCharType="end"/>
        </w:r>
      </w:hyperlink>
    </w:p>
    <w:p w14:paraId="78508C23"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5" w:history="1">
        <w:r>
          <w:rPr>
            <w:rStyle w:val="Hyperlink"/>
            <w:noProof/>
          </w:rPr>
          <w:t>Phase 3: ITOM and Intelligence</w:t>
        </w:r>
        <w:r>
          <w:rPr>
            <w:noProof/>
            <w:webHidden/>
          </w:rPr>
          <w:tab/>
        </w:r>
        <w:r>
          <w:rPr>
            <w:noProof/>
            <w:webHidden/>
          </w:rPr>
          <w:fldChar w:fldCharType="begin"/>
        </w:r>
        <w:r>
          <w:rPr>
            <w:noProof/>
            <w:webHidden/>
          </w:rPr>
          <w:instrText xml:space="preserve"> PAGEREF _Toc229568365 \h </w:instrText>
        </w:r>
        <w:r>
          <w:rPr>
            <w:noProof/>
            <w:webHidden/>
          </w:rPr>
        </w:r>
        <w:r>
          <w:rPr>
            <w:noProof/>
            <w:webHidden/>
          </w:rPr>
          <w:fldChar w:fldCharType="separate"/>
        </w:r>
        <w:r>
          <w:rPr>
            <w:noProof/>
            <w:webHidden/>
          </w:rPr>
          <w:t>27</w:t>
        </w:r>
        <w:r>
          <w:rPr>
            <w:noProof/>
            <w:webHidden/>
          </w:rPr>
          <w:fldChar w:fldCharType="end"/>
        </w:r>
      </w:hyperlink>
    </w:p>
    <w:p w14:paraId="451D1B4B"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6" w:history="1">
        <w:r>
          <w:rPr>
            <w:rStyle w:val="Hyperlink"/>
            <w:noProof/>
          </w:rPr>
          <w:t>Phase 4 and Beyond: Full AI Realization</w:t>
        </w:r>
        <w:r>
          <w:rPr>
            <w:noProof/>
            <w:webHidden/>
          </w:rPr>
          <w:tab/>
        </w:r>
        <w:r>
          <w:rPr>
            <w:noProof/>
            <w:webHidden/>
          </w:rPr>
          <w:fldChar w:fldCharType="begin"/>
        </w:r>
        <w:r>
          <w:rPr>
            <w:noProof/>
            <w:webHidden/>
          </w:rPr>
          <w:instrText xml:space="preserve"> PAGEREF _Toc229568366 \h </w:instrText>
        </w:r>
        <w:r>
          <w:rPr>
            <w:noProof/>
            <w:webHidden/>
          </w:rPr>
        </w:r>
        <w:r>
          <w:rPr>
            <w:noProof/>
            <w:webHidden/>
          </w:rPr>
          <w:fldChar w:fldCharType="separate"/>
        </w:r>
        <w:r>
          <w:rPr>
            <w:noProof/>
            <w:webHidden/>
          </w:rPr>
          <w:t>27</w:t>
        </w:r>
        <w:r>
          <w:rPr>
            <w:noProof/>
            <w:webHidden/>
          </w:rPr>
          <w:fldChar w:fldCharType="end"/>
        </w:r>
      </w:hyperlink>
    </w:p>
    <w:p w14:paraId="08ACDA66"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67" w:history="1">
        <w:r>
          <w:rPr>
            <w:rStyle w:val="Hyperlink"/>
            <w:noProof/>
          </w:rPr>
          <w:t>15.  Terms and Conditions</w:t>
        </w:r>
        <w:r>
          <w:rPr>
            <w:noProof/>
            <w:webHidden/>
          </w:rPr>
          <w:tab/>
        </w:r>
        <w:r>
          <w:rPr>
            <w:noProof/>
            <w:webHidden/>
          </w:rPr>
          <w:fldChar w:fldCharType="begin"/>
        </w:r>
        <w:r>
          <w:rPr>
            <w:noProof/>
            <w:webHidden/>
          </w:rPr>
          <w:instrText xml:space="preserve"> PAGEREF _Toc229568367 \h </w:instrText>
        </w:r>
        <w:r>
          <w:rPr>
            <w:noProof/>
            <w:webHidden/>
          </w:rPr>
        </w:r>
        <w:r>
          <w:rPr>
            <w:noProof/>
            <w:webHidden/>
          </w:rPr>
          <w:fldChar w:fldCharType="separate"/>
        </w:r>
        <w:r>
          <w:rPr>
            <w:noProof/>
            <w:webHidden/>
          </w:rPr>
          <w:t>28</w:t>
        </w:r>
        <w:r>
          <w:rPr>
            <w:noProof/>
            <w:webHidden/>
          </w:rPr>
          <w:fldChar w:fldCharType="end"/>
        </w:r>
      </w:hyperlink>
    </w:p>
    <w:p w14:paraId="6A433FD6"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8" w:history="1">
        <w:r>
          <w:rPr>
            <w:rStyle w:val="Hyperlink"/>
            <w:noProof/>
          </w:rPr>
          <w:t>Term of Engagement</w:t>
        </w:r>
        <w:r>
          <w:rPr>
            <w:noProof/>
            <w:webHidden/>
          </w:rPr>
          <w:tab/>
        </w:r>
        <w:r>
          <w:rPr>
            <w:noProof/>
            <w:webHidden/>
          </w:rPr>
          <w:fldChar w:fldCharType="begin"/>
        </w:r>
        <w:r>
          <w:rPr>
            <w:noProof/>
            <w:webHidden/>
          </w:rPr>
          <w:instrText xml:space="preserve"> PAGEREF _Toc229568368 \h </w:instrText>
        </w:r>
        <w:r>
          <w:rPr>
            <w:noProof/>
            <w:webHidden/>
          </w:rPr>
        </w:r>
        <w:r>
          <w:rPr>
            <w:noProof/>
            <w:webHidden/>
          </w:rPr>
          <w:fldChar w:fldCharType="separate"/>
        </w:r>
        <w:r>
          <w:rPr>
            <w:noProof/>
            <w:webHidden/>
          </w:rPr>
          <w:t>28</w:t>
        </w:r>
        <w:r>
          <w:rPr>
            <w:noProof/>
            <w:webHidden/>
          </w:rPr>
          <w:fldChar w:fldCharType="end"/>
        </w:r>
      </w:hyperlink>
    </w:p>
    <w:p w14:paraId="30F4EB34"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69" w:history="1">
        <w:r>
          <w:rPr>
            <w:rStyle w:val="Hyperlink"/>
            <w:noProof/>
          </w:rPr>
          <w:t>Termination for Convenience</w:t>
        </w:r>
        <w:r>
          <w:rPr>
            <w:noProof/>
            <w:webHidden/>
          </w:rPr>
          <w:tab/>
        </w:r>
        <w:r>
          <w:rPr>
            <w:noProof/>
            <w:webHidden/>
          </w:rPr>
          <w:fldChar w:fldCharType="begin"/>
        </w:r>
        <w:r>
          <w:rPr>
            <w:noProof/>
            <w:webHidden/>
          </w:rPr>
          <w:instrText xml:space="preserve"> PAGEREF _Toc229568369 \h </w:instrText>
        </w:r>
        <w:r>
          <w:rPr>
            <w:noProof/>
            <w:webHidden/>
          </w:rPr>
        </w:r>
        <w:r>
          <w:rPr>
            <w:noProof/>
            <w:webHidden/>
          </w:rPr>
          <w:fldChar w:fldCharType="separate"/>
        </w:r>
        <w:r>
          <w:rPr>
            <w:noProof/>
            <w:webHidden/>
          </w:rPr>
          <w:t>28</w:t>
        </w:r>
        <w:r>
          <w:rPr>
            <w:noProof/>
            <w:webHidden/>
          </w:rPr>
          <w:fldChar w:fldCharType="end"/>
        </w:r>
      </w:hyperlink>
    </w:p>
    <w:p w14:paraId="3EF00A66"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70" w:history="1">
        <w:r>
          <w:rPr>
            <w:rStyle w:val="Hyperlink"/>
            <w:noProof/>
          </w:rPr>
          <w:t>Termination for Cause</w:t>
        </w:r>
        <w:r>
          <w:rPr>
            <w:noProof/>
            <w:webHidden/>
          </w:rPr>
          <w:tab/>
        </w:r>
        <w:r>
          <w:rPr>
            <w:noProof/>
            <w:webHidden/>
          </w:rPr>
          <w:fldChar w:fldCharType="begin"/>
        </w:r>
        <w:r>
          <w:rPr>
            <w:noProof/>
            <w:webHidden/>
          </w:rPr>
          <w:instrText xml:space="preserve"> PAGEREF _Toc229568370 \h </w:instrText>
        </w:r>
        <w:r>
          <w:rPr>
            <w:noProof/>
            <w:webHidden/>
          </w:rPr>
        </w:r>
        <w:r>
          <w:rPr>
            <w:noProof/>
            <w:webHidden/>
          </w:rPr>
          <w:fldChar w:fldCharType="separate"/>
        </w:r>
        <w:r>
          <w:rPr>
            <w:noProof/>
            <w:webHidden/>
          </w:rPr>
          <w:t>28</w:t>
        </w:r>
        <w:r>
          <w:rPr>
            <w:noProof/>
            <w:webHidden/>
          </w:rPr>
          <w:fldChar w:fldCharType="end"/>
        </w:r>
      </w:hyperlink>
    </w:p>
    <w:p w14:paraId="19CBC319"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71" w:history="1">
        <w:r>
          <w:rPr>
            <w:rStyle w:val="Hyperlink"/>
            <w:noProof/>
          </w:rPr>
          <w:t>Intellectual Property</w:t>
        </w:r>
        <w:r>
          <w:rPr>
            <w:noProof/>
            <w:webHidden/>
          </w:rPr>
          <w:tab/>
        </w:r>
        <w:r>
          <w:rPr>
            <w:noProof/>
            <w:webHidden/>
          </w:rPr>
          <w:fldChar w:fldCharType="begin"/>
        </w:r>
        <w:r>
          <w:rPr>
            <w:noProof/>
            <w:webHidden/>
          </w:rPr>
          <w:instrText xml:space="preserve"> PAGEREF _Toc229568371 \h </w:instrText>
        </w:r>
        <w:r>
          <w:rPr>
            <w:noProof/>
            <w:webHidden/>
          </w:rPr>
        </w:r>
        <w:r>
          <w:rPr>
            <w:noProof/>
            <w:webHidden/>
          </w:rPr>
          <w:fldChar w:fldCharType="separate"/>
        </w:r>
        <w:r>
          <w:rPr>
            <w:noProof/>
            <w:webHidden/>
          </w:rPr>
          <w:t>28</w:t>
        </w:r>
        <w:r>
          <w:rPr>
            <w:noProof/>
            <w:webHidden/>
          </w:rPr>
          <w:fldChar w:fldCharType="end"/>
        </w:r>
      </w:hyperlink>
    </w:p>
    <w:p w14:paraId="390859F8"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72" w:history="1">
        <w:r>
          <w:rPr>
            <w:rStyle w:val="Hyperlink"/>
            <w:noProof/>
          </w:rPr>
          <w:t>Confidentiality</w:t>
        </w:r>
        <w:r>
          <w:rPr>
            <w:noProof/>
            <w:webHidden/>
          </w:rPr>
          <w:tab/>
        </w:r>
        <w:r>
          <w:rPr>
            <w:noProof/>
            <w:webHidden/>
          </w:rPr>
          <w:fldChar w:fldCharType="begin"/>
        </w:r>
        <w:r>
          <w:rPr>
            <w:noProof/>
            <w:webHidden/>
          </w:rPr>
          <w:instrText xml:space="preserve"> PAGEREF _Toc229568372 \h </w:instrText>
        </w:r>
        <w:r>
          <w:rPr>
            <w:noProof/>
            <w:webHidden/>
          </w:rPr>
        </w:r>
        <w:r>
          <w:rPr>
            <w:noProof/>
            <w:webHidden/>
          </w:rPr>
          <w:fldChar w:fldCharType="separate"/>
        </w:r>
        <w:r>
          <w:rPr>
            <w:noProof/>
            <w:webHidden/>
          </w:rPr>
          <w:t>28</w:t>
        </w:r>
        <w:r>
          <w:rPr>
            <w:noProof/>
            <w:webHidden/>
          </w:rPr>
          <w:fldChar w:fldCharType="end"/>
        </w:r>
      </w:hyperlink>
    </w:p>
    <w:p w14:paraId="1070484D"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73" w:history="1">
        <w:r>
          <w:rPr>
            <w:rStyle w:val="Hyperlink"/>
            <w:noProof/>
          </w:rPr>
          <w:t>Limitation of Liability</w:t>
        </w:r>
        <w:r>
          <w:rPr>
            <w:noProof/>
            <w:webHidden/>
          </w:rPr>
          <w:tab/>
        </w:r>
        <w:r>
          <w:rPr>
            <w:noProof/>
            <w:webHidden/>
          </w:rPr>
          <w:fldChar w:fldCharType="begin"/>
        </w:r>
        <w:r>
          <w:rPr>
            <w:noProof/>
            <w:webHidden/>
          </w:rPr>
          <w:instrText xml:space="preserve"> PAGEREF _Toc229568373 \h </w:instrText>
        </w:r>
        <w:r>
          <w:rPr>
            <w:noProof/>
            <w:webHidden/>
          </w:rPr>
        </w:r>
        <w:r>
          <w:rPr>
            <w:noProof/>
            <w:webHidden/>
          </w:rPr>
          <w:fldChar w:fldCharType="separate"/>
        </w:r>
        <w:r>
          <w:rPr>
            <w:noProof/>
            <w:webHidden/>
          </w:rPr>
          <w:t>28</w:t>
        </w:r>
        <w:r>
          <w:rPr>
            <w:noProof/>
            <w:webHidden/>
          </w:rPr>
          <w:fldChar w:fldCharType="end"/>
        </w:r>
      </w:hyperlink>
    </w:p>
    <w:p w14:paraId="3E927735"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74" w:history="1">
        <w:r>
          <w:rPr>
            <w:rStyle w:val="Hyperlink"/>
            <w:noProof/>
          </w:rPr>
          <w:t>Governing Law</w:t>
        </w:r>
        <w:r>
          <w:rPr>
            <w:noProof/>
            <w:webHidden/>
          </w:rPr>
          <w:tab/>
        </w:r>
        <w:r>
          <w:rPr>
            <w:noProof/>
            <w:webHidden/>
          </w:rPr>
          <w:fldChar w:fldCharType="begin"/>
        </w:r>
        <w:r>
          <w:rPr>
            <w:noProof/>
            <w:webHidden/>
          </w:rPr>
          <w:instrText xml:space="preserve"> PAGEREF _Toc229568374 \h </w:instrText>
        </w:r>
        <w:r>
          <w:rPr>
            <w:noProof/>
            <w:webHidden/>
          </w:rPr>
        </w:r>
        <w:r>
          <w:rPr>
            <w:noProof/>
            <w:webHidden/>
          </w:rPr>
          <w:fldChar w:fldCharType="separate"/>
        </w:r>
        <w:r>
          <w:rPr>
            <w:noProof/>
            <w:webHidden/>
          </w:rPr>
          <w:t>28</w:t>
        </w:r>
        <w:r>
          <w:rPr>
            <w:noProof/>
            <w:webHidden/>
          </w:rPr>
          <w:fldChar w:fldCharType="end"/>
        </w:r>
      </w:hyperlink>
    </w:p>
    <w:p w14:paraId="13F3FFCD" w14:textId="77777777" w:rsidR="00235EAA" w:rsidRDefault="00235EAA">
      <w:pPr>
        <w:pStyle w:val="TOC2"/>
        <w:rPr>
          <w:rFonts w:asciiTheme="minorHAnsi" w:eastAsiaTheme="minorEastAsia" w:hAnsiTheme="minorHAnsi" w:cstheme="minorBidi"/>
          <w:noProof/>
          <w:color w:val="auto"/>
          <w:kern w:val="2"/>
          <w:sz w:val="24"/>
          <w:szCs w:val="24"/>
          <w14:ligatures w14:val="standardContextual"/>
        </w:rPr>
      </w:pPr>
      <w:hyperlink w:anchor="_Toc229568375" w:history="1">
        <w:r>
          <w:rPr>
            <w:rStyle w:val="Hyperlink"/>
            <w:noProof/>
          </w:rPr>
          <w:t>Order of Precedence</w:t>
        </w:r>
        <w:r>
          <w:rPr>
            <w:noProof/>
            <w:webHidden/>
          </w:rPr>
          <w:tab/>
        </w:r>
        <w:r>
          <w:rPr>
            <w:noProof/>
            <w:webHidden/>
          </w:rPr>
          <w:fldChar w:fldCharType="begin"/>
        </w:r>
        <w:r>
          <w:rPr>
            <w:noProof/>
            <w:webHidden/>
          </w:rPr>
          <w:instrText xml:space="preserve"> PAGEREF _Toc229568375 \h </w:instrText>
        </w:r>
        <w:r>
          <w:rPr>
            <w:noProof/>
            <w:webHidden/>
          </w:rPr>
        </w:r>
        <w:r>
          <w:rPr>
            <w:noProof/>
            <w:webHidden/>
          </w:rPr>
          <w:fldChar w:fldCharType="separate"/>
        </w:r>
        <w:r>
          <w:rPr>
            <w:noProof/>
            <w:webHidden/>
          </w:rPr>
          <w:t>29</w:t>
        </w:r>
        <w:r>
          <w:rPr>
            <w:noProof/>
            <w:webHidden/>
          </w:rPr>
          <w:fldChar w:fldCharType="end"/>
        </w:r>
      </w:hyperlink>
    </w:p>
    <w:p w14:paraId="12A92342"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76" w:history="1">
        <w:r>
          <w:rPr>
            <w:rStyle w:val="Hyperlink"/>
            <w:noProof/>
          </w:rPr>
          <w:t>16.  Signature Block</w:t>
        </w:r>
        <w:r>
          <w:rPr>
            <w:noProof/>
            <w:webHidden/>
          </w:rPr>
          <w:tab/>
        </w:r>
        <w:r>
          <w:rPr>
            <w:noProof/>
            <w:webHidden/>
          </w:rPr>
          <w:fldChar w:fldCharType="begin"/>
        </w:r>
        <w:r>
          <w:rPr>
            <w:noProof/>
            <w:webHidden/>
          </w:rPr>
          <w:instrText xml:space="preserve"> PAGEREF _Toc229568376 \h </w:instrText>
        </w:r>
        <w:r>
          <w:rPr>
            <w:noProof/>
            <w:webHidden/>
          </w:rPr>
        </w:r>
        <w:r>
          <w:rPr>
            <w:noProof/>
            <w:webHidden/>
          </w:rPr>
          <w:fldChar w:fldCharType="separate"/>
        </w:r>
        <w:r>
          <w:rPr>
            <w:noProof/>
            <w:webHidden/>
          </w:rPr>
          <w:t>30</w:t>
        </w:r>
        <w:r>
          <w:rPr>
            <w:noProof/>
            <w:webHidden/>
          </w:rPr>
          <w:fldChar w:fldCharType="end"/>
        </w:r>
      </w:hyperlink>
    </w:p>
    <w:p w14:paraId="7DBA4EE6" w14:textId="77777777" w:rsidR="00235EAA" w:rsidRDefault="00235EAA">
      <w:pPr>
        <w:pStyle w:val="TOC1"/>
        <w:rPr>
          <w:rFonts w:asciiTheme="minorHAnsi" w:eastAsiaTheme="minorEastAsia" w:hAnsiTheme="minorHAnsi" w:cstheme="minorBidi"/>
          <w:b w:val="0"/>
          <w:noProof/>
          <w:color w:val="auto"/>
          <w:kern w:val="2"/>
          <w:sz w:val="24"/>
          <w:szCs w:val="24"/>
          <w14:ligatures w14:val="standardContextual"/>
        </w:rPr>
      </w:pPr>
      <w:hyperlink w:anchor="_Toc229568377" w:history="1">
        <w:r>
          <w:rPr>
            <w:rStyle w:val="Hyperlink"/>
            <w:noProof/>
          </w:rPr>
          <w:t>Acronyms</w:t>
        </w:r>
        <w:r>
          <w:rPr>
            <w:noProof/>
            <w:webHidden/>
          </w:rPr>
          <w:tab/>
        </w:r>
        <w:r>
          <w:rPr>
            <w:noProof/>
            <w:webHidden/>
          </w:rPr>
          <w:fldChar w:fldCharType="begin"/>
        </w:r>
        <w:r>
          <w:rPr>
            <w:noProof/>
            <w:webHidden/>
          </w:rPr>
          <w:instrText xml:space="preserve"> PAGEREF _Toc229568377 \h </w:instrText>
        </w:r>
        <w:r>
          <w:rPr>
            <w:noProof/>
            <w:webHidden/>
          </w:rPr>
        </w:r>
        <w:r>
          <w:rPr>
            <w:noProof/>
            <w:webHidden/>
          </w:rPr>
          <w:fldChar w:fldCharType="separate"/>
        </w:r>
        <w:r>
          <w:rPr>
            <w:noProof/>
            <w:webHidden/>
          </w:rPr>
          <w:t>31</w:t>
        </w:r>
        <w:r>
          <w:rPr>
            <w:noProof/>
            <w:webHidden/>
          </w:rPr>
          <w:fldChar w:fldCharType="end"/>
        </w:r>
      </w:hyperlink>
    </w:p>
    <w:p w14:paraId="6F71C909" w14:textId="77777777" w:rsidR="00AB2CB6" w:rsidRDefault="00693246">
      <w:r>
        <w:rPr>
          <w:noProof/>
        </w:rPr>
        <w:fldChar w:fldCharType="end"/>
      </w:r>
    </w:p>
    <w:p w14:paraId="7B3A454B" w14:textId="77777777" w:rsidR="00AB2CB6" w:rsidRDefault="00693246">
      <w:r>
        <w:br w:type="page"/>
      </w:r>
    </w:p>
    <w:p w14:paraId="05814529" w14:textId="77777777" w:rsidR="00AB2CB6" w:rsidRDefault="00693246">
      <w:pPr>
        <w:pStyle w:val="Heading1"/>
      </w:pPr>
      <w:bookmarkStart w:id="2" w:name="_Toc229568314"/>
      <w:r>
        <w:lastRenderedPageBreak/>
        <w:t>1.  Executive Summary</w:t>
      </w:r>
      <w:bookmarkEnd w:id="2"/>
    </w:p>
    <w:p w14:paraId="4B46F38F" w14:textId="4F19DEE8" w:rsidR="00AB2CB6" w:rsidRDefault="00693246">
      <w:pPr>
        <w:spacing w:after="160"/>
      </w:pPr>
      <w:r>
        <w:rPr>
          <w:highlight w:val="yellow"/>
        </w:rPr>
        <w:t>[Customer Organization]</w:t>
      </w:r>
      <w:r>
        <w:t xml:space="preserve"> has initiated a strategic ServiceNow reimplementation designed to exit a </w:t>
      </w:r>
      <w:r>
        <w:rPr>
          <w:highlight w:val="yellow"/>
        </w:rPr>
        <w:t>[describe current state — e.g., highly customized legacy environment / domain-separated instance / aging implementation]</w:t>
      </w:r>
      <w:r>
        <w:t xml:space="preserve"> and establish a modern, AI-ready platform foundation. ECS Federal will lead this engagement under an Out-of-the-Box (OOTB)-First delivery discipline — standing up proven ServiceNow baseline capability before any deviation is considered — so that [Customer Organization] lands on a platform that is architecturally ready for Now Assist, Agentic Agents, Predictive Intelligence, and the Workflow Data Fabric.</w:t>
      </w:r>
    </w:p>
    <w:p w14:paraId="7BFAA198" w14:textId="2BC13B58" w:rsidR="00AB2CB6" w:rsidRDefault="00693246">
      <w:pPr>
        <w:spacing w:after="160"/>
      </w:pPr>
      <w:r>
        <w:t xml:space="preserve">This </w:t>
      </w:r>
      <w:r>
        <w:rPr>
          <w:highlight w:val="yellow"/>
        </w:rPr>
        <w:t>[X]-week</w:t>
      </w:r>
      <w:r>
        <w:t xml:space="preserve"> Phase 1 delivery focuses on modernizing IT Service Management (ITSM) Core processes and standing up a modern Employee Center with Virtual Agent and AI Search to drive ticket deflection and improve the overall employee experience. A foundational Sprint 0 precedes the build sprints and is dedicated to alignment, governance setup, and accelerator pack data collection. Delivery follows an iterative Agile methodology with two-week sprints.</w:t>
      </w:r>
    </w:p>
    <w:p w14:paraId="59162C98" w14:textId="3B850F01" w:rsidR="00AB2CB6" w:rsidRDefault="00693246">
      <w:pPr>
        <w:spacing w:after="160"/>
      </w:pPr>
      <w:r>
        <w:t>A critical success factor for this engagement is alignment to Common Service Data Model (CSDM) best practices from day one, ensuring a healthy Configuration Management Database (CMDB) that can support Configuration Item (CI)-based change risk scoring and provide the clean data required for AI Return On Investment (ROI). Key outcomes will be tracked via Platform Analytics, focusing on operational improvements including Mean Time to Resolution (MTTR), Service Level Agreement (SLA) attainment, and change success rates.</w:t>
      </w:r>
    </w:p>
    <w:p w14:paraId="42B99E1B" w14:textId="77777777" w:rsidR="00AB2CB6" w:rsidRDefault="00693246">
      <w:pPr>
        <w:pStyle w:val="Heading2"/>
      </w:pPr>
      <w:bookmarkStart w:id="3" w:name="_Toc229568315"/>
      <w:r>
        <w:t>Core Project Goals</w:t>
      </w:r>
      <w:bookmarkEnd w:id="3"/>
    </w:p>
    <w:p w14:paraId="65F3584F" w14:textId="77777777" w:rsidR="00AB2CB6" w:rsidRDefault="00693246">
      <w:pPr>
        <w:pStyle w:val="ListBullet"/>
        <w:spacing w:after="40"/>
      </w:pPr>
      <w:r>
        <w:t>Adopt OOTB processes as the default, leading with ServiceNow best practices before making iterative adjustments.</w:t>
      </w:r>
    </w:p>
    <w:p w14:paraId="438FBB1F" w14:textId="77777777" w:rsidR="00AB2CB6" w:rsidRDefault="00693246">
      <w:pPr>
        <w:pStyle w:val="ListBullet"/>
        <w:spacing w:after="40"/>
      </w:pPr>
      <w:r>
        <w:t>Modernize Change Management and CMDB alignment to CSDM standards, enabling CI-based risk scoring.</w:t>
      </w:r>
    </w:p>
    <w:p w14:paraId="7C0A67BA" w14:textId="77777777" w:rsidR="00AB2CB6" w:rsidRDefault="00693246">
      <w:pPr>
        <w:pStyle w:val="ListBullet"/>
        <w:spacing w:after="40"/>
      </w:pPr>
      <w:r>
        <w:t>Deliver a modern Employee Center with Virtual Agent, AI Search, and a curated Knowledge Base.</w:t>
      </w:r>
    </w:p>
    <w:p w14:paraId="363A581C" w14:textId="77777777" w:rsidR="00AB2CB6" w:rsidRDefault="00693246">
      <w:pPr>
        <w:pStyle w:val="ListBullet"/>
        <w:spacing w:after="40"/>
      </w:pPr>
      <w:r>
        <w:t>Enable Platform Analytics and Predictive Intelligence to achieve measurable operational ROI.</w:t>
      </w:r>
    </w:p>
    <w:p w14:paraId="775308A7" w14:textId="77777777" w:rsidR="00AB2CB6" w:rsidRDefault="00693246">
      <w:pPr>
        <w:pStyle w:val="ListBullet"/>
        <w:spacing w:after="40"/>
      </w:pPr>
      <w:r>
        <w:t>Establish strict governance to intake, triage, and prioritize platform requests based on business need.</w:t>
      </w:r>
    </w:p>
    <w:p w14:paraId="477FF0BE" w14:textId="2D86DC41" w:rsidR="00AB2CB6" w:rsidRDefault="00693246">
      <w:pPr>
        <w:pStyle w:val="ListBullet"/>
        <w:spacing w:after="40"/>
      </w:pPr>
      <w:r>
        <w:t>Ensure all purchased ServiceNow license SKUs are actively configured and delivering value within the engagement scope.</w:t>
      </w:r>
    </w:p>
    <w:p w14:paraId="1CC61DCC" w14:textId="77777777" w:rsidR="0030275D" w:rsidRDefault="0030275D" w:rsidP="0030275D">
      <w:pPr>
        <w:pStyle w:val="ListBullet"/>
        <w:rPr>
          <w:ins w:id="4" w:author="Tim Hislop" w:date="2026-05-18T11:22:00Z" w16du:dateUtc="2026-05-18T15:22:00Z"/>
        </w:rPr>
      </w:pPr>
      <w:ins w:id="5" w:author="Tim Hislop" w:date="2026-05-18T11:22:00Z" w16du:dateUtc="2026-05-18T15:22:00Z">
        <w:r>
          <w:t>Exiting Domain Separation: Moving to a governed, dedicated instance to remove operational complexities and allow for future expansion.</w:t>
        </w:r>
      </w:ins>
    </w:p>
    <w:p w14:paraId="12438F74" w14:textId="138749E4" w:rsidR="00AB2CB6" w:rsidRPr="006E13F1" w:rsidDel="0030275D" w:rsidRDefault="00693246">
      <w:pPr>
        <w:pStyle w:val="ListBullet"/>
        <w:spacing w:after="40"/>
        <w:rPr>
          <w:del w:id="6" w:author="Tim Hislop" w:date="2026-05-18T11:22:00Z" w16du:dateUtc="2026-05-18T15:22:00Z"/>
          <w:highlight w:val="yellow"/>
        </w:rPr>
      </w:pPr>
      <w:del w:id="7" w:author="Tim Hislop" w:date="2026-05-18T11:20:00Z" w16du:dateUtc="2026-05-18T15:20:00Z">
        <w:r w:rsidDel="0030275D">
          <w:rPr>
            <w:highlight w:val="yellow"/>
          </w:rPr>
          <w:delText>[Add customer-specific goal: e.g., exit</w:delText>
        </w:r>
      </w:del>
      <w:del w:id="8" w:author="Tim Hislop" w:date="2026-05-18T11:22:00Z" w16du:dateUtc="2026-05-18T15:22:00Z">
        <w:r w:rsidDel="0030275D">
          <w:rPr>
            <w:highlight w:val="yellow"/>
          </w:rPr>
          <w:delText xml:space="preserve"> domain separation </w:delText>
        </w:r>
      </w:del>
      <w:del w:id="9" w:author="Tim Hislop" w:date="2026-05-18T11:21:00Z" w16du:dateUtc="2026-05-18T15:21:00Z">
        <w:r w:rsidDel="0030275D">
          <w:rPr>
            <w:highlight w:val="yellow"/>
          </w:rPr>
          <w:delText>/ consolidate instances / etc.]</w:delText>
        </w:r>
      </w:del>
    </w:p>
    <w:p w14:paraId="44E3143B" w14:textId="77777777" w:rsidR="00AB2CB6" w:rsidRDefault="00693246">
      <w:pPr>
        <w:pStyle w:val="Heading2"/>
      </w:pPr>
      <w:bookmarkStart w:id="10" w:name="_Toc229568316"/>
      <w:r>
        <w:t>Current State and Pain Points</w:t>
      </w:r>
      <w:bookmarkEnd w:id="10"/>
    </w:p>
    <w:p w14:paraId="568BF306" w14:textId="77777777" w:rsidR="00AB2CB6" w:rsidRDefault="00693246">
      <w:pPr>
        <w:spacing w:after="160"/>
      </w:pPr>
      <w:r>
        <w:t>The following pain points, identified during pre-engagement discovery with [Customer Organization], form the basis for the scope and sequencing decisions in this SOW:</w:t>
      </w:r>
    </w:p>
    <w:p w14:paraId="51F713FB" w14:textId="77777777" w:rsidR="00AB2CB6" w:rsidRDefault="00693246">
      <w:pPr>
        <w:pStyle w:val="ListBullet"/>
        <w:spacing w:after="40"/>
      </w:pPr>
      <w:r>
        <w:t>Technical debt and accumulated customization that limits AI adoption and upgrade flexibility.</w:t>
      </w:r>
    </w:p>
    <w:p w14:paraId="0EC6661E" w14:textId="77777777" w:rsidR="00AB2CB6" w:rsidRDefault="00693246">
      <w:pPr>
        <w:pStyle w:val="ListBullet"/>
        <w:spacing w:after="40"/>
      </w:pPr>
      <w:r>
        <w:t>Low OOTB adoption resulting in process inefficiencies, complexity, and limited scalability.</w:t>
      </w:r>
    </w:p>
    <w:p w14:paraId="6C484FE2" w14:textId="017633B9" w:rsidR="00AB2CB6" w:rsidDel="0030275D" w:rsidRDefault="0030275D">
      <w:pPr>
        <w:pStyle w:val="ListBullet"/>
        <w:spacing w:after="40"/>
        <w:rPr>
          <w:del w:id="11" w:author="Tim Hislop" w:date="2026-05-18T11:23:00Z" w16du:dateUtc="2026-05-18T15:23:00Z"/>
        </w:rPr>
      </w:pPr>
      <w:ins w:id="12" w:author="Tim Hislop" w:date="2026-05-18T11:23:00Z" w16du:dateUtc="2026-05-18T15:23:00Z">
        <w:r>
          <w:lastRenderedPageBreak/>
          <w:t>Domain Separation Blocks</w:t>
        </w:r>
        <w:r>
          <w:t>, the</w:t>
        </w:r>
        <w:r>
          <w:t xml:space="preserve"> current domain-separated environment complicates operations and prevents the platform from expanding</w:t>
        </w:r>
        <w:r w:rsidDel="0030275D">
          <w:rPr>
            <w:highlight w:val="yellow"/>
          </w:rPr>
          <w:t xml:space="preserve"> </w:t>
        </w:r>
      </w:ins>
      <w:del w:id="13" w:author="Tim Hislop" w:date="2026-05-18T11:23:00Z" w16du:dateUtc="2026-05-18T15:23:00Z">
        <w:r w:rsidR="00693246" w:rsidDel="0030275D">
          <w:rPr>
            <w:highlight w:val="yellow"/>
          </w:rPr>
          <w:delText>[Customer-specific blocker, e.g., domain separation / aging integrations / portal confusion]</w:delText>
        </w:r>
        <w:r w:rsidR="00693246" w:rsidDel="0030275D">
          <w:delText>.</w:delText>
        </w:r>
      </w:del>
    </w:p>
    <w:p w14:paraId="2D2D79C7" w14:textId="77777777" w:rsidR="00AB2CB6" w:rsidRDefault="00693246">
      <w:pPr>
        <w:pStyle w:val="ListBullet"/>
        <w:spacing w:after="40"/>
      </w:pPr>
      <w:r>
        <w:t>User experience gaps: employees uncertain where or how to request services.</w:t>
      </w:r>
    </w:p>
    <w:p w14:paraId="44A597B1" w14:textId="77777777" w:rsidR="00AB2CB6" w:rsidRDefault="00693246">
      <w:pPr>
        <w:pStyle w:val="ListBullet"/>
        <w:spacing w:after="40"/>
      </w:pPr>
      <w:r>
        <w:t>CMDB health issues preventing AI ROI — CI data quality insufficient for risk scoring or automation.</w:t>
      </w:r>
    </w:p>
    <w:p w14:paraId="1F8C0C59" w14:textId="5DAF6BE0" w:rsidR="00AB2CB6" w:rsidRDefault="00693246" w:rsidP="00235EAA">
      <w:pPr>
        <w:pStyle w:val="ListBullet"/>
        <w:spacing w:after="40"/>
      </w:pPr>
      <w:r>
        <w:t>Underutilized license SKUs — purchased capabilities not yet configured or delivering value.</w:t>
      </w:r>
      <w:r>
        <w:br w:type="page"/>
      </w:r>
    </w:p>
    <w:p w14:paraId="5AC277B7" w14:textId="77777777" w:rsidR="00AB2CB6" w:rsidRDefault="00693246">
      <w:pPr>
        <w:pStyle w:val="Heading1"/>
      </w:pPr>
      <w:bookmarkStart w:id="14" w:name="_Toc229568317"/>
      <w:r>
        <w:lastRenderedPageBreak/>
        <w:t>2.  Phase 1: In-Scope Applications and Integrations</w:t>
      </w:r>
      <w:bookmarkEnd w:id="14"/>
    </w:p>
    <w:p w14:paraId="717788F6" w14:textId="77777777" w:rsidR="00AB2CB6" w:rsidRDefault="00693246">
      <w:pPr>
        <w:spacing w:after="160"/>
      </w:pPr>
      <w:r>
        <w:t>The following capabilities are in scope for Phase 1. Each capability is selected because it delivers immediate operational value and serves as a prerequisite for the AI capabilities [Customer Organization] will leverage in subsequent phases.</w:t>
      </w:r>
    </w:p>
    <w:p w14:paraId="11CE2B46" w14:textId="77777777" w:rsidR="00AB2CB6" w:rsidRDefault="00693246">
      <w:pPr>
        <w:pStyle w:val="Heading2"/>
      </w:pPr>
      <w:bookmarkStart w:id="15" w:name="_Toc229568318"/>
      <w:r>
        <w:t>ITSM Core</w:t>
      </w:r>
      <w:bookmarkEnd w:id="15"/>
    </w:p>
    <w:p w14:paraId="2D5ED11B" w14:textId="2D600793" w:rsidR="00AB2CB6" w:rsidRDefault="00693246">
      <w:pPr>
        <w:pStyle w:val="ListBullet"/>
        <w:spacing w:after="40"/>
      </w:pPr>
      <w:r>
        <w:t>Incident Management, Request Management, Knowledge Management.</w:t>
      </w:r>
    </w:p>
    <w:p w14:paraId="2988C6E3" w14:textId="77777777" w:rsidR="00AB2CB6" w:rsidRDefault="00693246">
      <w:pPr>
        <w:pStyle w:val="ListBullet"/>
        <w:spacing w:after="40"/>
      </w:pPr>
      <w:r>
        <w:t>Change Management including CAB Workbench and [2–3] well-defined standard changes.</w:t>
      </w:r>
    </w:p>
    <w:p w14:paraId="7F42B047" w14:textId="77777777" w:rsidR="00AB2CB6" w:rsidRDefault="00693246">
      <w:pPr>
        <w:pStyle w:val="ListBullet"/>
        <w:spacing w:after="40"/>
      </w:pPr>
      <w:r>
        <w:t>Problem Management and Major Incident Management.</w:t>
      </w:r>
    </w:p>
    <w:p w14:paraId="3C718E60" w14:textId="77777777" w:rsidR="00AB2CB6" w:rsidRDefault="00693246">
      <w:pPr>
        <w:pStyle w:val="ListBullet"/>
        <w:spacing w:after="40"/>
      </w:pPr>
      <w:r>
        <w:t>Service Operations Workspace.</w:t>
      </w:r>
    </w:p>
    <w:p w14:paraId="6B6FD901" w14:textId="77777777" w:rsidR="00AB2CB6" w:rsidRDefault="00693246">
      <w:pPr>
        <w:pStyle w:val="Heading2"/>
      </w:pPr>
      <w:bookmarkStart w:id="16" w:name="_Toc229568319"/>
      <w:r>
        <w:t>Service Catalog</w:t>
      </w:r>
      <w:bookmarkEnd w:id="16"/>
    </w:p>
    <w:p w14:paraId="3CE4FD4A" w14:textId="77777777" w:rsidR="00AB2CB6" w:rsidRDefault="00693246">
      <w:pPr>
        <w:pStyle w:val="ListBullet"/>
        <w:spacing w:after="40"/>
      </w:pPr>
      <w:r>
        <w:t>Top [10–15] most impactful existing catalog items with clearly defined activities, workflows, and approvals. Existing catalog configurations are leveraged where they do not introduce technical debt.</w:t>
      </w:r>
    </w:p>
    <w:p w14:paraId="37D5D886" w14:textId="3F115279" w:rsidR="00AB2CB6" w:rsidRDefault="00693246">
      <w:pPr>
        <w:pStyle w:val="ListBullet"/>
        <w:spacing w:after="40"/>
      </w:pPr>
      <w:r>
        <w:t>[2–3] of the Phase 1 catalog items are designed to be generic enough to capture services that do not yet have a dedicated workflow, ensuring no user community is left without a service path. Directed workflows for those services are delivered in later phases.</w:t>
      </w:r>
    </w:p>
    <w:p w14:paraId="21E061F3" w14:textId="77777777" w:rsidR="00AB2CB6" w:rsidRDefault="00693246">
      <w:pPr>
        <w:pStyle w:val="Heading2"/>
      </w:pPr>
      <w:bookmarkStart w:id="17" w:name="_Toc229568320"/>
      <w:r>
        <w:t>Employee Experience</w:t>
      </w:r>
      <w:bookmarkEnd w:id="17"/>
    </w:p>
    <w:p w14:paraId="381A75E1" w14:textId="77777777" w:rsidR="00AB2CB6" w:rsidRDefault="00693246">
      <w:pPr>
        <w:pStyle w:val="ListBullet"/>
        <w:spacing w:after="40"/>
      </w:pPr>
      <w:r>
        <w:t>Employee Center portal.</w:t>
      </w:r>
    </w:p>
    <w:p w14:paraId="6A2900F8" w14:textId="77777777" w:rsidR="00AB2CB6" w:rsidRDefault="00693246">
      <w:pPr>
        <w:pStyle w:val="ListBullet"/>
        <w:spacing w:after="40"/>
      </w:pPr>
      <w:r>
        <w:t xml:space="preserve">Virtual Agent with </w:t>
      </w:r>
      <w:commentRangeStart w:id="18"/>
      <w:r>
        <w:rPr>
          <w:highlight w:val="yellow"/>
        </w:rPr>
        <w:t>[X]</w:t>
      </w:r>
      <w:r>
        <w:t xml:space="preserve"> baseline topic configurations.</w:t>
      </w:r>
    </w:p>
    <w:p w14:paraId="421707D4" w14:textId="77777777" w:rsidR="00AB2CB6" w:rsidRDefault="00693246">
      <w:pPr>
        <w:pStyle w:val="ListBullet"/>
        <w:spacing w:after="40"/>
      </w:pPr>
      <w:r>
        <w:t>AI Search configuration and knowledge base integration.</w:t>
      </w:r>
    </w:p>
    <w:p w14:paraId="089432C6" w14:textId="00EA6665" w:rsidR="00AB2CB6" w:rsidRDefault="00693246">
      <w:pPr>
        <w:pStyle w:val="ListBullet"/>
        <w:spacing w:after="40"/>
      </w:pPr>
      <w:commentRangeStart w:id="19"/>
      <w:r>
        <w:t>Knowledge Management</w:t>
      </w:r>
      <w:ins w:id="20" w:author="Tim Hislop" w:date="2026-05-18T11:17:00Z" w16du:dateUtc="2026-05-18T15:17:00Z">
        <w:r w:rsidR="0030275D">
          <w:t>:</w:t>
        </w:r>
      </w:ins>
      <w:r>
        <w:t xml:space="preserve"> </w:t>
      </w:r>
      <w:ins w:id="21" w:author="Tim Hislop" w:date="2026-05-18T11:17:00Z">
        <w:r w:rsidR="0030275D" w:rsidRPr="0030275D">
          <w:t xml:space="preserve">ECS delivers KM taxonomy, article structure, and baseline </w:t>
        </w:r>
      </w:ins>
      <w:ins w:id="22" w:author="Tim Hislop" w:date="2026-05-18T11:17:00Z" w16du:dateUtc="2026-05-18T15:17:00Z">
        <w:r w:rsidR="0030275D">
          <w:t>content ported from legac</w:t>
        </w:r>
      </w:ins>
      <w:ins w:id="23" w:author="Tim Hislop" w:date="2026-05-18T11:18:00Z" w16du:dateUtc="2026-05-18T15:18:00Z">
        <w:r w:rsidR="0030275D">
          <w:t>y plaform</w:t>
        </w:r>
      </w:ins>
      <w:ins w:id="24" w:author="Tim Hislop" w:date="2026-05-18T11:17:00Z">
        <w:r w:rsidR="0030275D" w:rsidRPr="0030275D">
          <w:t>se</w:t>
        </w:r>
      </w:ins>
      <w:del w:id="25" w:author="Tim Hislop" w:date="2026-05-18T11:17:00Z" w16du:dateUtc="2026-05-18T15:17:00Z">
        <w:r w:rsidDel="0030275D">
          <w:delText>curation and baseline article set.</w:delText>
        </w:r>
        <w:commentRangeEnd w:id="19"/>
        <w:r w:rsidR="0030275D" w:rsidDel="0030275D">
          <w:rPr>
            <w:rStyle w:val="CommentReference"/>
            <w:sz w:val="22"/>
            <w:szCs w:val="22"/>
          </w:rPr>
          <w:commentReference w:id="19"/>
        </w:r>
      </w:del>
    </w:p>
    <w:p w14:paraId="386C98D7" w14:textId="77777777" w:rsidR="00AB2CB6" w:rsidRDefault="00693246">
      <w:pPr>
        <w:pStyle w:val="Heading2"/>
      </w:pPr>
      <w:bookmarkStart w:id="26" w:name="_Toc229568321"/>
      <w:r>
        <w:t>Platform Baselines</w:t>
      </w:r>
      <w:bookmarkEnd w:id="26"/>
    </w:p>
    <w:p w14:paraId="393051D0" w14:textId="77777777" w:rsidR="00AB2CB6" w:rsidRDefault="00693246">
      <w:pPr>
        <w:pStyle w:val="ListBullet"/>
        <w:spacing w:after="40"/>
      </w:pPr>
      <w:r>
        <w:t>Subscription Management — configured as a platform-level baseline for license visibility.</w:t>
      </w:r>
    </w:p>
    <w:p w14:paraId="0DBF6D03" w14:textId="77777777" w:rsidR="00AB2CB6" w:rsidRDefault="00693246">
      <w:pPr>
        <w:pStyle w:val="ListBullet"/>
        <w:spacing w:after="40"/>
      </w:pPr>
      <w:r>
        <w:t>Security Center — baseline posture visibility from day one.</w:t>
      </w:r>
    </w:p>
    <w:p w14:paraId="03C5B468" w14:textId="506C7864" w:rsidR="00AB2CB6" w:rsidRDefault="00693246">
      <w:pPr>
        <w:pStyle w:val="ListBullet"/>
        <w:spacing w:after="40"/>
      </w:pPr>
      <w:r>
        <w:t>Predictive Intelligence, Task Intelligence.</w:t>
      </w:r>
    </w:p>
    <w:p w14:paraId="52A6A29E" w14:textId="77777777" w:rsidR="00AB2CB6" w:rsidRDefault="00693246">
      <w:pPr>
        <w:pStyle w:val="ListBullet"/>
        <w:spacing w:after="40"/>
      </w:pPr>
      <w:r>
        <w:t>Platform Analytics, Data Visualization, Benchmarks.</w:t>
      </w:r>
    </w:p>
    <w:p w14:paraId="5DB96103" w14:textId="77777777" w:rsidR="00AB2CB6" w:rsidRDefault="00693246">
      <w:pPr>
        <w:pStyle w:val="Heading2"/>
      </w:pPr>
      <w:bookmarkStart w:id="27" w:name="_Toc229568322"/>
      <w:r>
        <w:t>CMDB and CSDM</w:t>
      </w:r>
      <w:bookmarkEnd w:id="27"/>
    </w:p>
    <w:p w14:paraId="2BCB9339" w14:textId="77777777" w:rsidR="00AB2CB6" w:rsidRDefault="00693246">
      <w:pPr>
        <w:pStyle w:val="ListBullet"/>
        <w:spacing w:after="40"/>
      </w:pPr>
      <w:r>
        <w:t>Foundational alignment to CSDM best practices.</w:t>
      </w:r>
    </w:p>
    <w:p w14:paraId="3BDBB119" w14:textId="77777777" w:rsidR="00AB2CB6" w:rsidRDefault="00693246">
      <w:pPr>
        <w:pStyle w:val="ListBullet"/>
        <w:spacing w:after="40"/>
      </w:pPr>
      <w:r>
        <w:t>CMDB and CI relationship standards established.</w:t>
      </w:r>
    </w:p>
    <w:p w14:paraId="7625D92E" w14:textId="77777777" w:rsidR="00AB2CB6" w:rsidRDefault="00693246">
      <w:pPr>
        <w:pStyle w:val="ListBullet"/>
        <w:spacing w:after="40"/>
      </w:pPr>
      <w:r>
        <w:t xml:space="preserve">Discovery and Service Graph Connectors for </w:t>
      </w:r>
      <w:r>
        <w:rPr>
          <w:highlight w:val="yellow"/>
        </w:rPr>
        <w:t>[SCCM / Intune / other — list specifically]</w:t>
      </w:r>
      <w:r>
        <w:t>.</w:t>
      </w:r>
    </w:p>
    <w:p w14:paraId="2509B665" w14:textId="77777777" w:rsidR="00AB2CB6" w:rsidRDefault="00693246">
      <w:pPr>
        <w:pStyle w:val="ListBullet"/>
        <w:spacing w:after="40"/>
      </w:pPr>
      <w:r>
        <w:t xml:space="preserve">Current Discovery configuration leveraged where it does not introduce technical </w:t>
      </w:r>
      <w:commentRangeStart w:id="28"/>
      <w:commentRangeStart w:id="29"/>
      <w:commentRangeStart w:id="30"/>
      <w:r>
        <w:t>debt</w:t>
      </w:r>
      <w:commentRangeEnd w:id="28"/>
      <w:r w:rsidR="0030275D">
        <w:rPr>
          <w:rStyle w:val="CommentReference"/>
          <w:sz w:val="22"/>
          <w:szCs w:val="22"/>
        </w:rPr>
        <w:commentReference w:id="28"/>
      </w:r>
      <w:commentRangeEnd w:id="29"/>
      <w:r>
        <w:rPr>
          <w:rStyle w:val="CommentReference"/>
          <w:sz w:val="22"/>
          <w:szCs w:val="22"/>
        </w:rPr>
        <w:commentReference w:id="29"/>
      </w:r>
      <w:commentRangeEnd w:id="30"/>
      <w:r w:rsidR="0030275D">
        <w:rPr>
          <w:rStyle w:val="CommentReference"/>
          <w:sz w:val="22"/>
          <w:szCs w:val="22"/>
        </w:rPr>
        <w:commentReference w:id="30"/>
      </w:r>
      <w:r>
        <w:t>.</w:t>
      </w:r>
    </w:p>
    <w:p w14:paraId="00A6FDC3" w14:textId="77777777" w:rsidR="00AB2CB6" w:rsidRDefault="00693246">
      <w:pPr>
        <w:pStyle w:val="Heading2"/>
      </w:pPr>
      <w:bookmarkStart w:id="31" w:name="_Toc229568323"/>
      <w:r>
        <w:t>Hardware Asset Management (HAM)</w:t>
      </w:r>
      <w:bookmarkEnd w:id="31"/>
    </w:p>
    <w:p w14:paraId="2161D6BE" w14:textId="77777777" w:rsidR="00AB2CB6" w:rsidRDefault="00693246">
      <w:pPr>
        <w:pStyle w:val="ListBullet"/>
        <w:spacing w:after="40"/>
      </w:pPr>
      <w:r>
        <w:t xml:space="preserve">Stockrooms and HAM foundational configuration to ensure CSDM alignment in Phase </w:t>
      </w:r>
      <w:commentRangeStart w:id="32"/>
      <w:commentRangeStart w:id="33"/>
      <w:commentRangeStart w:id="34"/>
      <w:r>
        <w:t>1</w:t>
      </w:r>
      <w:commentRangeEnd w:id="32"/>
      <w:r w:rsidR="0030275D">
        <w:rPr>
          <w:rStyle w:val="CommentReference"/>
          <w:sz w:val="22"/>
          <w:szCs w:val="22"/>
        </w:rPr>
        <w:commentReference w:id="32"/>
      </w:r>
      <w:commentRangeEnd w:id="33"/>
      <w:r>
        <w:rPr>
          <w:rStyle w:val="CommentReference"/>
          <w:sz w:val="22"/>
          <w:szCs w:val="22"/>
        </w:rPr>
        <w:commentReference w:id="33"/>
      </w:r>
      <w:commentRangeEnd w:id="34"/>
      <w:r w:rsidR="0065797C">
        <w:rPr>
          <w:rStyle w:val="CommentReference"/>
          <w:sz w:val="22"/>
          <w:szCs w:val="22"/>
        </w:rPr>
        <w:commentReference w:id="34"/>
      </w:r>
      <w:r>
        <w:t>.</w:t>
      </w:r>
    </w:p>
    <w:p w14:paraId="4177F3A4" w14:textId="77777777" w:rsidR="00AB2CB6" w:rsidRDefault="00693246">
      <w:pPr>
        <w:pStyle w:val="Heading2"/>
      </w:pPr>
      <w:bookmarkStart w:id="35" w:name="_Toc229568324"/>
      <w:r>
        <w:lastRenderedPageBreak/>
        <w:t>Integrations</w:t>
      </w:r>
      <w:bookmarkEnd w:id="35"/>
    </w:p>
    <w:p w14:paraId="31CABDE6" w14:textId="77777777" w:rsidR="00AB2CB6" w:rsidRDefault="00693246">
      <w:pPr>
        <w:pStyle w:val="ListBullet"/>
        <w:spacing w:after="40"/>
      </w:pPr>
      <w:r>
        <w:t>Active Directory (AD) and Single Sign-On (SSO) — current configuration leveraged where aligned to best practices.</w:t>
      </w:r>
    </w:p>
    <w:p w14:paraId="49E3DE25" w14:textId="48F28F01" w:rsidR="00AB2CB6" w:rsidRDefault="00693246">
      <w:pPr>
        <w:pStyle w:val="ListBullet"/>
        <w:spacing w:after="40"/>
      </w:pPr>
      <w:r>
        <w:t>MS SCCM (current existing integration)</w:t>
      </w:r>
    </w:p>
    <w:p w14:paraId="04F13F71" w14:textId="5AC8697C" w:rsidR="00330B79" w:rsidRDefault="00330B79">
      <w:pPr>
        <w:pStyle w:val="ListBullet"/>
        <w:spacing w:after="40"/>
      </w:pPr>
      <w:r>
        <w:t>inTune (current existing integration)</w:t>
      </w:r>
    </w:p>
    <w:p w14:paraId="0E59C666" w14:textId="6B14B8D6"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AI ALIGNMENT NOTE: Each capability above is selected because it both delivers immediate operational value and is a prerequisite for AI capabilities [Customer Organization] has invested in. The OOTB foundation established in Phase 1 is the architectural requirement for Now Assist, Agentic Agents, and the Workflow Data Fabric.</w:t>
      </w:r>
    </w:p>
    <w:p w14:paraId="251CEB22" w14:textId="062ADE7A" w:rsidR="00AB2CB6" w:rsidRDefault="00693246">
      <w:pPr>
        <w:pStyle w:val="Heading1"/>
      </w:pPr>
      <w:bookmarkStart w:id="36" w:name="_Toc229568325"/>
      <w:r>
        <w:t>3.  Technical Approach: The OOTB-First Framework</w:t>
      </w:r>
      <w:bookmarkEnd w:id="36"/>
    </w:p>
    <w:p w14:paraId="6175340B" w14:textId="77777777" w:rsidR="00AB2CB6" w:rsidRDefault="00693246">
      <w:pPr>
        <w:spacing w:after="160"/>
      </w:pPr>
      <w:r>
        <w:t>The goal of this engagement is to make customization the exception rather than the default. Every in-scope application build begins with a demonstration of out-of-the-box ServiceNow functionality. Any delta between the baseline and a user story requirement must be justified by a documented business necessity, scoped to budget, and signed off by the Project Sponsor before ECS proceeds with configuration.</w:t>
      </w:r>
    </w:p>
    <w:p w14:paraId="4E9EE65F" w14:textId="77777777" w:rsidR="00D3306E" w:rsidRDefault="00D3306E" w:rsidP="006E13F1">
      <w:r>
        <w:t>The "OOTB Baseline" defines the scope specifically as the implementation and configuration of out-of-the-box ServiceNow functionality as defined by the ServiceNow Product Documentation for the installed release for all in-scope applications.</w:t>
      </w:r>
    </w:p>
    <w:p w14:paraId="685A68C7" w14:textId="77777777" w:rsidR="00AB2CB6" w:rsidRDefault="00693246">
      <w:pPr>
        <w:spacing w:after="160"/>
      </w:pPr>
      <w:r>
        <w:t>An acceptable threshold for deviating from OOTB is qualitative: a delta is acceptable only when it is (a) tied to a documented business outcome, (b) cannot be met by configuration of an OOTB capability, and (c) signed off by the Project Sponsor. ECS will proactively present the OOTB alternative in every case before a deviation is considered.</w:t>
      </w:r>
    </w:p>
    <w:p w14:paraId="6F7291E0" w14:textId="77777777" w:rsidR="00AB2CB6" w:rsidRDefault="00693246">
      <w:pPr>
        <w:pStyle w:val="Heading2"/>
      </w:pPr>
      <w:bookmarkStart w:id="37" w:name="_Toc229568326"/>
      <w:r>
        <w:t>The Rule of Three</w:t>
      </w:r>
      <w:bookmarkEnd w:id="37"/>
    </w:p>
    <w:p w14:paraId="19533AAF" w14:textId="77777777" w:rsidR="00AB2CB6" w:rsidRDefault="00693246">
      <w:pPr>
        <w:spacing w:after="160"/>
      </w:pPr>
      <w:r>
        <w:t>If a requirement cannot be met by (1) Configuration, (2) UI Policy, or (3) Flow Designer, it is treated as a Customization. Customizations require a separate technical review, a formal impact assessment against scope and budget, and Project Sponsor approval before work begins.</w:t>
      </w:r>
    </w:p>
    <w:p w14:paraId="28FF0C3D" w14:textId="77777777" w:rsidR="00AB2CB6" w:rsidRDefault="00693246">
      <w:pPr>
        <w:pStyle w:val="Heading2"/>
      </w:pPr>
      <w:bookmarkStart w:id="38" w:name="_Toc229568327"/>
      <w:r>
        <w:t>Definition of Done</w:t>
      </w:r>
      <w:bookmarkEnd w:id="38"/>
    </w:p>
    <w:p w14:paraId="5B8550A2" w14:textId="77777777" w:rsidR="00AB2CB6" w:rsidRDefault="00693246">
      <w:pPr>
        <w:spacing w:after="160"/>
      </w:pPr>
      <w:r>
        <w:t>A user story is considered Done when:</w:t>
      </w:r>
    </w:p>
    <w:p w14:paraId="452C03B1" w14:textId="5E72AE34" w:rsidR="00C5665F" w:rsidDel="0030275D" w:rsidRDefault="0030275D">
      <w:pPr>
        <w:pStyle w:val="ListBullet"/>
        <w:spacing w:after="40"/>
        <w:rPr>
          <w:del w:id="39" w:author="Tim Hislop" w:date="2026-05-18T11:16:00Z" w16du:dateUtc="2026-05-18T15:16:00Z"/>
        </w:rPr>
      </w:pPr>
      <w:ins w:id="40" w:author="Tim Hislop" w:date="2026-05-18T11:16:00Z">
        <w:r w:rsidRPr="0030275D">
          <w:t>Acceptance criteria were reviewed and approved by the Product Owner prior to build commencing.</w:t>
        </w:r>
      </w:ins>
      <w:commentRangeStart w:id="41"/>
      <w:del w:id="42" w:author="Tim Hislop" w:date="2026-05-18T11:16:00Z" w16du:dateUtc="2026-05-18T15:16:00Z">
        <w:r w:rsidR="00C5665F" w:rsidDel="0030275D">
          <w:delText>Acceptance criteria must be approved by the product owner prior to any development work</w:delText>
        </w:r>
        <w:commentRangeEnd w:id="41"/>
        <w:r w:rsidDel="0030275D">
          <w:rPr>
            <w:rStyle w:val="CommentReference"/>
            <w:sz w:val="22"/>
            <w:szCs w:val="22"/>
          </w:rPr>
          <w:commentReference w:id="41"/>
        </w:r>
      </w:del>
    </w:p>
    <w:p w14:paraId="247333D7" w14:textId="04091CE3" w:rsidR="00AB2CB6" w:rsidRDefault="00693246">
      <w:pPr>
        <w:pStyle w:val="ListBullet"/>
        <w:spacing w:after="40"/>
      </w:pPr>
      <w:r>
        <w:t>All acceptance criteria in the user story have been met and approved by the Product Owner or assigned delegate.</w:t>
      </w:r>
    </w:p>
    <w:p w14:paraId="7298828A" w14:textId="59C7D44F" w:rsidR="00AB2CB6" w:rsidRDefault="00693246">
      <w:pPr>
        <w:pStyle w:val="ListBullet"/>
        <w:spacing w:after="40"/>
      </w:pPr>
      <w:r>
        <w:t>The configuration adheres to the Rule of Three unless a Customization has been approved by the Project Sponsor and ECS Implementation Team.</w:t>
      </w:r>
    </w:p>
    <w:p w14:paraId="5FD4D441" w14:textId="77777777" w:rsidR="00AB2CB6" w:rsidRDefault="00693246">
      <w:pPr>
        <w:pStyle w:val="ListBullet"/>
        <w:spacing w:after="40"/>
      </w:pPr>
      <w:r>
        <w:t>The configuration is documented in the relevant design artifact and the sprint workbook is updated.</w:t>
      </w:r>
    </w:p>
    <w:p w14:paraId="02DF9FA7" w14:textId="77777777" w:rsidR="00AB2CB6" w:rsidRDefault="00693246">
      <w:pPr>
        <w:pStyle w:val="Heading2"/>
      </w:pPr>
      <w:bookmarkStart w:id="43" w:name="_Toc229568328"/>
      <w:r>
        <w:lastRenderedPageBreak/>
        <w:t>MVP Mindset</w:t>
      </w:r>
      <w:bookmarkEnd w:id="43"/>
    </w:p>
    <w:p w14:paraId="57FC7B92" w14:textId="09346AEC" w:rsidR="00AB2CB6" w:rsidRDefault="00693246">
      <w:pPr>
        <w:spacing w:after="160"/>
      </w:pPr>
      <w:r>
        <w:t xml:space="preserve">To complete this engagement within the </w:t>
      </w:r>
      <w:r>
        <w:rPr>
          <w:highlight w:val="yellow"/>
        </w:rPr>
        <w:t>[X]-</w:t>
      </w:r>
      <w:r>
        <w:t>week timeline and achieve a Go-Live at week</w:t>
      </w:r>
      <w:ins w:id="44" w:author="Tim Hislop" w:date="2026-05-18T11:16:00Z" w16du:dateUtc="2026-05-18T15:16:00Z">
        <w:r w:rsidR="0030275D">
          <w:t xml:space="preserve"> during month 4</w:t>
        </w:r>
      </w:ins>
      <w:del w:id="45" w:author="Tim Hislop" w:date="2026-05-18T11:16:00Z" w16du:dateUtc="2026-05-18T15:16:00Z">
        <w:r w:rsidDel="0030275D">
          <w:delText xml:space="preserve"> </w:delText>
        </w:r>
        <w:commentRangeStart w:id="46"/>
        <w:r w:rsidDel="0030275D">
          <w:rPr>
            <w:highlight w:val="yellow"/>
          </w:rPr>
          <w:delText>[16]</w:delText>
        </w:r>
      </w:del>
      <w:r>
        <w:rPr>
          <w:highlight w:val="yellow"/>
        </w:rPr>
        <w:t>,</w:t>
      </w:r>
      <w:commentRangeEnd w:id="46"/>
      <w:r w:rsidR="0030275D">
        <w:rPr>
          <w:rStyle w:val="CommentReference"/>
          <w:sz w:val="22"/>
          <w:szCs w:val="22"/>
        </w:rPr>
        <w:commentReference w:id="46"/>
      </w:r>
      <w:r>
        <w:t xml:space="preserve"> ECS and [Customer Organization] will maintain an MVP mindset: delivering a baseline implementation for all in-scope applications while capturing secondary and enhancement requirements in the backlog for the Phase 2 roadmap. This keeps the initial implementation clean and the timeline protected.</w:t>
      </w:r>
    </w:p>
    <w:p w14:paraId="0C1D68D6" w14:textId="77777777" w:rsidR="00AB2CB6" w:rsidRDefault="00693246">
      <w:pPr>
        <w:pStyle w:val="Heading2"/>
      </w:pPr>
      <w:bookmarkStart w:id="47" w:name="_Toc229568329"/>
      <w:r>
        <w:t>Low-Code / No-Code Governance</w:t>
      </w:r>
      <w:bookmarkEnd w:id="47"/>
    </w:p>
    <w:p w14:paraId="5F4B8739" w14:textId="018A842D" w:rsidR="00AB2CB6" w:rsidRDefault="00693246">
      <w:pPr>
        <w:spacing w:after="160"/>
      </w:pPr>
      <w:r>
        <w:t>ServiceNow configuration will prioritize Flow Designer, Decision Tables, and UI Builder over custom Script Includes or Jelly/Angular modifications. Any request that requires scripted solutions is subject to the Rule of Three review and may require a Project Change Request (PCR).</w:t>
      </w:r>
    </w:p>
    <w:p w14:paraId="6F8F795C" w14:textId="77777777" w:rsidR="00AB2CB6" w:rsidRDefault="00693246">
      <w:pPr>
        <w:pStyle w:val="Heading2"/>
      </w:pPr>
      <w:bookmarkStart w:id="48" w:name="_Toc229568330"/>
      <w:r>
        <w:t>Upgradeability Scorecard</w:t>
      </w:r>
      <w:bookmarkEnd w:id="48"/>
    </w:p>
    <w:p w14:paraId="6E2FAE96" w14:textId="6D3616CA" w:rsidR="00AB2CB6" w:rsidRDefault="002B20C8">
      <w:pPr>
        <w:spacing w:after="160"/>
      </w:pPr>
      <w:r>
        <w:t>During an upgrade, the baseline configuration is assessed for its impact on future ServiceNow upgrades. If a request creates a Skipped Record risk for the next ServiceNow family version, it is flagged for the Governance Triage Log and brought to the Customization Council for disposition.</w:t>
      </w:r>
    </w:p>
    <w:p w14:paraId="3649AD8C" w14:textId="77777777" w:rsidR="00AB2CB6" w:rsidRDefault="00693246">
      <w:pPr>
        <w:pStyle w:val="Heading2"/>
      </w:pPr>
      <w:bookmarkStart w:id="49" w:name="_Toc229568331"/>
      <w:r>
        <w:t>Intelligent Reuse: Accelerating Delivery Without Compromising OOTB</w:t>
      </w:r>
      <w:bookmarkEnd w:id="49"/>
    </w:p>
    <w:p w14:paraId="4393B3D8" w14:textId="77777777" w:rsidR="00AB2CB6" w:rsidRDefault="00693246">
      <w:pPr>
        <w:spacing w:after="160"/>
      </w:pPr>
      <w:r>
        <w:t>A pragmatic accelerator for the delivery timeline is the intelligent reuse of [Customer Organization]’s existing platform investments where they align with the OOTB pattern. ECS and [Customer Organization]’s technical leadership will assess current configurations and port them to the new instance where doing so does not introduce technical debt.</w:t>
      </w:r>
    </w:p>
    <w:p w14:paraId="14673319" w14:textId="77777777" w:rsidR="00AB2CB6" w:rsidRDefault="00693246">
      <w:pPr>
        <w:pStyle w:val="ListBullet"/>
        <w:spacing w:after="40"/>
      </w:pPr>
      <w:r>
        <w:t>Integration configurations (AD/SSO, Discovery, SCCM/Intune): ECS reviews current integration designs with [Customer Organization] SMEs and ports the working configuration where it aligns to current best practices.</w:t>
      </w:r>
    </w:p>
    <w:p w14:paraId="56200073" w14:textId="77777777" w:rsidR="00AB2CB6" w:rsidRDefault="00693246">
      <w:pPr>
        <w:pStyle w:val="ListBullet"/>
        <w:spacing w:after="40"/>
      </w:pPr>
      <w:r>
        <w:t>Service Catalog items: Existing items using OOTB workflow patterns and standard form variables are ported and adapted. Items relying on custom Script Includes or non-standard data models are rebuilt against the OOTB pattern.</w:t>
      </w:r>
    </w:p>
    <w:p w14:paraId="24BE28BA" w14:textId="77777777" w:rsidR="00AB2CB6" w:rsidRDefault="00693246">
      <w:pPr>
        <w:pStyle w:val="ListBullet"/>
        <w:spacing w:after="40"/>
      </w:pPr>
      <w:r>
        <w:t>Knowledge articles: KM articles are curated and ported as a baseline for the new KM instance and Virtual Agent / AI Search content. Stale, redundant, or off-pattern articles are retired rather than ported.</w:t>
      </w:r>
    </w:p>
    <w:p w14:paraId="140EA60D" w14:textId="51DC7E8A"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The principle: reuse what aligns to OOTB; rebuild what does not. This accelerates delivery while preserving the OOTB-first discipline that makes the platform AI-ready.</w:t>
      </w:r>
    </w:p>
    <w:p w14:paraId="1104FB65" w14:textId="77777777" w:rsidR="00AB2CB6" w:rsidRDefault="00693246">
      <w:pPr>
        <w:pStyle w:val="Heading1"/>
      </w:pPr>
      <w:bookmarkStart w:id="50" w:name="_Toc229568332"/>
      <w:r>
        <w:t>4.  Delivery Approach and Engagement Model</w:t>
      </w:r>
      <w:bookmarkEnd w:id="50"/>
    </w:p>
    <w:p w14:paraId="072D0DCA" w14:textId="77777777" w:rsidR="00AB2CB6" w:rsidRDefault="00693246">
      <w:pPr>
        <w:pStyle w:val="Heading2"/>
      </w:pPr>
      <w:bookmarkStart w:id="51" w:name="_Toc229568333"/>
      <w:r>
        <w:t>Workshop Model</w:t>
      </w:r>
      <w:bookmarkEnd w:id="51"/>
    </w:p>
    <w:p w14:paraId="6676A56B" w14:textId="77777777" w:rsidR="00AB2CB6" w:rsidRDefault="00693246">
      <w:pPr>
        <w:spacing w:after="160"/>
      </w:pPr>
      <w:r>
        <w:t xml:space="preserve">The engagement is anchored by a structured, Just-in-Time workshop approach that grounds every design decision in standard ServiceNow OOTB capability before any deviation is considered. Workshops are deliberately short, outcome-oriented sessions where the platform demonstrates the work first, and </w:t>
      </w:r>
      <w:r>
        <w:lastRenderedPageBreak/>
        <w:t>the conversation focuses on the narrow set of decisions [Customer Organization] actually needs to make.</w:t>
      </w:r>
    </w:p>
    <w:p w14:paraId="70B4EC0F" w14:textId="77777777" w:rsidR="00AB2CB6" w:rsidRDefault="00693246">
      <w:pPr>
        <w:spacing w:after="160"/>
      </w:pPr>
      <w:r>
        <w:t>Workshops are organized into five tiers, each tied directly to the active sprint backlog:</w:t>
      </w:r>
    </w:p>
    <w:p w14:paraId="67D0F4C2" w14:textId="77777777" w:rsidR="00AB2CB6" w:rsidRDefault="00693246">
      <w:pPr>
        <w:pStyle w:val="ListBullet"/>
        <w:spacing w:after="40"/>
      </w:pPr>
      <w:r>
        <w:t>Accelerator Pack Workshops: Capture foundational core data required to execute the build (CSDM, CMDB classes, locations, groups, assignment rules, catalog taxonomy, reference datasets).</w:t>
      </w:r>
    </w:p>
    <w:p w14:paraId="564A9350" w14:textId="77777777" w:rsidR="00AB2CB6" w:rsidRDefault="00693246">
      <w:pPr>
        <w:pStyle w:val="ListBullet"/>
        <w:spacing w:after="40"/>
      </w:pPr>
      <w:r>
        <w:t>CSDM Workshops: Establish the Common Service Data Model foundation that every downstream workstream depends on.</w:t>
      </w:r>
    </w:p>
    <w:p w14:paraId="06023FEE" w14:textId="77777777" w:rsidR="00AB2CB6" w:rsidRDefault="00693246">
      <w:pPr>
        <w:pStyle w:val="ListBullet"/>
        <w:spacing w:after="40"/>
      </w:pPr>
      <w:r>
        <w:t>Process Design Workshops: One per in-scope ITSM process — demonstrate OOTB capability, identify the minimal set of decisions, and close with documented decisions before the sprint begins.</w:t>
      </w:r>
    </w:p>
    <w:p w14:paraId="1F5B351A" w14:textId="77777777" w:rsidR="00AB2CB6" w:rsidRDefault="00693246">
      <w:pPr>
        <w:pStyle w:val="ListBullet"/>
        <w:spacing w:after="40"/>
      </w:pPr>
      <w:r>
        <w:t>Employee Experience Workshops: Employee Center structure, Virtual Agent topic design, Knowledge Management taxonomy, and AI Search configuration.</w:t>
      </w:r>
    </w:p>
    <w:p w14:paraId="0910DD4C" w14:textId="77777777" w:rsidR="00AB2CB6" w:rsidRDefault="00693246">
      <w:pPr>
        <w:pStyle w:val="ListBullet"/>
        <w:spacing w:after="40"/>
      </w:pPr>
      <w:r>
        <w:t>Validation Workshops: UAT facilitation, stakeholder sign-off, and go-live readiness review.</w:t>
      </w:r>
    </w:p>
    <w:p w14:paraId="4D1572D7" w14:textId="3F002EC8" w:rsidR="00DB4838" w:rsidRDefault="00DB4838">
      <w:pPr>
        <w:pStyle w:val="ListBullet"/>
        <w:spacing w:after="40"/>
      </w:pPr>
      <w:r>
        <w:t>During initial workshops, it is [Customer Organization]’s responsibility to ensure all relevant stakeholders and product owners are available and actively participate in order to prevent facilitate timely and informed decisions and to avoid potential delays, rework, PCRs.</w:t>
      </w:r>
    </w:p>
    <w:p w14:paraId="67065E96" w14:textId="77777777" w:rsidR="00AB2CB6" w:rsidRDefault="00693246">
      <w:pPr>
        <w:pStyle w:val="Heading2"/>
      </w:pPr>
      <w:bookmarkStart w:id="52" w:name="_Toc229568334"/>
      <w:r>
        <w:t>Sprint Sequencing</w:t>
      </w:r>
      <w:bookmarkEnd w:id="52"/>
    </w:p>
    <w:tbl>
      <w:tblPr>
        <w:tblW w:w="0" w:type="auto"/>
        <w:tblLook w:val="04A0" w:firstRow="1" w:lastRow="0" w:firstColumn="1" w:lastColumn="0" w:noHBand="0" w:noVBand="1"/>
      </w:tblPr>
      <w:tblGrid>
        <w:gridCol w:w="1036"/>
        <w:gridCol w:w="1581"/>
        <w:gridCol w:w="7063"/>
      </w:tblGrid>
      <w:tr w:rsidR="00AB2CB6" w14:paraId="6663A739"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A67803F" w14:textId="77777777" w:rsidR="00AB2CB6" w:rsidRDefault="00693246">
            <w:pPr>
              <w:spacing w:before="40" w:after="40"/>
            </w:pPr>
            <w:r>
              <w:rPr>
                <w:b/>
                <w:color w:val="FFFFFF"/>
              </w:rPr>
              <w:t>Sprint</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FAFF655" w14:textId="77777777" w:rsidR="00AB2CB6" w:rsidRDefault="00693246">
            <w:pPr>
              <w:spacing w:before="40" w:after="40"/>
            </w:pPr>
            <w:r>
              <w:rPr>
                <w:b/>
                <w:color w:val="FFFFFF"/>
              </w:rPr>
              <w:t>Phase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C8A080D" w14:textId="77777777" w:rsidR="00AB2CB6" w:rsidRDefault="00693246">
            <w:pPr>
              <w:spacing w:before="40" w:after="40"/>
            </w:pPr>
            <w:r>
              <w:rPr>
                <w:b/>
                <w:color w:val="FFFFFF"/>
              </w:rPr>
              <w:t>Focus Areas</w:t>
            </w:r>
          </w:p>
        </w:tc>
      </w:tr>
      <w:tr w:rsidR="00AB2CB6" w14:paraId="138AE895"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8132102" w14:textId="77777777" w:rsidR="00AB2CB6" w:rsidRDefault="00693246">
            <w:pPr>
              <w:spacing w:before="40" w:after="40"/>
            </w:pPr>
            <w:r>
              <w:rPr>
                <w:sz w:val="20"/>
              </w:rPr>
              <w:t>Sprint 0</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0E60166" w14:textId="77777777" w:rsidR="00AB2CB6" w:rsidRDefault="00693246">
            <w:pPr>
              <w:spacing w:before="40" w:after="40"/>
            </w:pPr>
            <w:r>
              <w:rPr>
                <w:sz w:val="20"/>
              </w:rPr>
              <w:t>Initiate &amp; Plan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2D07E53" w14:textId="77777777" w:rsidR="00AB2CB6" w:rsidRDefault="00693246">
            <w:pPr>
              <w:spacing w:before="40" w:after="40"/>
            </w:pPr>
            <w:r>
              <w:rPr>
                <w:sz w:val="20"/>
              </w:rPr>
              <w:t>Project kickoff, governance setup, environment provisioning, Accelerator Pack data collection, CSDM alignment workshop</w:t>
            </w:r>
          </w:p>
        </w:tc>
      </w:tr>
      <w:tr w:rsidR="00AB2CB6" w14:paraId="77020767"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30958F9" w14:textId="77777777" w:rsidR="00AB2CB6" w:rsidRDefault="00693246">
            <w:pPr>
              <w:spacing w:before="40" w:after="40"/>
            </w:pPr>
            <w:r>
              <w:rPr>
                <w:sz w:val="20"/>
              </w:rPr>
              <w:t>Sprint 1</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8A725D2" w14:textId="77777777" w:rsidR="00AB2CB6" w:rsidRDefault="00693246">
            <w:pPr>
              <w:spacing w:before="40" w:after="40"/>
            </w:pPr>
            <w:r>
              <w:rPr>
                <w:sz w:val="20"/>
              </w:rPr>
              <w:t>Execute — Month 1</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F62A934" w14:textId="77777777" w:rsidR="00AB2CB6" w:rsidRDefault="00693246">
            <w:pPr>
              <w:spacing w:before="40" w:after="40"/>
            </w:pPr>
            <w:r>
              <w:rPr>
                <w:sz w:val="20"/>
              </w:rPr>
              <w:t>Platform architecture, CSDM validation, ITSM design workshops, Discovery / Service Graph Connectors initiation</w:t>
            </w:r>
          </w:p>
        </w:tc>
      </w:tr>
      <w:tr w:rsidR="00AB2CB6" w14:paraId="5894D2D1"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3E3009E" w14:textId="77777777" w:rsidR="00AB2CB6" w:rsidRDefault="00693246">
            <w:pPr>
              <w:spacing w:before="40" w:after="40"/>
            </w:pPr>
            <w:r>
              <w:rPr>
                <w:sz w:val="20"/>
              </w:rPr>
              <w:t>Sprint 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69B6D29" w14:textId="77777777" w:rsidR="00AB2CB6" w:rsidRDefault="00693246">
            <w:pPr>
              <w:spacing w:before="40" w:after="40"/>
            </w:pPr>
            <w:r>
              <w:rPr>
                <w:sz w:val="20"/>
              </w:rPr>
              <w:t>Execute — Month 1</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3B7ADD7" w14:textId="77777777" w:rsidR="00AB2CB6" w:rsidRDefault="00693246">
            <w:pPr>
              <w:spacing w:before="40" w:after="40"/>
            </w:pPr>
            <w:r>
              <w:rPr>
                <w:sz w:val="20"/>
              </w:rPr>
              <w:t>CMDB normalization, ITSM Core configuration begins (Incident, Problem), integration review</w:t>
            </w:r>
          </w:p>
        </w:tc>
      </w:tr>
      <w:tr w:rsidR="00AB2CB6" w14:paraId="0D609774"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068813A" w14:textId="77777777" w:rsidR="00AB2CB6" w:rsidRDefault="00693246">
            <w:pPr>
              <w:spacing w:before="40" w:after="40"/>
            </w:pPr>
            <w:r>
              <w:rPr>
                <w:sz w:val="20"/>
              </w:rPr>
              <w:t>Sprint 3</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4327E17" w14:textId="77777777" w:rsidR="00AB2CB6" w:rsidRDefault="00693246">
            <w:pPr>
              <w:spacing w:before="40" w:after="40"/>
            </w:pPr>
            <w:r>
              <w:rPr>
                <w:sz w:val="20"/>
              </w:rPr>
              <w:t>Execute — Month 2</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01C0109" w14:textId="77777777" w:rsidR="00AB2CB6" w:rsidRDefault="00693246">
            <w:pPr>
              <w:spacing w:before="40" w:after="40"/>
            </w:pPr>
            <w:r>
              <w:rPr>
                <w:sz w:val="20"/>
              </w:rPr>
              <w:t>ITSM Core build (Incident, Problem, Request), SLA and assignment rule configuration</w:t>
            </w:r>
          </w:p>
        </w:tc>
      </w:tr>
      <w:tr w:rsidR="00AB2CB6" w14:paraId="2137ABB9"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D9F072B" w14:textId="77777777" w:rsidR="00AB2CB6" w:rsidRDefault="00693246">
            <w:pPr>
              <w:spacing w:before="40" w:after="40"/>
            </w:pPr>
            <w:r>
              <w:rPr>
                <w:sz w:val="20"/>
              </w:rPr>
              <w:t>Sprint 4</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8E2E824" w14:textId="77777777" w:rsidR="00AB2CB6" w:rsidRDefault="00693246">
            <w:pPr>
              <w:spacing w:before="40" w:after="40"/>
            </w:pPr>
            <w:r>
              <w:rPr>
                <w:sz w:val="20"/>
              </w:rPr>
              <w:t>Execute — Month 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3F0A004" w14:textId="77777777" w:rsidR="00AB2CB6" w:rsidRDefault="00693246">
            <w:pPr>
              <w:spacing w:before="40" w:after="40"/>
            </w:pPr>
            <w:r>
              <w:rPr>
                <w:sz w:val="20"/>
              </w:rPr>
              <w:t>Change Management and CAB, first set of high-priority catalog items developed</w:t>
            </w:r>
          </w:p>
        </w:tc>
      </w:tr>
      <w:tr w:rsidR="00AB2CB6" w14:paraId="22ABDE18"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FC38BC1" w14:textId="77777777" w:rsidR="00AB2CB6" w:rsidRDefault="00693246">
            <w:pPr>
              <w:spacing w:before="40" w:after="40"/>
            </w:pPr>
            <w:r>
              <w:rPr>
                <w:sz w:val="20"/>
              </w:rPr>
              <w:t>Sprint 5</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BD56A1E" w14:textId="77777777" w:rsidR="00AB2CB6" w:rsidRDefault="00693246">
            <w:pPr>
              <w:spacing w:before="40" w:after="40"/>
            </w:pPr>
            <w:r>
              <w:rPr>
                <w:sz w:val="20"/>
              </w:rPr>
              <w:t>Execute — Month 3</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554D63F" w14:textId="77777777" w:rsidR="00AB2CB6" w:rsidRDefault="00693246">
            <w:pPr>
              <w:spacing w:before="40" w:after="40"/>
            </w:pPr>
            <w:r>
              <w:rPr>
                <w:sz w:val="20"/>
              </w:rPr>
              <w:t>Employee Center, Virtual Agent, Knowledge Management, Platform Analytics</w:t>
            </w:r>
          </w:p>
        </w:tc>
      </w:tr>
      <w:tr w:rsidR="00AB2CB6" w14:paraId="4F0B939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67402D4" w14:textId="77777777" w:rsidR="00AB2CB6" w:rsidRDefault="00693246">
            <w:pPr>
              <w:spacing w:before="40" w:after="40"/>
            </w:pPr>
            <w:r>
              <w:rPr>
                <w:sz w:val="20"/>
              </w:rPr>
              <w:t>Sprint 6</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B9D5D21" w14:textId="77777777" w:rsidR="00AB2CB6" w:rsidRDefault="00693246">
            <w:pPr>
              <w:spacing w:before="40" w:after="40"/>
            </w:pPr>
            <w:r>
              <w:rPr>
                <w:sz w:val="20"/>
              </w:rPr>
              <w:t>Execute — Month 3</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F0A73DB" w14:textId="77777777" w:rsidR="00AB2CB6" w:rsidRDefault="00693246">
            <w:pPr>
              <w:spacing w:before="40" w:after="40"/>
            </w:pPr>
            <w:r>
              <w:rPr>
                <w:sz w:val="20"/>
              </w:rPr>
              <w:t xml:space="preserve">HAM foundations, </w:t>
            </w:r>
            <w:r>
              <w:rPr>
                <w:sz w:val="20"/>
                <w:highlight w:val="yellow"/>
              </w:rPr>
              <w:t>remaining catalog items (totaling [13–15]),</w:t>
            </w:r>
            <w:r>
              <w:rPr>
                <w:sz w:val="20"/>
              </w:rPr>
              <w:t xml:space="preserve"> environment stabilization</w:t>
            </w:r>
          </w:p>
        </w:tc>
      </w:tr>
      <w:tr w:rsidR="00AB2CB6" w14:paraId="52610ED7"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A29EB97" w14:textId="77777777" w:rsidR="00AB2CB6" w:rsidRDefault="00693246">
            <w:pPr>
              <w:spacing w:before="40" w:after="40"/>
            </w:pPr>
            <w:r>
              <w:rPr>
                <w:sz w:val="20"/>
              </w:rPr>
              <w:t>Sprint 7/8</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53FAA45" w14:textId="77777777" w:rsidR="00AB2CB6" w:rsidRDefault="00693246">
            <w:pPr>
              <w:spacing w:before="40" w:after="40"/>
            </w:pPr>
            <w:r>
              <w:rPr>
                <w:sz w:val="20"/>
              </w:rPr>
              <w:t>Deliver — Month 4</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673C532" w14:textId="77777777" w:rsidR="00AB2CB6" w:rsidRDefault="00693246">
            <w:pPr>
              <w:spacing w:before="40" w:after="40"/>
            </w:pPr>
            <w:r>
              <w:rPr>
                <w:sz w:val="20"/>
              </w:rPr>
              <w:t>UAT, Knowledge Transfer, production cutover, Hypercare</w:t>
            </w:r>
          </w:p>
        </w:tc>
      </w:tr>
    </w:tbl>
    <w:p w14:paraId="75971E71" w14:textId="77777777" w:rsidR="00AB2CB6" w:rsidRDefault="00693246">
      <w:r>
        <w:br w:type="page"/>
      </w:r>
    </w:p>
    <w:p w14:paraId="4177C72B" w14:textId="77777777" w:rsidR="00AB2CB6" w:rsidRDefault="00693246">
      <w:pPr>
        <w:pStyle w:val="Heading1"/>
      </w:pPr>
      <w:bookmarkStart w:id="53" w:name="_Toc229568335"/>
      <w:r>
        <w:lastRenderedPageBreak/>
        <w:t>5.  Engagement Deliverables</w:t>
      </w:r>
      <w:bookmarkEnd w:id="53"/>
    </w:p>
    <w:p w14:paraId="2B2088AD" w14:textId="5D2F6FC8" w:rsidR="00AB2CB6" w:rsidRDefault="00693246">
      <w:pPr>
        <w:spacing w:after="160"/>
      </w:pPr>
      <w:r>
        <w:t>The following deliverables define ECS’s obligations under this SOW. Each deliverable falls into one of two categories: Platform Configuration (capabilities configured and demo-accepted in the ServiceNow instance) or Documentation (formal artifacts produced and handed over to [Customer Organization]). Sprint workbooks, the Governance Triage Log, and design decisions are produced throughout the engagement and are considered living documentation until Go-Live, at which point they form part of the Knowledge Transfer Package.</w:t>
      </w:r>
    </w:p>
    <w:p w14:paraId="1A281656" w14:textId="419B1BB8" w:rsidR="00AB2CB6" w:rsidRDefault="00693246">
      <w:pPr>
        <w:pBdr>
          <w:left w:val="single" w:sz="6" w:space="10" w:color="14B8A6"/>
        </w:pBdr>
        <w:shd w:val="clear" w:color="auto" w:fill="F0FDFA"/>
        <w:spacing w:before="120" w:after="120"/>
        <w:ind w:left="200" w:right="200"/>
      </w:pPr>
      <w:commentRangeStart w:id="54"/>
      <w:r>
        <w:rPr>
          <w:b/>
          <w:color w:val="0D9488"/>
          <w:sz w:val="20"/>
        </w:rPr>
        <w:t xml:space="preserve">Payment Milestone Note: Payment milestones in Section 13 are calendar-based. The deliverables below define ECS’s obligations for each period. If </w:t>
      </w:r>
      <w:del w:id="55" w:author="Tim Hislop" w:date="2026-05-18T11:14:00Z" w16du:dateUtc="2026-05-18T15:14:00Z">
        <w:r w:rsidDel="00713745">
          <w:rPr>
            <w:b/>
            <w:color w:val="0D9488"/>
            <w:sz w:val="20"/>
          </w:rPr>
          <w:delText>ECS has substantially completed its obligations and</w:delText>
        </w:r>
      </w:del>
      <w:r>
        <w:rPr>
          <w:b/>
          <w:color w:val="0D9488"/>
          <w:sz w:val="20"/>
        </w:rPr>
        <w:t xml:space="preserve"> a milestone delivery is delayed solely due to [Customer Organization] (e.g., delayed data provision, unavailable SMEs, withheld access), the payment milestone date is not extended.</w:t>
      </w:r>
      <w:commentRangeEnd w:id="54"/>
      <w:r w:rsidR="0030275D">
        <w:rPr>
          <w:rStyle w:val="CommentReference"/>
          <w:sz w:val="22"/>
          <w:szCs w:val="22"/>
        </w:rPr>
        <w:commentReference w:id="54"/>
      </w:r>
    </w:p>
    <w:p w14:paraId="0EEDB1A5" w14:textId="77777777" w:rsidR="00AB2CB6" w:rsidRDefault="00693246">
      <w:pPr>
        <w:pStyle w:val="Heading2"/>
      </w:pPr>
      <w:bookmarkStart w:id="56" w:name="_Toc229568336"/>
      <w:r>
        <w:t>Sprint 0 Deliverables (Weeks 1–2)</w:t>
      </w:r>
      <w:bookmarkEnd w:id="56"/>
    </w:p>
    <w:tbl>
      <w:tblPr>
        <w:tblW w:w="0" w:type="auto"/>
        <w:tblLook w:val="04A0" w:firstRow="1" w:lastRow="0" w:firstColumn="1" w:lastColumn="0" w:noHBand="0" w:noVBand="1"/>
      </w:tblPr>
      <w:tblGrid>
        <w:gridCol w:w="7793"/>
        <w:gridCol w:w="1887"/>
      </w:tblGrid>
      <w:tr w:rsidR="00AB2CB6" w14:paraId="69B9D176"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FC4B698" w14:textId="77777777" w:rsidR="00AB2CB6" w:rsidRDefault="00693246">
            <w:pPr>
              <w:spacing w:before="40" w:after="40"/>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89DD323" w14:textId="77777777" w:rsidR="00AB2CB6" w:rsidRDefault="00693246">
            <w:pPr>
              <w:spacing w:before="40" w:after="40"/>
            </w:pPr>
            <w:r>
              <w:rPr>
                <w:b/>
                <w:color w:val="FFFFFF"/>
                <w:sz w:val="20"/>
              </w:rPr>
              <w:t>Type</w:t>
            </w:r>
          </w:p>
        </w:tc>
      </w:tr>
      <w:tr w:rsidR="00AB2CB6" w14:paraId="22BDC9D6"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8A57D5A" w14:textId="77777777" w:rsidR="00AB2CB6" w:rsidRDefault="00693246">
            <w:pPr>
              <w:spacing w:before="40" w:after="40"/>
            </w:pPr>
            <w:r>
              <w:rPr>
                <w:sz w:val="20"/>
              </w:rPr>
              <w:t>Governance Charter Package (Decision Rights document, Customization Council Charter, RACI Matrix)</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FC6A53D" w14:textId="77777777" w:rsidR="00AB2CB6" w:rsidRDefault="00693246">
            <w:pPr>
              <w:spacing w:before="40" w:after="40"/>
            </w:pPr>
            <w:r>
              <w:rPr>
                <w:sz w:val="20"/>
              </w:rPr>
              <w:t>Documentation</w:t>
            </w:r>
          </w:p>
        </w:tc>
      </w:tr>
      <w:tr w:rsidR="00AB2CB6" w14:paraId="7FBF8206"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65F4E4D1" w14:textId="77777777" w:rsidR="00AB2CB6" w:rsidRDefault="00693246">
            <w:pPr>
              <w:spacing w:before="40" w:after="40"/>
            </w:pPr>
            <w:r>
              <w:rPr>
                <w:sz w:val="20"/>
              </w:rPr>
              <w:t>Baseline 18-Week Project Plan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7EFB0A1A" w14:textId="77777777" w:rsidR="00AB2CB6" w:rsidRDefault="00693246">
            <w:pPr>
              <w:spacing w:before="40" w:after="40"/>
            </w:pPr>
            <w:r>
              <w:rPr>
                <w:sz w:val="20"/>
              </w:rPr>
              <w:t>Documentation</w:t>
            </w:r>
          </w:p>
        </w:tc>
      </w:tr>
      <w:tr w:rsidR="00AB2CB6" w14:paraId="155DF295"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70EC26AC" w14:textId="0D942601" w:rsidR="00AB2CB6" w:rsidRDefault="00693246">
            <w:pPr>
              <w:spacing w:before="40" w:after="40"/>
            </w:pPr>
            <w:r>
              <w:rPr>
                <w:sz w:val="20"/>
              </w:rPr>
              <w:t xml:space="preserve">Foundation Data </w:t>
            </w:r>
            <w:r>
              <w:rPr>
                <w:sz w:val="20"/>
                <w:szCs w:val="20"/>
              </w:rPr>
              <w:t>Workbooks (users, locations, departments, groups, SLAs, assignment rules, catalog taxonomy) provided to [Customer Organization] for their completion</w:t>
            </w:r>
            <w:r>
              <w:rPr>
                <w:sz w:val="20"/>
              </w:rPr>
              <w: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2E94967D" w14:textId="77777777" w:rsidR="00AB2CB6" w:rsidRDefault="00693246">
            <w:pPr>
              <w:spacing w:before="40" w:after="40"/>
            </w:pPr>
            <w:r>
              <w:rPr>
                <w:sz w:val="20"/>
              </w:rPr>
              <w:t>Documentation</w:t>
            </w:r>
          </w:p>
        </w:tc>
      </w:tr>
      <w:tr w:rsidR="00AB2CB6" w14:paraId="7FD50371"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5030084F" w14:textId="77777777" w:rsidR="00AB2CB6" w:rsidRDefault="00693246">
            <w:pPr>
              <w:spacing w:before="40" w:after="40"/>
            </w:pPr>
            <w:r>
              <w:rPr>
                <w:sz w:val="20"/>
              </w:rPr>
              <w:t>Baseline Risk Register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5DBB91CB" w14:textId="77777777" w:rsidR="00AB2CB6" w:rsidRDefault="00693246">
            <w:pPr>
              <w:spacing w:before="40" w:after="40"/>
            </w:pPr>
            <w:r>
              <w:rPr>
                <w:sz w:val="20"/>
              </w:rPr>
              <w:t>Documentation</w:t>
            </w:r>
          </w:p>
        </w:tc>
      </w:tr>
      <w:tr w:rsidR="00AB2CB6" w14:paraId="1292860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29F1F911" w14:textId="1648F284" w:rsidR="00AB2CB6" w:rsidRDefault="003C5A62">
            <w:pPr>
              <w:spacing w:before="40" w:after="40"/>
            </w:pPr>
            <w:r>
              <w:rPr>
                <w:sz w:val="20"/>
              </w:rPr>
              <w:t xml:space="preserve">Plug-ins installed and core configuration completed (once </w:t>
            </w:r>
            <w:r>
              <w:rPr>
                <w:sz w:val="20"/>
                <w:szCs w:val="20"/>
              </w:rPr>
              <w:t>[Customer Organization]</w:t>
            </w:r>
            <w:r>
              <w:rPr>
                <w:sz w:val="20"/>
              </w:rPr>
              <w:t xml:space="preserve"> has provisioned development and test environments with ECS admin access)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42ECD41F" w14:textId="77777777" w:rsidR="00AB2CB6" w:rsidRDefault="00693246">
            <w:pPr>
              <w:spacing w:before="40" w:after="40"/>
            </w:pPr>
            <w:r>
              <w:rPr>
                <w:sz w:val="20"/>
              </w:rPr>
              <w:t>Platform Configuration</w:t>
            </w:r>
          </w:p>
        </w:tc>
      </w:tr>
    </w:tbl>
    <w:p w14:paraId="1A2C6913" w14:textId="77777777" w:rsidR="00AB2CB6" w:rsidRDefault="00693246">
      <w:pPr>
        <w:pStyle w:val="Heading2"/>
      </w:pPr>
      <w:bookmarkStart w:id="57" w:name="_Toc229568337"/>
      <w:r>
        <w:t>Month 1 Deliverables (Weeks 3–6)</w:t>
      </w:r>
      <w:bookmarkEnd w:id="57"/>
    </w:p>
    <w:tbl>
      <w:tblPr>
        <w:tblW w:w="0" w:type="auto"/>
        <w:tblLook w:val="04A0" w:firstRow="1" w:lastRow="0" w:firstColumn="1" w:lastColumn="0" w:noHBand="0" w:noVBand="1"/>
      </w:tblPr>
      <w:tblGrid>
        <w:gridCol w:w="7720"/>
        <w:gridCol w:w="1960"/>
      </w:tblGrid>
      <w:tr w:rsidR="00AB2CB6" w14:paraId="1F719C51"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34C7D006" w14:textId="77777777" w:rsidR="00AB2CB6" w:rsidRDefault="00693246">
            <w:pPr>
              <w:spacing w:before="40" w:after="40"/>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70845303" w14:textId="77777777" w:rsidR="00AB2CB6" w:rsidRDefault="00693246">
            <w:pPr>
              <w:spacing w:before="40" w:after="40"/>
            </w:pPr>
            <w:r>
              <w:rPr>
                <w:b/>
                <w:color w:val="FFFFFF"/>
                <w:sz w:val="20"/>
              </w:rPr>
              <w:t>Type</w:t>
            </w:r>
          </w:p>
        </w:tc>
      </w:tr>
      <w:tr w:rsidR="00AB2CB6" w14:paraId="195A205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4869D93" w14:textId="77777777" w:rsidR="00AB2CB6" w:rsidRDefault="00693246">
            <w:pPr>
              <w:spacing w:before="40" w:after="40"/>
            </w:pPr>
            <w:r>
              <w:rPr>
                <w:sz w:val="20"/>
              </w:rPr>
              <w:t>Platform Architecture and CSDM Alignment Document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B57FB8D" w14:textId="77777777" w:rsidR="00AB2CB6" w:rsidRDefault="00693246">
            <w:pPr>
              <w:spacing w:before="40" w:after="40"/>
            </w:pPr>
            <w:r>
              <w:rPr>
                <w:sz w:val="20"/>
              </w:rPr>
              <w:t>Documentation</w:t>
            </w:r>
          </w:p>
        </w:tc>
      </w:tr>
      <w:tr w:rsidR="00AB2CB6" w14:paraId="043BD38F"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196CA4C" w14:textId="77777777" w:rsidR="00AB2CB6" w:rsidRDefault="00693246">
            <w:pPr>
              <w:spacing w:before="40" w:after="40"/>
            </w:pPr>
            <w:r>
              <w:rPr>
                <w:sz w:val="20"/>
              </w:rPr>
              <w:t>Sprint 1–2 Design Documentation (workbooks updated with workshop decisions)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0DB9DA8" w14:textId="77777777" w:rsidR="00AB2CB6" w:rsidRDefault="00693246">
            <w:pPr>
              <w:spacing w:before="40" w:after="40"/>
            </w:pPr>
            <w:r>
              <w:rPr>
                <w:sz w:val="20"/>
              </w:rPr>
              <w:t>Documentation</w:t>
            </w:r>
          </w:p>
        </w:tc>
      </w:tr>
      <w:tr w:rsidR="00AB2CB6" w14:paraId="034D9DE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62FB7CC" w14:textId="77777777" w:rsidR="00AB2CB6" w:rsidRDefault="00693246">
            <w:pPr>
              <w:spacing w:before="40" w:after="40"/>
            </w:pPr>
            <w:r>
              <w:rPr>
                <w:sz w:val="20"/>
              </w:rPr>
              <w:t>Active Governance Triage Log (current through Sprint 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FAAB779" w14:textId="77777777" w:rsidR="00AB2CB6" w:rsidRDefault="00693246">
            <w:pPr>
              <w:spacing w:before="40" w:after="40"/>
            </w:pPr>
            <w:r>
              <w:rPr>
                <w:sz w:val="20"/>
              </w:rPr>
              <w:t>Documentation</w:t>
            </w:r>
          </w:p>
        </w:tc>
      </w:tr>
      <w:tr w:rsidR="00AB2CB6" w14:paraId="1D1C1BFD"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53AED851" w14:textId="410D52F7" w:rsidR="00AB2CB6" w:rsidRDefault="00693246">
            <w:pPr>
              <w:spacing w:before="40" w:after="40"/>
            </w:pPr>
            <w:r>
              <w:rPr>
                <w:sz w:val="20"/>
              </w:rPr>
              <w:t>ITSM Core v1 — Incident Management and Problem Management configured in test environment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75AD86DF" w14:textId="77777777" w:rsidR="00AB2CB6" w:rsidRDefault="00693246">
            <w:pPr>
              <w:spacing w:before="40" w:after="40"/>
            </w:pPr>
            <w:r>
              <w:rPr>
                <w:sz w:val="20"/>
              </w:rPr>
              <w:t>Platform Configuration</w:t>
            </w:r>
          </w:p>
        </w:tc>
      </w:tr>
    </w:tbl>
    <w:p w14:paraId="5A6A7FDE" w14:textId="77777777" w:rsidR="00AB2CB6" w:rsidRDefault="00693246">
      <w:pPr>
        <w:pStyle w:val="Heading2"/>
      </w:pPr>
      <w:bookmarkStart w:id="58" w:name="_Toc229568338"/>
      <w:r>
        <w:lastRenderedPageBreak/>
        <w:t>Month 2 Deliverables (Weeks 7–10)</w:t>
      </w:r>
      <w:bookmarkEnd w:id="58"/>
    </w:p>
    <w:tbl>
      <w:tblPr>
        <w:tblW w:w="0" w:type="auto"/>
        <w:tblLook w:val="04A0" w:firstRow="1" w:lastRow="0" w:firstColumn="1" w:lastColumn="0" w:noHBand="0" w:noVBand="1"/>
      </w:tblPr>
      <w:tblGrid>
        <w:gridCol w:w="7780"/>
        <w:gridCol w:w="1900"/>
      </w:tblGrid>
      <w:tr w:rsidR="00AB2CB6" w14:paraId="12092642"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2B84203" w14:textId="77777777" w:rsidR="00AB2CB6" w:rsidRDefault="00693246">
            <w:pPr>
              <w:spacing w:before="40" w:after="40"/>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31C9492E" w14:textId="77777777" w:rsidR="00AB2CB6" w:rsidRDefault="00693246">
            <w:pPr>
              <w:spacing w:before="40" w:after="40"/>
            </w:pPr>
            <w:r>
              <w:rPr>
                <w:b/>
                <w:color w:val="FFFFFF"/>
                <w:sz w:val="20"/>
              </w:rPr>
              <w:t>Type</w:t>
            </w:r>
          </w:p>
        </w:tc>
      </w:tr>
      <w:tr w:rsidR="00AB2CB6" w14:paraId="2CCA361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40D5C77" w14:textId="77777777" w:rsidR="00AB2CB6" w:rsidRDefault="00693246">
            <w:pPr>
              <w:spacing w:before="40" w:after="40"/>
            </w:pPr>
            <w:r>
              <w:rPr>
                <w:sz w:val="20"/>
              </w:rPr>
              <w:t>Sprint 3–4 Design Documentation (workbooks updated, Governance Triage Log current)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FA0F456" w14:textId="77777777" w:rsidR="00AB2CB6" w:rsidRDefault="00693246">
            <w:pPr>
              <w:spacing w:before="40" w:after="40"/>
            </w:pPr>
            <w:r>
              <w:rPr>
                <w:sz w:val="20"/>
              </w:rPr>
              <w:t>Documentation</w:t>
            </w:r>
          </w:p>
        </w:tc>
      </w:tr>
      <w:tr w:rsidR="00AB2CB6" w14:paraId="6D2CB49F"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64893E88" w14:textId="1C8FF7AB" w:rsidR="00AB2CB6" w:rsidRPr="007E06A9" w:rsidRDefault="00693246">
            <w:pPr>
              <w:spacing w:before="40" w:after="40"/>
            </w:pPr>
            <w:r>
              <w:rPr>
                <w:sz w:val="20"/>
              </w:rPr>
              <w:t>ITSM Core v2 — Service Request, Change Management, CAB Workbench, SLA framework, and assignment rules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030DA20" w14:textId="77777777" w:rsidR="00AB2CB6" w:rsidRDefault="00693246">
            <w:pPr>
              <w:spacing w:before="40" w:after="40"/>
            </w:pPr>
            <w:r>
              <w:rPr>
                <w:sz w:val="20"/>
              </w:rPr>
              <w:t>Platform Configuration</w:t>
            </w:r>
          </w:p>
        </w:tc>
      </w:tr>
      <w:tr w:rsidR="00AB2CB6" w14:paraId="300481AE"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71A1E0A" w14:textId="3F4C2E2B" w:rsidR="00AB2CB6" w:rsidRDefault="00693246">
            <w:pPr>
              <w:spacing w:before="40" w:after="40"/>
            </w:pPr>
            <w:r>
              <w:rPr>
                <w:sz w:val="20"/>
              </w:rPr>
              <w:t xml:space="preserve">Service Catalog Phase 1 — </w:t>
            </w:r>
            <w:r>
              <w:rPr>
                <w:sz w:val="20"/>
                <w:highlight w:val="yellow"/>
              </w:rPr>
              <w:t>[X]</w:t>
            </w:r>
            <w:r>
              <w:rPr>
                <w:sz w:val="20"/>
              </w:rPr>
              <w:t xml:space="preserve"> catalog items with workflows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FFF4B9C" w14:textId="77777777" w:rsidR="00AB2CB6" w:rsidRDefault="00693246">
            <w:pPr>
              <w:spacing w:before="40" w:after="40"/>
            </w:pPr>
            <w:r>
              <w:rPr>
                <w:sz w:val="20"/>
              </w:rPr>
              <w:t>Platform Configuration</w:t>
            </w:r>
          </w:p>
        </w:tc>
      </w:tr>
      <w:tr w:rsidR="00AB2CB6" w14:paraId="77A91942"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7EFBA2A" w14:textId="10A06B1A" w:rsidR="00AB2CB6" w:rsidRDefault="00693246">
            <w:pPr>
              <w:spacing w:before="40" w:after="40"/>
            </w:pPr>
            <w:r>
              <w:rPr>
                <w:sz w:val="20"/>
              </w:rPr>
              <w:t>Integration Baseline — AD/SSO and named Service Graph Connectors for MS SCCM and inTune validated in test environment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2C5C1D1" w14:textId="77777777" w:rsidR="00AB2CB6" w:rsidRDefault="00693246">
            <w:pPr>
              <w:spacing w:before="40" w:after="40"/>
            </w:pPr>
            <w:r>
              <w:rPr>
                <w:sz w:val="20"/>
              </w:rPr>
              <w:t>Platform Configuration</w:t>
            </w:r>
          </w:p>
        </w:tc>
      </w:tr>
    </w:tbl>
    <w:p w14:paraId="2D3AEADF" w14:textId="77777777" w:rsidR="00AB2CB6" w:rsidRDefault="00693246">
      <w:pPr>
        <w:pStyle w:val="Heading2"/>
      </w:pPr>
      <w:bookmarkStart w:id="59" w:name="_Toc229568339"/>
      <w:r>
        <w:t>Month 3 Deliverables (Weeks 11–14)</w:t>
      </w:r>
      <w:bookmarkEnd w:id="59"/>
    </w:p>
    <w:tbl>
      <w:tblPr>
        <w:tblW w:w="0" w:type="auto"/>
        <w:tblLook w:val="04A0" w:firstRow="1" w:lastRow="0" w:firstColumn="1" w:lastColumn="0" w:noHBand="0" w:noVBand="1"/>
      </w:tblPr>
      <w:tblGrid>
        <w:gridCol w:w="7819"/>
        <w:gridCol w:w="1861"/>
      </w:tblGrid>
      <w:tr w:rsidR="00AB2CB6" w14:paraId="0AB19919"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8513B29" w14:textId="77777777" w:rsidR="00AB2CB6" w:rsidRDefault="00693246">
            <w:pPr>
              <w:spacing w:before="40" w:after="40"/>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6F577F0A" w14:textId="77777777" w:rsidR="00AB2CB6" w:rsidRDefault="00693246">
            <w:pPr>
              <w:spacing w:before="40" w:after="40"/>
            </w:pPr>
            <w:r>
              <w:rPr>
                <w:b/>
                <w:color w:val="FFFFFF"/>
                <w:sz w:val="20"/>
              </w:rPr>
              <w:t>Type</w:t>
            </w:r>
          </w:p>
        </w:tc>
      </w:tr>
      <w:tr w:rsidR="00AB2CB6" w14:paraId="74847DF8"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4F3D4BA4" w14:textId="483B05B6" w:rsidR="00AB2CB6" w:rsidRDefault="00693246">
            <w:pPr>
              <w:spacing w:before="40" w:after="40"/>
            </w:pPr>
            <w:r>
              <w:rPr>
                <w:sz w:val="20"/>
              </w:rPr>
              <w:t>Employee Experience — Employee Center, Virtual Agent baseline topics, AI Search, and Knowledge Management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7D8BBAA6" w14:textId="77777777" w:rsidR="00AB2CB6" w:rsidRDefault="00693246">
            <w:pPr>
              <w:spacing w:before="40" w:after="40"/>
            </w:pPr>
            <w:r>
              <w:rPr>
                <w:sz w:val="20"/>
              </w:rPr>
              <w:t>Platform Configuration</w:t>
            </w:r>
          </w:p>
        </w:tc>
      </w:tr>
      <w:tr w:rsidR="00AB2CB6" w14:paraId="07FDD709"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9E1831D" w14:textId="7E6FAA5B" w:rsidR="00AB2CB6" w:rsidRDefault="00693246">
            <w:pPr>
              <w:spacing w:before="40" w:after="40"/>
            </w:pPr>
            <w:r>
              <w:rPr>
                <w:sz w:val="20"/>
              </w:rPr>
              <w:t>HAM Foundations — stockrooms, asset classes, and CSDM-aligned hardware data model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7B6FB84A" w14:textId="77777777" w:rsidR="00AB2CB6" w:rsidRDefault="00693246">
            <w:pPr>
              <w:spacing w:before="40" w:after="40"/>
            </w:pPr>
            <w:r>
              <w:rPr>
                <w:sz w:val="20"/>
              </w:rPr>
              <w:t>Platform Configuration</w:t>
            </w:r>
          </w:p>
        </w:tc>
      </w:tr>
      <w:tr w:rsidR="00AB2CB6" w14:paraId="31EA59B9"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02F3A54" w14:textId="27A520F7" w:rsidR="00AB2CB6" w:rsidRDefault="00693246">
            <w:pPr>
              <w:spacing w:before="40" w:after="40"/>
            </w:pPr>
            <w:r>
              <w:rPr>
                <w:sz w:val="20"/>
              </w:rPr>
              <w:t xml:space="preserve">Remaining Catalog Items — </w:t>
            </w:r>
            <w:r>
              <w:rPr>
                <w:sz w:val="20"/>
                <w:highlight w:val="yellow"/>
              </w:rPr>
              <w:t>[X]</w:t>
            </w:r>
            <w:r>
              <w:rPr>
                <w:sz w:val="20"/>
              </w:rPr>
              <w:t xml:space="preserve"> total items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1EDD7BFD" w14:textId="77777777" w:rsidR="00AB2CB6" w:rsidRDefault="00693246">
            <w:pPr>
              <w:spacing w:before="40" w:after="40"/>
            </w:pPr>
            <w:r>
              <w:rPr>
                <w:sz w:val="20"/>
              </w:rPr>
              <w:t>Platform Configuration</w:t>
            </w:r>
          </w:p>
        </w:tc>
      </w:tr>
      <w:tr w:rsidR="00AB2CB6" w14:paraId="4016D5A0"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680EC9F" w14:textId="01E20301" w:rsidR="00AB2CB6" w:rsidRDefault="00693246">
            <w:pPr>
              <w:spacing w:before="40" w:after="40"/>
            </w:pPr>
            <w:r>
              <w:rPr>
                <w:sz w:val="20"/>
              </w:rPr>
              <w:t>Performance Analytics — baseline dashboard set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B023E25" w14:textId="77777777" w:rsidR="00AB2CB6" w:rsidRDefault="00693246">
            <w:pPr>
              <w:spacing w:before="40" w:after="40"/>
            </w:pPr>
            <w:r>
              <w:rPr>
                <w:sz w:val="20"/>
              </w:rPr>
              <w:t>Platform Configuration</w:t>
            </w:r>
          </w:p>
        </w:tc>
      </w:tr>
    </w:tbl>
    <w:p w14:paraId="470E4034" w14:textId="77777777" w:rsidR="00AB2CB6" w:rsidRDefault="00693246">
      <w:pPr>
        <w:pStyle w:val="Heading2"/>
      </w:pPr>
      <w:bookmarkStart w:id="60" w:name="_Toc229568340"/>
      <w:r>
        <w:t>Go-Live Deliverables (Weeks 15–18)</w:t>
      </w:r>
      <w:bookmarkEnd w:id="60"/>
    </w:p>
    <w:tbl>
      <w:tblPr>
        <w:tblW w:w="0" w:type="auto"/>
        <w:tblLook w:val="04A0" w:firstRow="1" w:lastRow="0" w:firstColumn="1" w:lastColumn="0" w:noHBand="0" w:noVBand="1"/>
      </w:tblPr>
      <w:tblGrid>
        <w:gridCol w:w="7564"/>
        <w:gridCol w:w="2116"/>
      </w:tblGrid>
      <w:tr w:rsidR="00AB2CB6" w14:paraId="7D213AD6"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08C1E602" w14:textId="77777777" w:rsidR="00AB2CB6" w:rsidRDefault="00693246">
            <w:pPr>
              <w:spacing w:before="40" w:after="40"/>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11A18969" w14:textId="77777777" w:rsidR="00AB2CB6" w:rsidRDefault="00693246">
            <w:pPr>
              <w:spacing w:before="40" w:after="40"/>
            </w:pPr>
            <w:r>
              <w:rPr>
                <w:b/>
                <w:color w:val="FFFFFF"/>
                <w:sz w:val="20"/>
              </w:rPr>
              <w:t>Type</w:t>
            </w:r>
          </w:p>
        </w:tc>
      </w:tr>
      <w:tr w:rsidR="00AB2CB6" w14:paraId="1DBD5B7C"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7EDB1EB2" w14:textId="77777777" w:rsidR="00AB2CB6" w:rsidRDefault="00693246">
            <w:pPr>
              <w:spacing w:before="40" w:after="40"/>
            </w:pPr>
            <w:r>
              <w:rPr>
                <w:sz w:val="20"/>
              </w:rPr>
              <w:t>UAT Execution Report (test scenario results, P1/P2 defect resolution log)</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373595B7" w14:textId="77777777" w:rsidR="00AB2CB6" w:rsidRDefault="00693246">
            <w:pPr>
              <w:spacing w:before="40" w:after="40"/>
            </w:pPr>
            <w:r>
              <w:rPr>
                <w:sz w:val="20"/>
              </w:rPr>
              <w:t>Documentation</w:t>
            </w:r>
          </w:p>
        </w:tc>
      </w:tr>
      <w:tr w:rsidR="00AB2CB6" w14:paraId="5B14D02A"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46B5AE6" w14:textId="77777777" w:rsidR="00AB2CB6" w:rsidRDefault="00693246">
            <w:pPr>
              <w:spacing w:before="40" w:after="40"/>
            </w:pPr>
            <w:r>
              <w:rPr>
                <w:sz w:val="20"/>
              </w:rPr>
              <w:t>Go-Live Readiness Sign-Off (signed by Executive Sponsor and Product Owner)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258ADB89" w14:textId="77777777" w:rsidR="00AB2CB6" w:rsidRDefault="00693246">
            <w:pPr>
              <w:spacing w:before="40" w:after="40"/>
            </w:pPr>
            <w:r>
              <w:rPr>
                <w:sz w:val="20"/>
              </w:rPr>
              <w:t>Documentation</w:t>
            </w:r>
          </w:p>
        </w:tc>
      </w:tr>
      <w:tr w:rsidR="00AB2CB6" w14:paraId="061026DA"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4882BA57" w14:textId="77777777" w:rsidR="00AB2CB6" w:rsidRDefault="00693246">
            <w:pPr>
              <w:spacing w:before="40" w:after="40"/>
            </w:pPr>
            <w:r>
              <w:rPr>
                <w:sz w:val="20"/>
              </w:rPr>
              <w:t>Knowledge Transfer Package (administrator guide, train-the-trainer materials, sprint workbook set)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5A3388B3" w14:textId="77777777" w:rsidR="00AB2CB6" w:rsidRDefault="00693246">
            <w:pPr>
              <w:spacing w:before="40" w:after="40"/>
            </w:pPr>
            <w:r>
              <w:rPr>
                <w:sz w:val="20"/>
              </w:rPr>
              <w:t>Documentation</w:t>
            </w:r>
          </w:p>
        </w:tc>
      </w:tr>
      <w:tr w:rsidR="00AB2CB6" w14:paraId="3750449A"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4AF3B48" w14:textId="77777777" w:rsidR="00AB2CB6" w:rsidRDefault="00693246">
            <w:pPr>
              <w:spacing w:before="40" w:after="40"/>
            </w:pPr>
            <w:r>
              <w:rPr>
                <w:sz w:val="20"/>
              </w:rPr>
              <w:t>Operational Handoff Pack (post-go-live ownership matrix, support model, escalation contacts)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41821AF0" w14:textId="77777777" w:rsidR="00AB2CB6" w:rsidRDefault="00693246">
            <w:pPr>
              <w:spacing w:before="40" w:after="40"/>
            </w:pPr>
            <w:r>
              <w:rPr>
                <w:sz w:val="20"/>
              </w:rPr>
              <w:t>Documentation</w:t>
            </w:r>
          </w:p>
        </w:tc>
      </w:tr>
      <w:tr w:rsidR="00AB2CB6" w14:paraId="772396FE"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D649280" w14:textId="77777777" w:rsidR="00AB2CB6" w:rsidRDefault="00693246">
            <w:pPr>
              <w:spacing w:before="40" w:after="40"/>
            </w:pPr>
            <w:r>
              <w:rPr>
                <w:sz w:val="20"/>
              </w:rPr>
              <w:lastRenderedPageBreak/>
              <w:t>Production environment with all in-scope capabilities from Section 2 live and verified</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36550813" w14:textId="77777777" w:rsidR="00AB2CB6" w:rsidRDefault="00693246">
            <w:pPr>
              <w:spacing w:before="40" w:after="40"/>
            </w:pPr>
            <w:r>
              <w:rPr>
                <w:sz w:val="20"/>
              </w:rPr>
              <w:t>Platform Configuration</w:t>
            </w:r>
          </w:p>
        </w:tc>
      </w:tr>
      <w:tr w:rsidR="00FE3282" w14:paraId="36E17A4B" w14:textId="77777777" w:rsidTr="00B4655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382CB32" w14:textId="7F487B3E" w:rsidR="00FE3282" w:rsidRDefault="00FE3282" w:rsidP="00FE3282">
            <w:pPr>
              <w:spacing w:before="40" w:after="40"/>
              <w:rPr>
                <w:sz w:val="20"/>
              </w:rPr>
            </w:pPr>
            <w:r>
              <w:rPr>
                <w:sz w:val="20"/>
              </w:rPr>
              <w:t>Lesson’s Learned &amp; Project Closeout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4BB9EDB8" w14:textId="22CFBD0C" w:rsidR="00FE3282" w:rsidRDefault="00FE3282" w:rsidP="00FE3282">
            <w:pPr>
              <w:spacing w:before="40" w:after="40"/>
              <w:rPr>
                <w:sz w:val="20"/>
              </w:rPr>
            </w:pPr>
            <w:r>
              <w:rPr>
                <w:sz w:val="20"/>
              </w:rPr>
              <w:t>Documentation</w:t>
            </w:r>
          </w:p>
        </w:tc>
      </w:tr>
    </w:tbl>
    <w:p w14:paraId="2B64832A" w14:textId="77777777" w:rsidR="00AB2CB6" w:rsidRDefault="00693246">
      <w:pPr>
        <w:pStyle w:val="Heading1"/>
      </w:pPr>
      <w:bookmarkStart w:id="61" w:name="_Toc229568341"/>
      <w:r>
        <w:t>6.  Customer Responsibilities and Dependencies</w:t>
      </w:r>
      <w:bookmarkEnd w:id="61"/>
    </w:p>
    <w:p w14:paraId="4A08A385" w14:textId="77777777" w:rsidR="00AB2CB6" w:rsidRDefault="00693246">
      <w:pPr>
        <w:spacing w:after="160"/>
      </w:pPr>
      <w:r>
        <w:t>The successful delivery of this engagement within the agreed timeline depends on active, timely participation from [Customer Organization]. The following responsibilities are not optional elements of the engagement — they are structural dependencies that gate ECS’s ability to build, validate, and deliver on schedule. ECS will provide reasonable advance notice of each dependency so [Customer Organization] can plan accordingly.</w:t>
      </w:r>
    </w:p>
    <w:p w14:paraId="4876072C" w14:textId="77777777" w:rsidR="00AB2CB6" w:rsidRDefault="00693246">
      <w:pPr>
        <w:pStyle w:val="Heading2"/>
      </w:pPr>
      <w:bookmarkStart w:id="62" w:name="_Toc229568342"/>
      <w:r>
        <w:t xml:space="preserve">Sprint 0 / Pre-Build Dependencies (Required by </w:t>
      </w:r>
      <w:r>
        <w:rPr>
          <w:highlight w:val="yellow"/>
        </w:rPr>
        <w:t>Week [X])</w:t>
      </w:r>
      <w:bookmarkEnd w:id="62"/>
    </w:p>
    <w:p w14:paraId="72FE055D" w14:textId="77777777" w:rsidR="00AB2CB6" w:rsidRDefault="00693246">
      <w:pPr>
        <w:pStyle w:val="ListBullet"/>
        <w:spacing w:after="40"/>
      </w:pPr>
      <w:r>
        <w:t>Completed Accelerator Pack workbooks for Foundation Data (users, locations, departments, groups, assignment rules, schedules, SLAs) — ECS will provide templates.</w:t>
      </w:r>
    </w:p>
    <w:p w14:paraId="1620AD95" w14:textId="77777777" w:rsidR="00AB2CB6" w:rsidRDefault="00693246">
      <w:pPr>
        <w:pStyle w:val="ListBullet"/>
        <w:spacing w:after="40"/>
      </w:pPr>
      <w:r>
        <w:t>SSO/AD configuration details and access to a technical SME for integration review.</w:t>
      </w:r>
    </w:p>
    <w:p w14:paraId="7EAFFD13" w14:textId="58021EA3" w:rsidR="00AB2CB6" w:rsidRDefault="00CA13C1">
      <w:pPr>
        <w:pStyle w:val="ListBullet"/>
        <w:spacing w:after="40"/>
      </w:pPr>
      <w:r>
        <w:t>Procuring licenses and provisioning development and test environments with admin-level ECS access.</w:t>
      </w:r>
    </w:p>
    <w:p w14:paraId="0BD4A631" w14:textId="5E3DDDCA" w:rsidR="005F0DC0" w:rsidRDefault="005F0DC0">
      <w:pPr>
        <w:pStyle w:val="ListBullet"/>
        <w:spacing w:after="40"/>
      </w:pPr>
      <w:r>
        <w:t>ServiceNow Mid Server(s) configuration must be in place by the end of Sprint 0 in order to avoid potential project delays and additional related costs.</w:t>
      </w:r>
    </w:p>
    <w:p w14:paraId="408CBAD6" w14:textId="77777777" w:rsidR="00AB2CB6" w:rsidRDefault="00693246">
      <w:pPr>
        <w:pStyle w:val="ListBullet"/>
        <w:spacing w:after="40"/>
      </w:pPr>
      <w:r>
        <w:t>Named Product Owner with authority to make acceptance decisions on behalf of [Customer Organization].</w:t>
      </w:r>
    </w:p>
    <w:p w14:paraId="71E8842C" w14:textId="77777777" w:rsidR="00AB2CB6" w:rsidRDefault="00693246">
      <w:pPr>
        <w:pStyle w:val="ListBullet"/>
        <w:spacing w:after="40"/>
      </w:pPr>
      <w:r>
        <w:t>Named SMEs per process area — at minimum: ITSM, Catalog, CMDB/Discovery, Employee Experience.</w:t>
      </w:r>
    </w:p>
    <w:p w14:paraId="180E69A8" w14:textId="67351485" w:rsidR="005F0DC0" w:rsidRDefault="00693246">
      <w:pPr>
        <w:pStyle w:val="ListBullet"/>
        <w:spacing w:after="40"/>
      </w:pPr>
      <w:r>
        <w:t>Executive Sponsor confirmed and available for governance cadence (bi-weekly, 45 minutes).</w:t>
      </w:r>
    </w:p>
    <w:p w14:paraId="6D758E63" w14:textId="77777777" w:rsidR="00AB2CB6" w:rsidRDefault="00693246">
      <w:pPr>
        <w:pStyle w:val="Heading2"/>
      </w:pPr>
      <w:bookmarkStart w:id="63" w:name="_Toc229568343"/>
      <w:r>
        <w:t>Ongoing Engagement Responsibilities</w:t>
      </w:r>
      <w:bookmarkEnd w:id="63"/>
    </w:p>
    <w:p w14:paraId="51E46919" w14:textId="77777777" w:rsidR="00AB2CB6" w:rsidRDefault="00693246">
      <w:pPr>
        <w:pStyle w:val="ListBullet"/>
        <w:spacing w:after="40"/>
      </w:pPr>
      <w:r>
        <w:t xml:space="preserve">SME availability for workshops and validation sessions as scheduled by ECS — minimum </w:t>
      </w:r>
      <w:r>
        <w:rPr>
          <w:highlight w:val="yellow"/>
        </w:rPr>
        <w:t>[X]</w:t>
      </w:r>
      <w:r>
        <w:t xml:space="preserve"> hours per sprint per process area.</w:t>
      </w:r>
    </w:p>
    <w:p w14:paraId="42A0B2FB" w14:textId="7DB9BE2C" w:rsidR="00AB2CB6" w:rsidRDefault="00693246">
      <w:pPr>
        <w:pStyle w:val="ListBullet"/>
        <w:spacing w:after="40"/>
      </w:pPr>
      <w:r>
        <w:t>User story acceptance decisions within [3] business days of demo delivery; delays beyond this window may push stories to the backlog for reprioritization and may trigger a PCR</w:t>
      </w:r>
    </w:p>
    <w:p w14:paraId="29FF2B4A" w14:textId="77777777" w:rsidR="00AB2CB6" w:rsidRDefault="00693246">
      <w:pPr>
        <w:pStyle w:val="ListBullet"/>
        <w:spacing w:after="40"/>
      </w:pPr>
      <w:r>
        <w:t>Governance Triage Log review and disposition within [5] business days of ECS submission.</w:t>
      </w:r>
    </w:p>
    <w:p w14:paraId="3D2C8322" w14:textId="1695BC35" w:rsidR="00AB2CB6" w:rsidRDefault="00693246">
      <w:pPr>
        <w:pStyle w:val="ListBullet"/>
        <w:spacing w:after="40"/>
      </w:pPr>
      <w:r>
        <w:t>Data quality ownership: [Customer Organization] is responsible for the accuracy and completeness of data loaded via Accelerator Pack workbooks.</w:t>
      </w:r>
    </w:p>
    <w:p w14:paraId="6FAF939A" w14:textId="77777777" w:rsidR="00AB2CB6" w:rsidRDefault="00693246">
      <w:pPr>
        <w:pStyle w:val="ListBullet"/>
        <w:spacing w:after="40"/>
      </w:pPr>
      <w:r>
        <w:t>Change Advisory Board participation: [Customer Organization] CAB members to be available for Change Management configuration workshops in Sprint 4.</w:t>
      </w:r>
    </w:p>
    <w:p w14:paraId="3DBE7C7F" w14:textId="77777777" w:rsidR="00AB2CB6" w:rsidRDefault="00693246">
      <w:pPr>
        <w:pStyle w:val="ListBullet"/>
        <w:spacing w:after="40"/>
      </w:pPr>
      <w:r>
        <w:t>UAT execution: [Customer Organization] assigns and makes available testers with sufficient platform knowledge to execute UAT scenarios within the defined UAT window.</w:t>
      </w:r>
    </w:p>
    <w:p w14:paraId="4FBAF039" w14:textId="77777777" w:rsidR="00AB2CB6" w:rsidRDefault="00693246">
      <w:pPr>
        <w:pStyle w:val="ListBullet"/>
        <w:spacing w:after="40"/>
      </w:pPr>
      <w:r>
        <w:lastRenderedPageBreak/>
        <w:t>Training and adoption: [Customer Organization] is responsible for end-user communication, change management, and adoption activities beyond the train-the-trainer sessions delivered by ECS.</w:t>
      </w:r>
    </w:p>
    <w:p w14:paraId="3D2101F3" w14:textId="43909F66" w:rsidR="009F1E48" w:rsidRDefault="00321E8A">
      <w:pPr>
        <w:pStyle w:val="ListBullet"/>
        <w:spacing w:after="40"/>
      </w:pPr>
      <w:commentRangeStart w:id="64"/>
      <w:r>
        <w:t xml:space="preserve">Knowledge Content: [Customer Organization] is responsible for </w:t>
      </w:r>
      <w:ins w:id="65" w:author="Tim Hislop" w:date="2026-05-18T11:12:00Z" w16du:dateUtc="2026-05-18T15:12:00Z">
        <w:r w:rsidR="00713745">
          <w:t>congoing content creation</w:t>
        </w:r>
      </w:ins>
      <w:del w:id="66" w:author="Tim Hislop" w:date="2026-05-18T11:13:00Z" w16du:dateUtc="2026-05-18T15:13:00Z">
        <w:r w:rsidDel="00713745">
          <w:delText>developing, curating</w:delText>
        </w:r>
      </w:del>
      <w:r>
        <w:t>, and maintaining all knowledge / knowledgebase content.</w:t>
      </w:r>
      <w:commentRangeEnd w:id="64"/>
      <w:r w:rsidR="0030275D">
        <w:rPr>
          <w:rStyle w:val="CommentReference"/>
          <w:sz w:val="22"/>
          <w:szCs w:val="22"/>
        </w:rPr>
        <w:commentReference w:id="64"/>
      </w:r>
    </w:p>
    <w:p w14:paraId="4D1160E2" w14:textId="03D0E123"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ECS will flag any approaching dependency milestone at least [5] business days in advance. If a dependency is at risk, ECS and [Customer Organization] will jointly assess the timeline impact and document it in the sprint workbook before it becomes a delay.</w:t>
      </w:r>
    </w:p>
    <w:p w14:paraId="2EBE9791" w14:textId="77777777" w:rsidR="00AB2CB6" w:rsidRDefault="00693246">
      <w:pPr>
        <w:pStyle w:val="Heading1"/>
      </w:pPr>
      <w:bookmarkStart w:id="67" w:name="_Toc229568344"/>
      <w:r>
        <w:t>7.  Out of Scope</w:t>
      </w:r>
      <w:bookmarkEnd w:id="67"/>
    </w:p>
    <w:p w14:paraId="60C96ADE" w14:textId="77777777" w:rsidR="00AB2CB6" w:rsidRDefault="00693246">
      <w:pPr>
        <w:spacing w:after="160"/>
      </w:pPr>
      <w:r>
        <w:t>The following items are explicitly excluded from the Phase 1 scope of this SOW. Requirements in any of these categories that emerge during the engagement will be captured in the Governance Triage Log and may be addressed through a Project Change Request or deferred to a subsequent phase.</w:t>
      </w:r>
    </w:p>
    <w:p w14:paraId="2A15B4A5" w14:textId="77777777" w:rsidR="00AB2CB6" w:rsidRDefault="00693246">
      <w:pPr>
        <w:pStyle w:val="ListBullet"/>
        <w:spacing w:after="40"/>
      </w:pPr>
      <w:r>
        <w:t>Any ServiceNow application or module not listed in Section 2.</w:t>
      </w:r>
    </w:p>
    <w:p w14:paraId="1DBFEA4C" w14:textId="77777777" w:rsidR="00AB2CB6" w:rsidRDefault="00693246">
      <w:pPr>
        <w:pStyle w:val="ListBullet"/>
        <w:spacing w:after="40"/>
      </w:pPr>
      <w:r>
        <w:t>Custom scripting, modification of protected baseline objects, or creation of custom tables outside of Project Sponsor–approved deviations.</w:t>
      </w:r>
    </w:p>
    <w:p w14:paraId="668C1C9B" w14:textId="77777777" w:rsidR="00AB2CB6" w:rsidRDefault="00693246">
      <w:pPr>
        <w:pStyle w:val="ListBullet"/>
        <w:spacing w:after="40"/>
      </w:pPr>
      <w:r>
        <w:t>Any third-party integration not explicitly named in Section 2.</w:t>
      </w:r>
    </w:p>
    <w:p w14:paraId="28324C96" w14:textId="77777777" w:rsidR="00AB2CB6" w:rsidRDefault="00693246">
      <w:pPr>
        <w:pStyle w:val="ListBullet"/>
        <w:spacing w:after="40"/>
      </w:pPr>
      <w:r>
        <w:t>Data migration of historical incident, change, or request records (data migration scope, if applicable, is addressed separately).</w:t>
      </w:r>
    </w:p>
    <w:p w14:paraId="2CB0EE03" w14:textId="77777777" w:rsidR="00AB2CB6" w:rsidRDefault="00693246">
      <w:pPr>
        <w:pStyle w:val="ListBullet"/>
        <w:spacing w:after="40"/>
      </w:pPr>
      <w:r>
        <w:t>End-user training delivery beyond train-the-trainer and admin knowledge transfer sessions.</w:t>
      </w:r>
    </w:p>
    <w:p w14:paraId="1AA7A290" w14:textId="77777777" w:rsidR="00AB2CB6" w:rsidRDefault="00693246">
      <w:pPr>
        <w:pStyle w:val="ListBullet"/>
        <w:spacing w:after="40"/>
      </w:pPr>
      <w:r>
        <w:t>ServiceNow licensing procurement or license advisory (ECS will surface licensing observations but does not act as a licensing agent).</w:t>
      </w:r>
    </w:p>
    <w:p w14:paraId="2C142E01" w14:textId="77777777" w:rsidR="00AB2CB6" w:rsidRDefault="00693246">
      <w:pPr>
        <w:pStyle w:val="ListBullet"/>
        <w:spacing w:after="40"/>
      </w:pPr>
      <w:r>
        <w:t>Ongoing platform administration, break-fix, or managed services after the Hypercare period.</w:t>
      </w:r>
    </w:p>
    <w:p w14:paraId="1D359EFA" w14:textId="77777777" w:rsidR="00AB2CB6" w:rsidRDefault="00693246">
      <w:pPr>
        <w:pStyle w:val="ListBullet"/>
        <w:spacing w:after="40"/>
      </w:pPr>
      <w:r>
        <w:t xml:space="preserve">Phase 2, Phase 3, or roadmap capabilities identified in Section </w:t>
      </w:r>
      <w:r>
        <w:rPr>
          <w:highlight w:val="yellow"/>
        </w:rPr>
        <w:t>[X]</w:t>
      </w:r>
      <w:r>
        <w:t xml:space="preserve"> of this SOW — those phases require a separate SOW.</w:t>
      </w:r>
    </w:p>
    <w:p w14:paraId="2D20A2A8" w14:textId="77777777" w:rsidR="00AB2CB6" w:rsidRDefault="00693246">
      <w:pPr>
        <w:pStyle w:val="ListBullet"/>
        <w:spacing w:after="40"/>
      </w:pPr>
      <w:r>
        <w:rPr>
          <w:highlight w:val="yellow"/>
        </w:rPr>
        <w:t>[Any customer-specific exclusion, e.g., portal redesign, legacy system decommission, etc.]</w:t>
      </w:r>
    </w:p>
    <w:p w14:paraId="580CC598" w14:textId="77777777" w:rsidR="00AB2CB6" w:rsidRDefault="00693246">
      <w:pPr>
        <w:pStyle w:val="Heading1"/>
      </w:pPr>
      <w:bookmarkStart w:id="68" w:name="_Toc229568345"/>
      <w:r>
        <w:t>8.  Assumptions</w:t>
      </w:r>
      <w:bookmarkEnd w:id="68"/>
    </w:p>
    <w:p w14:paraId="7D054BC1" w14:textId="77777777" w:rsidR="00AB2CB6" w:rsidRDefault="00693246">
      <w:pPr>
        <w:spacing w:after="160"/>
      </w:pPr>
      <w:r>
        <w:t>This SOW and the associated timeline are based on the following assumptions. If any assumption proves incorrect or changes during the engagement, ECS will assess the impact and may initiate a PCR discussion.</w:t>
      </w:r>
    </w:p>
    <w:p w14:paraId="4F382EC3" w14:textId="77777777" w:rsidR="00AB2CB6" w:rsidRDefault="00693246">
      <w:pPr>
        <w:pStyle w:val="ListBullet"/>
        <w:spacing w:after="40"/>
      </w:pPr>
      <w:r>
        <w:t>[Customer Organization] will have a clean [net-new / dedicated] ServiceNow instance provisioned and ECS-accessible by the start of Sprint 0.</w:t>
      </w:r>
    </w:p>
    <w:p w14:paraId="3966CE39" w14:textId="513BD388" w:rsidR="00AB2CB6" w:rsidRDefault="00693246">
      <w:pPr>
        <w:pStyle w:val="ListBullet"/>
        <w:spacing w:after="40"/>
      </w:pPr>
      <w:r>
        <w:t>ECS has been granted admin/security admin access to all development and test environments required for this engagement</w:t>
      </w:r>
    </w:p>
    <w:p w14:paraId="38024350" w14:textId="77777777" w:rsidR="00AB2CB6" w:rsidRDefault="00693246">
      <w:pPr>
        <w:pStyle w:val="ListBullet"/>
        <w:spacing w:after="40"/>
      </w:pPr>
      <w:r>
        <w:t xml:space="preserve">The ServiceNow version targeted for this implementation is </w:t>
      </w:r>
      <w:r>
        <w:rPr>
          <w:highlight w:val="yellow"/>
        </w:rPr>
        <w:t>[Washington / Xanadu / Vancouver — specify]</w:t>
      </w:r>
      <w:r>
        <w:t xml:space="preserve"> or later.</w:t>
      </w:r>
    </w:p>
    <w:p w14:paraId="49DD2F66" w14:textId="77777777" w:rsidR="00AB2CB6" w:rsidRDefault="00693246">
      <w:pPr>
        <w:pStyle w:val="ListBullet"/>
        <w:spacing w:after="40"/>
      </w:pPr>
      <w:r>
        <w:t>All [Customer Organization] SMEs named for this engagement have authority to make design decisions within their process area, subject to Product Owner acceptance.</w:t>
      </w:r>
    </w:p>
    <w:p w14:paraId="45704601" w14:textId="77777777" w:rsidR="00AB2CB6" w:rsidRDefault="00693246">
      <w:pPr>
        <w:pStyle w:val="ListBullet"/>
        <w:spacing w:after="40"/>
      </w:pPr>
      <w:r>
        <w:lastRenderedPageBreak/>
        <w:t xml:space="preserve">The </w:t>
      </w:r>
      <w:r>
        <w:rPr>
          <w:highlight w:val="yellow"/>
        </w:rPr>
        <w:t>[X]</w:t>
      </w:r>
      <w:r>
        <w:t xml:space="preserve"> catalog items in scope have been prioritized and the top [10–15] are identified and agreed upon by [Customer Organization] prior to Sprint 2.</w:t>
      </w:r>
    </w:p>
    <w:p w14:paraId="7F3A680E" w14:textId="77777777" w:rsidR="00AB2CB6" w:rsidRDefault="00693246">
      <w:pPr>
        <w:pStyle w:val="ListBullet"/>
        <w:spacing w:after="40"/>
      </w:pPr>
      <w:r>
        <w:t>Discovery and Service Graph Connector configurations from the existing instance are accessible for review by ECS and [Customer Organization] SMEs during Sprint 1.</w:t>
      </w:r>
    </w:p>
    <w:p w14:paraId="484F8CAB" w14:textId="26296A8B" w:rsidR="00AB2CB6" w:rsidRDefault="00693246" w:rsidP="00235EAA">
      <w:pPr>
        <w:pStyle w:val="ListBullet"/>
        <w:spacing w:after="40"/>
      </w:pPr>
      <w:r>
        <w:t xml:space="preserve">ECS will operate under a </w:t>
      </w:r>
      <w:r>
        <w:rPr>
          <w:highlight w:val="yellow"/>
        </w:rPr>
        <w:t>[fixed-fee / time-and-materials]</w:t>
      </w:r>
      <w:r>
        <w:t xml:space="preserve"> model as defined in </w:t>
      </w:r>
      <w:r>
        <w:rPr>
          <w:highlight w:val="yellow"/>
        </w:rPr>
        <w:t>Section 13</w:t>
      </w:r>
      <w:r>
        <w:t>. Additional scope is addressed via PCR, not change to the base fee.</w:t>
      </w:r>
    </w:p>
    <w:p w14:paraId="63523CF7" w14:textId="458A5705" w:rsidR="00953C2F" w:rsidRDefault="00953C2F" w:rsidP="00F17B66">
      <w:pPr>
        <w:pStyle w:val="ListBullet"/>
        <w:spacing w:after="40"/>
      </w:pPr>
      <w:r>
        <w:t>The Project Team will utilize ECS document templates for all project documents/deliverables unless explicitly stated in the SOW or mutually agreed by project team.</w:t>
      </w:r>
    </w:p>
    <w:p w14:paraId="35DF9A00" w14:textId="313CE6F8" w:rsidR="00284250" w:rsidRPr="00FE4E66" w:rsidRDefault="00284250" w:rsidP="00284250">
      <w:pPr>
        <w:pStyle w:val="ListBullet"/>
      </w:pPr>
      <w:r>
        <w:t>[Customer Organization] will supply Subject Matter Expert(s) for the non-ServiceNow side of relevant in-scope integrations described in this SOW. The [Customer Organization] Subject Matter Expert(s) is responsible for making any configuration changes or performing any development on the non-ServiceNow side of relevant in-scope integrations.</w:t>
      </w:r>
      <w:r>
        <w:br/>
        <w:t>In the case of a ServiceNow-to-ServiceNow integration, ECS is responsible for the [Customer Organization] side of the integration and [Customer Organization] is responsible for the other side of the integration if that ServiceNow environment belongs to a 3</w:t>
      </w:r>
      <w:r>
        <w:rPr>
          <w:vertAlign w:val="superscript"/>
        </w:rPr>
        <w:t>rd</w:t>
      </w:r>
      <w:r>
        <w:t xml:space="preserve"> party.</w:t>
      </w:r>
    </w:p>
    <w:p w14:paraId="2ED45211" w14:textId="77777777" w:rsidR="00AB2CB6" w:rsidRDefault="00693246">
      <w:pPr>
        <w:pStyle w:val="Heading1"/>
      </w:pPr>
      <w:bookmarkStart w:id="69" w:name="_Toc229568346"/>
      <w:r>
        <w:t>9.  Project Guardrails and PCR Process</w:t>
      </w:r>
      <w:bookmarkEnd w:id="69"/>
    </w:p>
    <w:p w14:paraId="225D16C4" w14:textId="77777777" w:rsidR="00AB2CB6" w:rsidRDefault="00693246">
      <w:pPr>
        <w:spacing w:after="160"/>
      </w:pPr>
      <w:r>
        <w:t>ECS and [Customer Organization] share a mutual interest in protecting the timeline, the agreed budget, and the OOTB-first discipline that makes Phase 1 valuable. The guardrails and Project Change Request (PCR) process below are designed to surface impacts early, preserve transparency, and give both parties the information needed to make sound decisions — not to create friction or assign blame. When a trigger is reached, ECS will raise it as a conversation first and a formal PCR only if the impact cannot be absorbed within the current sprint plan.</w:t>
      </w:r>
    </w:p>
    <w:p w14:paraId="683F26B5" w14:textId="77777777" w:rsidR="00AB2CB6" w:rsidRDefault="00693246">
      <w:pPr>
        <w:pStyle w:val="Heading2"/>
      </w:pPr>
      <w:bookmarkStart w:id="70" w:name="_Toc229568347"/>
      <w:r>
        <w:t>Scope Boundary Definitions</w:t>
      </w:r>
      <w:bookmarkEnd w:id="70"/>
    </w:p>
    <w:p w14:paraId="59BCCEDC" w14:textId="77777777" w:rsidR="00AB2CB6" w:rsidRDefault="00693246">
      <w:pPr>
        <w:spacing w:after="160"/>
      </w:pPr>
      <w:r>
        <w:t>The OOTB Baseline defines the scope specifically as the implementation and configuration of out-of-the-box ServiceNow functionality as defined by ServiceNow Product Documentation for all in-scope applications listed in Section 2.</w:t>
      </w:r>
    </w:p>
    <w:tbl>
      <w:tblPr>
        <w:tblW w:w="0" w:type="auto"/>
        <w:tblLook w:val="04A0" w:firstRow="1" w:lastRow="0" w:firstColumn="1" w:lastColumn="0" w:noHBand="0" w:noVBand="1"/>
      </w:tblPr>
      <w:tblGrid>
        <w:gridCol w:w="2030"/>
        <w:gridCol w:w="7650"/>
      </w:tblGrid>
      <w:tr w:rsidR="00AB2CB6" w14:paraId="74FE453C"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B58B759" w14:textId="77777777" w:rsidR="00AB2CB6" w:rsidRDefault="00693246">
            <w:pPr>
              <w:spacing w:before="40" w:after="40"/>
            </w:pPr>
            <w:r>
              <w:rPr>
                <w:b/>
                <w:color w:val="FFFFFF"/>
              </w:rPr>
              <w:t>Term</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57E9A9C" w14:textId="77777777" w:rsidR="00AB2CB6" w:rsidRDefault="00693246">
            <w:pPr>
              <w:spacing w:before="40" w:after="40"/>
            </w:pPr>
            <w:r>
              <w:rPr>
                <w:b/>
                <w:color w:val="FFFFFF"/>
              </w:rPr>
              <w:t>Definition</w:t>
            </w:r>
          </w:p>
        </w:tc>
      </w:tr>
      <w:tr w:rsidR="00AB2CB6" w14:paraId="4642D51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9B30495" w14:textId="77777777" w:rsidR="00AB2CB6" w:rsidRDefault="00693246">
            <w:pPr>
              <w:spacing w:before="40" w:after="40"/>
            </w:pPr>
            <w:r>
              <w:rPr>
                <w:sz w:val="20"/>
              </w:rPr>
              <w:t>OOTB Configuration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3C3B6A6" w14:textId="77777777" w:rsidR="00AB2CB6" w:rsidRDefault="00693246">
            <w:pPr>
              <w:spacing w:before="40" w:after="40"/>
            </w:pPr>
            <w:r>
              <w:rPr>
                <w:sz w:val="20"/>
              </w:rPr>
              <w:t>Use of standard ServiceNow fields, tables, workflows, UI policies, and Flow Designer without modification of baseline objects.</w:t>
            </w:r>
          </w:p>
        </w:tc>
      </w:tr>
      <w:tr w:rsidR="00AB2CB6" w14:paraId="499E8402"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CF4FA6B" w14:textId="77777777" w:rsidR="00AB2CB6" w:rsidRDefault="00693246">
            <w:pPr>
              <w:spacing w:before="40" w:after="40"/>
            </w:pPr>
            <w:r>
              <w:rPr>
                <w:sz w:val="20"/>
              </w:rPr>
              <w:t>Governed Deviation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D379D69" w14:textId="77777777" w:rsidR="00AB2CB6" w:rsidRDefault="00693246">
            <w:pPr>
              <w:spacing w:before="40" w:after="40"/>
            </w:pPr>
            <w:r>
              <w:rPr>
                <w:sz w:val="20"/>
              </w:rPr>
              <w:t>A delta from OOTB that has been reviewed by the Customization Council, documented in the Governance Triage Log, and approved by the Project Sponsor.</w:t>
            </w:r>
          </w:p>
        </w:tc>
      </w:tr>
      <w:tr w:rsidR="00AB2CB6" w14:paraId="68DE6D86"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13B29C6" w14:textId="77777777" w:rsidR="00AB2CB6" w:rsidRDefault="00693246">
            <w:pPr>
              <w:spacing w:before="40" w:after="40"/>
            </w:pPr>
            <w:r>
              <w:rPr>
                <w:sz w:val="20"/>
              </w:rPr>
              <w:t>Customization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5BE8418" w14:textId="77777777" w:rsidR="00AB2CB6" w:rsidRDefault="00693246">
            <w:pPr>
              <w:spacing w:before="40" w:after="40"/>
            </w:pPr>
            <w:r>
              <w:rPr>
                <w:sz w:val="20"/>
              </w:rPr>
              <w:t>Any requirement that cannot be met by Configuration, UI Policy, or Flow Designer alone. Triggers mandatory technical review and Project Sponsor approval before work begins.</w:t>
            </w:r>
          </w:p>
        </w:tc>
      </w:tr>
      <w:tr w:rsidR="00AB2CB6" w14:paraId="113B1741"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81CA198" w14:textId="77777777" w:rsidR="00AB2CB6" w:rsidRDefault="00693246">
            <w:pPr>
              <w:spacing w:before="40" w:after="40"/>
            </w:pPr>
            <w:r>
              <w:rPr>
                <w:sz w:val="20"/>
              </w:rPr>
              <w:t>Structural Deviation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D701DFC" w14:textId="77777777" w:rsidR="00AB2CB6" w:rsidRDefault="00693246">
            <w:pPr>
              <w:spacing w:before="40" w:after="40"/>
            </w:pPr>
            <w:r>
              <w:rPr>
                <w:sz w:val="20"/>
              </w:rPr>
              <w:t xml:space="preserve">Use of custom tables instead of standard CI classes, or modification of core platform objects. Requires Project Sponsor approval and automatic escalation to the Customization </w:t>
            </w:r>
            <w:r>
              <w:rPr>
                <w:sz w:val="20"/>
              </w:rPr>
              <w:lastRenderedPageBreak/>
              <w:t>Council.</w:t>
            </w:r>
          </w:p>
        </w:tc>
      </w:tr>
      <w:tr w:rsidR="00AB2CB6" w14:paraId="0FB40A9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2F7CFC3" w14:textId="77777777" w:rsidR="00AB2CB6" w:rsidRDefault="00693246">
            <w:pPr>
              <w:spacing w:before="40" w:after="40"/>
            </w:pPr>
            <w:r>
              <w:rPr>
                <w:sz w:val="20"/>
              </w:rPr>
              <w:lastRenderedPageBreak/>
              <w:t>Project Change Request (PCR)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7EA39B1" w14:textId="77777777" w:rsidR="00AB2CB6" w:rsidRDefault="00693246">
            <w:pPr>
              <w:spacing w:before="40" w:after="40"/>
            </w:pPr>
            <w:r>
              <w:rPr>
                <w:sz w:val="20"/>
              </w:rPr>
              <w:t>A formal document initiated by ECS that describes a scope, timeline, or resource impact and proposes a resolution. Both parties must sign a PCR before ECS proceeds with out-of-scope work.</w:t>
            </w:r>
          </w:p>
        </w:tc>
      </w:tr>
    </w:tbl>
    <w:p w14:paraId="090689FD" w14:textId="77777777" w:rsidR="00AB2CB6" w:rsidRDefault="00AB2CB6">
      <w:pPr>
        <w:spacing w:after="40"/>
      </w:pPr>
    </w:p>
    <w:p w14:paraId="5AE8678E" w14:textId="77777777" w:rsidR="00AB2CB6" w:rsidRDefault="00693246">
      <w:pPr>
        <w:pStyle w:val="Heading2"/>
      </w:pPr>
      <w:bookmarkStart w:id="71" w:name="_Toc229568348"/>
      <w:r>
        <w:t>PCR Triggers: Customer-Initiated Scope Changes</w:t>
      </w:r>
      <w:bookmarkEnd w:id="71"/>
    </w:p>
    <w:p w14:paraId="20D998B7" w14:textId="77777777" w:rsidR="00AB2CB6" w:rsidRDefault="00693246">
      <w:pPr>
        <w:spacing w:after="160"/>
      </w:pPr>
      <w:r>
        <w:t>The following conditions, when initiated by [Customer Organization], will trigger a PCR discussion. ECS will document the trigger in writing within [2] business days of identification and schedule a PCR conversation within [3] business days.</w:t>
      </w:r>
    </w:p>
    <w:p w14:paraId="56C46E0F" w14:textId="77777777" w:rsidR="00AB2CB6" w:rsidRDefault="00693246">
      <w:pPr>
        <w:pStyle w:val="ListBullet"/>
        <w:spacing w:after="40"/>
      </w:pPr>
      <w:r>
        <w:t>Requirements beyond the OOTB Baseline: Any requirement that necessitates custom scripting, modification of protected baseline objects, or creation of custom tables not listed in Section 2. ECS will present the OOTB alternative before raising the PCR.</w:t>
      </w:r>
    </w:p>
    <w:p w14:paraId="48BF1D86" w14:textId="77777777" w:rsidR="00AB2CB6" w:rsidRDefault="00693246">
      <w:pPr>
        <w:pStyle w:val="ListBullet"/>
        <w:spacing w:after="40"/>
      </w:pPr>
      <w:r>
        <w:t>Expansion of in-scope catalog items: Requests to add catalog items beyond the agreed [–10–15] items will be assessed for sprint capacity impact. Items that displace agreed-scope work require a PCR.</w:t>
      </w:r>
    </w:p>
    <w:p w14:paraId="66DC82FB" w14:textId="77777777" w:rsidR="00AB2CB6" w:rsidRDefault="00693246">
      <w:pPr>
        <w:pStyle w:val="ListBullet"/>
        <w:spacing w:after="40"/>
      </w:pPr>
      <w:r>
        <w:t>Addition of in-scope applications or integrations: Any application, module, or integration not listed in Section 2. No work begins on out-of-scope items without an executed PCR.</w:t>
      </w:r>
    </w:p>
    <w:p w14:paraId="3499C734" w14:textId="77777777" w:rsidR="00AB2CB6" w:rsidRDefault="00693246">
      <w:pPr>
        <w:pStyle w:val="ListBullet"/>
        <w:spacing w:after="40"/>
      </w:pPr>
      <w:r>
        <w:t>Process redesign requests: Requests to redesign an existing OOTB process beyond the configuration decisions captured in workshops. Redesign typically signals a Customization and triggers the Rule of Three review.</w:t>
      </w:r>
    </w:p>
    <w:p w14:paraId="0A7BDE93" w14:textId="7DC4D99E" w:rsidR="00AB2CB6" w:rsidRDefault="00693246">
      <w:pPr>
        <w:pStyle w:val="ListBullet"/>
        <w:spacing w:after="40"/>
      </w:pPr>
      <w:r>
        <w:t>Significant volume increases: Material increases in the number and/or complexity of user stories, locations, groups, assignment rules, or catalog taxonomy entries beyond what was baselined in the Accelerator Packs.</w:t>
      </w:r>
    </w:p>
    <w:p w14:paraId="455BF0D0" w14:textId="06630688" w:rsidR="000825F9" w:rsidRDefault="006312E8">
      <w:pPr>
        <w:pStyle w:val="ListBullet"/>
        <w:spacing w:after="40"/>
      </w:pPr>
      <w:r>
        <w:t>[Customer Organization] requests to re-solution after functionality has been configured based on approved user stories and acceptance criteria</w:t>
      </w:r>
    </w:p>
    <w:p w14:paraId="4D166838" w14:textId="77777777" w:rsidR="00AB2CB6" w:rsidRDefault="00693246">
      <w:pPr>
        <w:pStyle w:val="Heading2"/>
      </w:pPr>
      <w:bookmarkStart w:id="72" w:name="_Toc229568349"/>
      <w:r>
        <w:t>PCR Triggers: Schedule and Dependency Impacts</w:t>
      </w:r>
      <w:bookmarkEnd w:id="72"/>
    </w:p>
    <w:p w14:paraId="6FA91CBC" w14:textId="77777777" w:rsidR="00AB2CB6" w:rsidRDefault="00693246">
      <w:pPr>
        <w:spacing w:after="160"/>
      </w:pPr>
      <w:r>
        <w:t>The following conditions, regardless of which party initiates them, may trigger a PCR for timeline extension. ECS’s obligation is to flag the risk as soon as it is identified and to work collaboratively on mitigation before formalizing a PCR.</w:t>
      </w:r>
    </w:p>
    <w:p w14:paraId="45C043D2" w14:textId="77777777" w:rsidR="00AB2CB6" w:rsidRDefault="00693246">
      <w:pPr>
        <w:pStyle w:val="ListBullet"/>
        <w:spacing w:after="40"/>
      </w:pPr>
      <w:r>
        <w:t>Accelerator Pack data not delivered on time: Foundation Data workbooks (users, locations, groups, SLAs, assignment rules) are required by Sprint 0 to enable build. If completed workbooks are not received within [5] business days of the agreed delivery date, ECS will document the delay and assess the timeline impact. Delays that push build start beyond Sprint 1 Week 1 may result in a PCR for timeline and/or fee adjustment.</w:t>
      </w:r>
    </w:p>
    <w:p w14:paraId="7BF69BF0" w14:textId="77777777" w:rsidR="00AB2CB6" w:rsidRDefault="00693246">
      <w:pPr>
        <w:pStyle w:val="ListBullet"/>
        <w:spacing w:after="40"/>
      </w:pPr>
      <w:r>
        <w:t xml:space="preserve">SME unavailability: If a named SME is unavailable for a scheduled workshop or validation session and no qualified substitute is provided with [2] business days’ notice, ECS will reschedule the </w:t>
      </w:r>
      <w:r>
        <w:lastRenderedPageBreak/>
        <w:t>session. If repeated unavailability (defined as [2] or more missed sessions in a single sprint) causes sprint goals to slip, ECS will initiate a PCR discussion.</w:t>
      </w:r>
    </w:p>
    <w:p w14:paraId="3EC93F6C" w14:textId="77777777" w:rsidR="00AB2CB6" w:rsidRDefault="00693246">
      <w:pPr>
        <w:pStyle w:val="ListBullet"/>
        <w:spacing w:after="40"/>
      </w:pPr>
      <w:r>
        <w:t>Decision delays: User story acceptance decisions are expected within [3] business days of demo delivery. Governance Triage Log dispositions are expected within [5] business days of ECS submission. Decisions outstanding beyond these windows will be documented in the sprint workbook; accumulated delays that affect the sprint plan trigger a PCR conversation.</w:t>
      </w:r>
    </w:p>
    <w:p w14:paraId="4992E82D" w14:textId="77777777" w:rsidR="00AB2CB6" w:rsidRDefault="00693246">
      <w:pPr>
        <w:pStyle w:val="ListBullet"/>
        <w:spacing w:after="40"/>
      </w:pPr>
      <w:r>
        <w:t>Environment or access delays: If provisioned environments or admin credentials are not available as committed and ECS is blocked from building for more than [3] consecutive business days, ECS will document the blockage and assess timeline impact. Sustained blockage may result in a PCR.</w:t>
      </w:r>
    </w:p>
    <w:p w14:paraId="23E1ED4D" w14:textId="77777777" w:rsidR="00AB2CB6" w:rsidRDefault="00693246">
      <w:pPr>
        <w:pStyle w:val="ListBullet"/>
        <w:spacing w:after="40"/>
      </w:pPr>
      <w:r>
        <w:t>Third-party vendor delays: If a third-party vendor (e.g., AD/SSO provider, SCCM/Intune administrator) required for an in-scope integration is not available within the sprint window, ECS will document the dependency and may adjust sprint sequencing. If the delay affects the critical path, a PCR will be initiated.</w:t>
      </w:r>
    </w:p>
    <w:p w14:paraId="2D596C7B" w14:textId="77777777" w:rsidR="00AB2CB6" w:rsidRDefault="00693246">
      <w:pPr>
        <w:pStyle w:val="ListBullet"/>
        <w:spacing w:after="40"/>
      </w:pPr>
      <w:r>
        <w:t>Executive Sponsor escalation hold: If a governance decision requires Executive Sponsor input and that input is not received within [5] business days of escalation, ECS will document the hold and assess downstream impact.</w:t>
      </w:r>
    </w:p>
    <w:p w14:paraId="5AA3656D" w14:textId="77777777" w:rsidR="00AB2CB6" w:rsidRDefault="00693246">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GUARDRAIL PRINCIPLE: A PCR is not a penalty. It is a shared acknowledgment that circumstances have changed and that ECS and [Customer Organization] need to agree on how to proceed. ECS will always present mitigation options alongside a PCR trigger — the goal is a decision, not a dispute.</w:t>
      </w:r>
    </w:p>
    <w:p w14:paraId="4976F006" w14:textId="77777777" w:rsidR="00AB2CB6" w:rsidRDefault="00693246">
      <w:pPr>
        <w:pStyle w:val="Heading2"/>
      </w:pPr>
      <w:bookmarkStart w:id="73" w:name="_Toc229568350"/>
      <w:r>
        <w:t>PCR Process</w:t>
      </w:r>
      <w:bookmarkEnd w:id="73"/>
    </w:p>
    <w:p w14:paraId="72E2DF75" w14:textId="77777777" w:rsidR="00AB2CB6" w:rsidRDefault="00693246">
      <w:pPr>
        <w:spacing w:after="160"/>
      </w:pPr>
      <w:r>
        <w:t>When a PCR trigger is reached, the following process applies:</w:t>
      </w:r>
    </w:p>
    <w:tbl>
      <w:tblPr>
        <w:tblW w:w="0" w:type="auto"/>
        <w:tblLook w:val="04A0" w:firstRow="1" w:lastRow="0" w:firstColumn="1" w:lastColumn="0" w:noHBand="0" w:noVBand="1"/>
      </w:tblPr>
      <w:tblGrid>
        <w:gridCol w:w="1240"/>
        <w:gridCol w:w="1254"/>
        <w:gridCol w:w="1661"/>
        <w:gridCol w:w="5525"/>
      </w:tblGrid>
      <w:tr w:rsidR="00AB2CB6" w14:paraId="4D226383" w14:textId="77777777" w:rsidTr="006E13F1">
        <w:trPr>
          <w:tblHeader/>
        </w:trPr>
        <w:tc>
          <w:tcPr>
            <w:tcW w:w="124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4A37E13" w14:textId="77777777" w:rsidR="00AB2CB6" w:rsidRDefault="00693246">
            <w:pPr>
              <w:spacing w:before="40" w:after="40"/>
            </w:pPr>
            <w:r>
              <w:rPr>
                <w:b/>
                <w:color w:val="FFFFFF"/>
              </w:rPr>
              <w:t>Step</w:t>
            </w:r>
          </w:p>
        </w:tc>
        <w:tc>
          <w:tcPr>
            <w:tcW w:w="125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F28480B" w14:textId="77777777" w:rsidR="00AB2CB6" w:rsidRDefault="00693246">
            <w:pPr>
              <w:spacing w:before="40" w:after="40"/>
            </w:pPr>
            <w:r>
              <w:rPr>
                <w:b/>
                <w:color w:val="FFFFFF"/>
              </w:rPr>
              <w:t>Owner</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76076C3" w14:textId="77777777" w:rsidR="00AB2CB6" w:rsidRDefault="00693246">
            <w:pPr>
              <w:spacing w:before="40" w:after="40"/>
            </w:pPr>
            <w:r>
              <w:rPr>
                <w:b/>
                <w:color w:val="FFFFFF"/>
              </w:rPr>
              <w:t>Timeframe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AB8C31F" w14:textId="77777777" w:rsidR="00AB2CB6" w:rsidRDefault="00693246">
            <w:pPr>
              <w:spacing w:before="40" w:after="40"/>
            </w:pPr>
            <w:r>
              <w:rPr>
                <w:b/>
                <w:color w:val="FFFFFF"/>
              </w:rPr>
              <w:t>Action</w:t>
            </w:r>
          </w:p>
        </w:tc>
      </w:tr>
      <w:tr w:rsidR="00AB2CB6" w14:paraId="3C8D8B54" w14:textId="77777777" w:rsidTr="006E13F1">
        <w:tc>
          <w:tcPr>
            <w:tcW w:w="12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B507DF8" w14:textId="77777777" w:rsidR="00AB2CB6" w:rsidRDefault="00693246">
            <w:pPr>
              <w:spacing w:before="40" w:after="40"/>
            </w:pPr>
            <w:r>
              <w:rPr>
                <w:sz w:val="20"/>
              </w:rPr>
              <w:t>1. Identify</w:t>
            </w:r>
          </w:p>
        </w:tc>
        <w:tc>
          <w:tcPr>
            <w:tcW w:w="125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9FD63B8" w14:textId="77777777" w:rsidR="00AB2CB6" w:rsidRDefault="00693246">
            <w:pPr>
              <w:spacing w:before="40" w:after="40"/>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8E74E68" w14:textId="27778CE4" w:rsidR="00AB2CB6" w:rsidRDefault="00693246">
            <w:pPr>
              <w:spacing w:before="40" w:after="40"/>
            </w:pPr>
            <w:r>
              <w:rPr>
                <w:sz w:val="20"/>
              </w:rPr>
              <w:t>Within 5 business days of trigger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CB7A6F9" w14:textId="77777777" w:rsidR="00AB2CB6" w:rsidRDefault="00693246">
            <w:pPr>
              <w:spacing w:before="40" w:after="40"/>
            </w:pPr>
            <w:r>
              <w:rPr>
                <w:sz w:val="20"/>
              </w:rPr>
              <w:t>ECS documents the trigger, the impact assessment, and the proposed resolution in a PCR document.</w:t>
            </w:r>
          </w:p>
        </w:tc>
      </w:tr>
      <w:tr w:rsidR="00AB2CB6" w14:paraId="35D04558" w14:textId="77777777" w:rsidTr="006E13F1">
        <w:tc>
          <w:tcPr>
            <w:tcW w:w="12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D26EC6F" w14:textId="77777777" w:rsidR="00AB2CB6" w:rsidRDefault="00693246">
            <w:pPr>
              <w:spacing w:before="40" w:after="40"/>
            </w:pPr>
            <w:r>
              <w:rPr>
                <w:sz w:val="20"/>
              </w:rPr>
              <w:t>2. Notify</w:t>
            </w:r>
          </w:p>
        </w:tc>
        <w:tc>
          <w:tcPr>
            <w:tcW w:w="125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9492CC5" w14:textId="77777777" w:rsidR="00AB2CB6" w:rsidRDefault="00693246">
            <w:pPr>
              <w:spacing w:before="40" w:after="40"/>
            </w:pPr>
            <w:r>
              <w:rPr>
                <w:sz w:val="20"/>
              </w:rPr>
              <w:t>ECS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478897" w14:textId="77777777" w:rsidR="00AB2CB6" w:rsidRDefault="00693246">
            <w:pPr>
              <w:spacing w:before="40" w:after="40"/>
            </w:pPr>
            <w:r>
              <w:rPr>
                <w:sz w:val="20"/>
              </w:rPr>
              <w:t>Within 1 business day of Step 1</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E4FC89E" w14:textId="77777777" w:rsidR="00AB2CB6" w:rsidRDefault="00693246">
            <w:pPr>
              <w:spacing w:before="40" w:after="40"/>
            </w:pPr>
            <w:r>
              <w:rPr>
                <w:sz w:val="20"/>
              </w:rPr>
              <w:t>ECS delivers the PCR document to [Customer Organization] Project Sponsor and Product Owner.</w:t>
            </w:r>
          </w:p>
        </w:tc>
      </w:tr>
      <w:tr w:rsidR="00AB2CB6" w14:paraId="181595E1" w14:textId="77777777" w:rsidTr="006E13F1">
        <w:tc>
          <w:tcPr>
            <w:tcW w:w="12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20102AF" w14:textId="77777777" w:rsidR="00AB2CB6" w:rsidRDefault="00693246">
            <w:pPr>
              <w:spacing w:before="40" w:after="40"/>
            </w:pPr>
            <w:r>
              <w:rPr>
                <w:sz w:val="20"/>
              </w:rPr>
              <w:t>3. Review</w:t>
            </w:r>
          </w:p>
        </w:tc>
        <w:tc>
          <w:tcPr>
            <w:tcW w:w="125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BD0B283" w14:textId="77777777" w:rsidR="00AB2CB6" w:rsidRDefault="00693246">
            <w:pPr>
              <w:spacing w:before="40" w:after="40"/>
            </w:pPr>
            <w:r>
              <w:rPr>
                <w:sz w:val="20"/>
              </w:rPr>
              <w:t>Both parties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05D3B9C" w14:textId="77777777" w:rsidR="00AB2CB6" w:rsidRDefault="00693246">
            <w:pPr>
              <w:spacing w:before="40" w:after="40"/>
            </w:pPr>
            <w:r>
              <w:rPr>
                <w:sz w:val="20"/>
              </w:rPr>
              <w:t>Within 3 business days of receipt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3C4985A" w14:textId="77777777" w:rsidR="00AB2CB6" w:rsidRDefault="00693246">
            <w:pPr>
              <w:spacing w:before="40" w:after="40"/>
            </w:pPr>
            <w:r>
              <w:rPr>
                <w:sz w:val="20"/>
              </w:rPr>
              <w:t>[Customer Organization] reviews the PCR and may request a working session to discuss.</w:t>
            </w:r>
          </w:p>
        </w:tc>
      </w:tr>
      <w:tr w:rsidR="00AB2CB6" w14:paraId="5F4122AB" w14:textId="77777777" w:rsidTr="006E13F1">
        <w:tc>
          <w:tcPr>
            <w:tcW w:w="12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F23A2C5" w14:textId="77777777" w:rsidR="00AB2CB6" w:rsidRDefault="00693246">
            <w:pPr>
              <w:spacing w:before="40" w:after="40"/>
            </w:pPr>
            <w:r>
              <w:rPr>
                <w:sz w:val="20"/>
              </w:rPr>
              <w:t>4. Decide</w:t>
            </w:r>
          </w:p>
        </w:tc>
        <w:tc>
          <w:tcPr>
            <w:tcW w:w="125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52824B9" w14:textId="77777777" w:rsidR="00AB2CB6" w:rsidRDefault="00693246">
            <w:pPr>
              <w:spacing w:before="40" w:after="40"/>
            </w:pPr>
            <w:r>
              <w:rPr>
                <w:sz w:val="20"/>
              </w:rPr>
              <w:t>Customer Sponsor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015C025" w14:textId="77777777" w:rsidR="00AB2CB6" w:rsidRDefault="00693246">
            <w:pPr>
              <w:spacing w:before="40" w:after="40"/>
            </w:pPr>
            <w:r>
              <w:rPr>
                <w:sz w:val="20"/>
              </w:rPr>
              <w:t>Within 5 business days of receipt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D793DB4" w14:textId="77777777" w:rsidR="00AB2CB6" w:rsidRDefault="00693246">
            <w:pPr>
              <w:spacing w:before="40" w:after="40"/>
            </w:pPr>
            <w:r>
              <w:rPr>
                <w:sz w:val="20"/>
              </w:rPr>
              <w:t>Customer Sponsor approves, modifies, or rejects the PCR in writing.</w:t>
            </w:r>
          </w:p>
        </w:tc>
      </w:tr>
      <w:tr w:rsidR="00AB2CB6" w14:paraId="45C9BE80" w14:textId="77777777" w:rsidTr="006E13F1">
        <w:tc>
          <w:tcPr>
            <w:tcW w:w="12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0DBD2C2" w14:textId="77777777" w:rsidR="00AB2CB6" w:rsidRDefault="00693246">
            <w:pPr>
              <w:spacing w:before="40" w:after="40"/>
            </w:pPr>
            <w:r>
              <w:rPr>
                <w:sz w:val="20"/>
              </w:rPr>
              <w:t>5. Execute</w:t>
            </w:r>
          </w:p>
        </w:tc>
        <w:tc>
          <w:tcPr>
            <w:tcW w:w="125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C31581B" w14:textId="77777777" w:rsidR="00AB2CB6" w:rsidRDefault="00693246">
            <w:pPr>
              <w:spacing w:before="40" w:after="40"/>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C0DF8C6" w14:textId="77777777" w:rsidR="00AB2CB6" w:rsidRDefault="00693246">
            <w:pPr>
              <w:spacing w:before="40" w:after="40"/>
            </w:pPr>
            <w:r>
              <w:rPr>
                <w:sz w:val="20"/>
              </w:rPr>
              <w:t>Upon PCR execution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F0D8C3B" w14:textId="082721F5" w:rsidR="00AB2CB6" w:rsidRDefault="00713745">
            <w:pPr>
              <w:spacing w:before="40" w:after="40"/>
            </w:pPr>
            <w:ins w:id="74" w:author="Tim Hislop" w:date="2026-05-18T11:11:00Z">
              <w:r w:rsidRPr="00713745">
                <w:rPr>
                  <w:sz w:val="20"/>
                </w:rPr>
                <w:t>No out-of-scope work begins, and no contractual changes are made, prior to PCR execution by both parties.</w:t>
              </w:r>
            </w:ins>
            <w:commentRangeStart w:id="75"/>
            <w:del w:id="76" w:author="Tim Hislop" w:date="2026-05-18T11:11:00Z" w16du:dateUtc="2026-05-18T15:11:00Z">
              <w:r w:rsidR="00693246" w:rsidDel="00713745">
                <w:rPr>
                  <w:sz w:val="20"/>
                </w:rPr>
                <w:delText xml:space="preserve">ECS proceeds </w:delText>
              </w:r>
              <w:r w:rsidR="00693246" w:rsidDel="00713745">
                <w:rPr>
                  <w:sz w:val="20"/>
                </w:rPr>
                <w:lastRenderedPageBreak/>
                <w:delText>with the approved scope/timeline change. No contractual changes and/or out-of-scope work begins prior to PCR execution.</w:delText>
              </w:r>
              <w:commentRangeEnd w:id="75"/>
              <w:r w:rsidR="0030275D" w:rsidDel="00713745">
                <w:rPr>
                  <w:rStyle w:val="CommentReference"/>
                  <w:sz w:val="22"/>
                  <w:szCs w:val="22"/>
                </w:rPr>
                <w:commentReference w:id="75"/>
              </w:r>
            </w:del>
          </w:p>
        </w:tc>
      </w:tr>
    </w:tbl>
    <w:p w14:paraId="679E1322" w14:textId="77777777" w:rsidR="00AB2CB6" w:rsidRDefault="00AB2CB6">
      <w:pPr>
        <w:spacing w:after="40"/>
      </w:pPr>
    </w:p>
    <w:p w14:paraId="3650E900" w14:textId="77777777" w:rsidR="00AB2CB6" w:rsidRDefault="00693246">
      <w:pPr>
        <w:spacing w:after="160"/>
      </w:pPr>
      <w:r>
        <w:t>PCRs that involve additional fees are subject to the same review and approval process. ECS will not invoice for PCR-related work until the PCR is executed by both parties.</w:t>
      </w:r>
    </w:p>
    <w:p w14:paraId="5907832F" w14:textId="77777777" w:rsidR="00AB2CB6" w:rsidRDefault="00693246">
      <w:pPr>
        <w:pStyle w:val="Heading2"/>
      </w:pPr>
      <w:bookmarkStart w:id="77" w:name="_Toc229568351"/>
      <w:r>
        <w:t>Governance Triage Log</w:t>
      </w:r>
      <w:bookmarkEnd w:id="77"/>
    </w:p>
    <w:p w14:paraId="16B8DC58" w14:textId="153B0D11" w:rsidR="00AB2CB6" w:rsidRDefault="00693246" w:rsidP="00235EAA">
      <w:pPr>
        <w:spacing w:after="160"/>
      </w:pPr>
      <w:r>
        <w:t>All scope deviation requests, open questions, and deferred requirements are captured in the Governance Triage Log, a living artifact maintained by ECS and reviewed at each bi-weekly Sponsor Sync. The Log tracks the deviation, its business rationale, scope impact, and disposition (deferred to Phase 2 / approved as Governed Deviation / escalated for PCR). The Log is a feature of this engagement, not a warning sign — it is how both parties protect the baseline and the customer’s legitimate requirements simultaneously.</w:t>
      </w:r>
    </w:p>
    <w:p w14:paraId="4CE9D98F" w14:textId="77777777" w:rsidR="00AB2CB6" w:rsidRDefault="00693246">
      <w:pPr>
        <w:pStyle w:val="Heading1"/>
      </w:pPr>
      <w:bookmarkStart w:id="78" w:name="_Toc229568352"/>
      <w:r>
        <w:t>10.  Testing and Acceptance</w:t>
      </w:r>
      <w:bookmarkEnd w:id="78"/>
    </w:p>
    <w:p w14:paraId="424C28A1" w14:textId="77777777" w:rsidR="00AB2CB6" w:rsidRDefault="00693246">
      <w:pPr>
        <w:pStyle w:val="Heading2"/>
      </w:pPr>
      <w:bookmarkStart w:id="79" w:name="_Toc229568353"/>
      <w:r>
        <w:t>Testing Approach</w:t>
      </w:r>
      <w:bookmarkEnd w:id="79"/>
    </w:p>
    <w:p w14:paraId="7EBF6E9E" w14:textId="77777777" w:rsidR="00AB2CB6" w:rsidRDefault="00693246">
      <w:pPr>
        <w:spacing w:after="160"/>
      </w:pPr>
      <w:r>
        <w:t>ECS follows a continuous testing model throughout the build sprints, with formal User Acceptance Testing (UAT) conducted in Sprint [7]. Testing phases include:</w:t>
      </w:r>
    </w:p>
    <w:p w14:paraId="1103A434" w14:textId="0F2756D5" w:rsidR="00AB2CB6" w:rsidRDefault="00693246">
      <w:pPr>
        <w:pStyle w:val="ListBullet"/>
        <w:spacing w:after="40"/>
      </w:pPr>
      <w:r>
        <w:t>Unit Testing: ECS consultants validate each configuration against approved user story acceptance criteria before sprint demo.</w:t>
      </w:r>
    </w:p>
    <w:p w14:paraId="53BF1BA8" w14:textId="18F67485" w:rsidR="00AB2CB6" w:rsidRDefault="00693246">
      <w:pPr>
        <w:pStyle w:val="ListBullet"/>
        <w:spacing w:after="40"/>
      </w:pPr>
      <w:r>
        <w:t>Sprint Demo Validation: Product Owner reviews configured capability at the end of each sprint and provides formal acceptance based on approved acceptance criteria or identifies defects and/or enhancement requests to be evaluated and prioritized.</w:t>
      </w:r>
    </w:p>
    <w:p w14:paraId="6594E1C8" w14:textId="77777777" w:rsidR="00AB2CB6" w:rsidRDefault="00693246">
      <w:pPr>
        <w:pStyle w:val="ListBullet"/>
        <w:spacing w:after="40"/>
      </w:pPr>
      <w:r>
        <w:t>Integration Testing: ECS validates end-to-end data flows across integrated systems in Sprint [6–7].</w:t>
      </w:r>
    </w:p>
    <w:p w14:paraId="1BA6A920" w14:textId="158F6FDB" w:rsidR="00AB2CB6" w:rsidRDefault="00693246">
      <w:pPr>
        <w:pStyle w:val="ListBullet"/>
        <w:spacing w:after="40"/>
      </w:pPr>
      <w:r>
        <w:t>UAT: [Customer Organization] executes test scenarios against a defined UAT script in the test environment. ECS provides UAT baseline test scripts for validation and/or augmentation by [Customer Organization].  ECS will facilitate UAT sessions.</w:t>
      </w:r>
    </w:p>
    <w:p w14:paraId="023ECA38" w14:textId="7A46E48F" w:rsidR="00BE16FD" w:rsidRDefault="00B113AF">
      <w:pPr>
        <w:pStyle w:val="ListBullet"/>
        <w:spacing w:after="40"/>
      </w:pPr>
      <w:r>
        <w:t>Defects and Enhancement Requests: Defects and Enhancement Requests will be centrally tracked, triaged and prioritized</w:t>
      </w:r>
    </w:p>
    <w:p w14:paraId="63B2E094" w14:textId="77777777" w:rsidR="00AB2CB6" w:rsidRDefault="00693246">
      <w:pPr>
        <w:pStyle w:val="ListBullet"/>
        <w:spacing w:after="40"/>
      </w:pPr>
      <w:r>
        <w:t>Regression Testing: ECS performs regression validation prior to production cutover.</w:t>
      </w:r>
    </w:p>
    <w:p w14:paraId="605E7132" w14:textId="77777777" w:rsidR="00AB2CB6" w:rsidRDefault="00693246">
      <w:pPr>
        <w:pStyle w:val="Heading2"/>
      </w:pPr>
      <w:bookmarkStart w:id="80" w:name="_Toc229568354"/>
      <w:r>
        <w:t>Acceptance Criteria</w:t>
      </w:r>
      <w:bookmarkEnd w:id="80"/>
    </w:p>
    <w:p w14:paraId="2229666E" w14:textId="77777777" w:rsidR="00AB2CB6" w:rsidRDefault="00693246">
      <w:pPr>
        <w:spacing w:after="160"/>
      </w:pPr>
      <w:r>
        <w:t>A configuration is accepted when the Product Owner confirms, in writing or via the sprint workbook, that all user story acceptance criteria have been met. Defects identified during sprint demos are classified as:</w:t>
      </w:r>
    </w:p>
    <w:p w14:paraId="294B4694" w14:textId="77777777" w:rsidR="00AB2CB6" w:rsidRDefault="00693246">
      <w:pPr>
        <w:pStyle w:val="ListBullet"/>
        <w:spacing w:after="40"/>
      </w:pPr>
      <w:r>
        <w:t>P1 (Blocker): Prevents core process execution. ECS resolves within the sprint.</w:t>
      </w:r>
    </w:p>
    <w:p w14:paraId="47DF7395" w14:textId="4FC6A892" w:rsidR="00AB2CB6" w:rsidRDefault="00693246">
      <w:pPr>
        <w:pStyle w:val="ListBullet"/>
        <w:spacing w:after="40"/>
      </w:pPr>
      <w:r>
        <w:lastRenderedPageBreak/>
        <w:t>P2 (Critical): Significant impact to user experience or process; prioritized for potential future sprints.</w:t>
      </w:r>
    </w:p>
    <w:p w14:paraId="6261F078" w14:textId="77777777" w:rsidR="00AB2CB6" w:rsidRDefault="00693246">
      <w:pPr>
        <w:pStyle w:val="ListBullet"/>
        <w:spacing w:after="40"/>
      </w:pPr>
      <w:r>
        <w:t>P3 (Enhancement): Desirable improvement not required for go-live. Captured in the Phase 2 backlog.</w:t>
      </w:r>
    </w:p>
    <w:p w14:paraId="62532786" w14:textId="6AAA0BDB" w:rsidR="00AB2CB6" w:rsidRDefault="00693246">
      <w:pPr>
        <w:spacing w:after="160"/>
      </w:pPr>
      <w:r>
        <w:t>Go-live readiness requires [Customer Organization] sign-off on all P1 and P2 defects as resolved or prioritized for future sprints and written acceptance of the UAT results by the Product Owner and Executive Sponsor.</w:t>
      </w:r>
    </w:p>
    <w:p w14:paraId="1355C001" w14:textId="77777777" w:rsidR="00E5373A" w:rsidRDefault="00FE37AA" w:rsidP="00E5373A">
      <w:r>
        <w:t xml:space="preserve">Scope Classification. The parties agree that all scope-related findings during delivery will be classified as one of the following: </w:t>
      </w:r>
    </w:p>
    <w:p w14:paraId="59EBE432" w14:textId="1F32CE6F" w:rsidR="00E5373A" w:rsidRDefault="00FE37AA" w:rsidP="00340FEA">
      <w:pPr>
        <w:pStyle w:val="ListBullet"/>
        <w:spacing w:after="40"/>
      </w:pPr>
      <w:r>
        <w:t xml:space="preserve">Defect, meaning a delivered configuration that does not perform as documented in approved design artifacts or that contradicts ServiceNow’s published platform documentation; </w:t>
      </w:r>
    </w:p>
    <w:p w14:paraId="5E8C7195" w14:textId="2F2CE3BD" w:rsidR="008375DB" w:rsidRDefault="00FE37AA" w:rsidP="00340FEA">
      <w:pPr>
        <w:pStyle w:val="ListBullet"/>
        <w:spacing w:after="40"/>
      </w:pPr>
      <w:r>
        <w:t xml:space="preserve">Enhancement, meaning a request to add or modify functionality not described in this SOW or in approved design documentation; or </w:t>
      </w:r>
    </w:p>
    <w:p w14:paraId="247B6D9A" w14:textId="21A5F10E" w:rsidR="008375DB" w:rsidRDefault="00FE37AA" w:rsidP="00340FEA">
      <w:pPr>
        <w:pStyle w:val="ListBullet"/>
        <w:spacing w:after="40"/>
      </w:pPr>
      <w:r>
        <w:t xml:space="preserve">Missed Requirement, meaning a functional need not captured during discovery or Sprint 0 that was not documented by either party. </w:t>
      </w:r>
    </w:p>
    <w:p w14:paraId="64FA1D2C" w14:textId="77777777" w:rsidR="00340FEA" w:rsidRDefault="00340FEA" w:rsidP="00E5373A"/>
    <w:p w14:paraId="0E0088F9" w14:textId="23074F9A" w:rsidR="00FE37AA" w:rsidRPr="00FE37AA" w:rsidRDefault="00FE37AA" w:rsidP="006E13F1">
      <w:r>
        <w:t>Defects will be remediated by ECS at no additional charge. Enhancements require a signed Change Order prior to commencement of work. Missed Requirements will be treated as Enhancements by default but will be evaluated jointly by the parties on a case-by-case basis.</w:t>
      </w:r>
    </w:p>
    <w:p w14:paraId="2B202A28" w14:textId="77777777" w:rsidR="00AB2CB6" w:rsidRDefault="00693246">
      <w:pPr>
        <w:pStyle w:val="Heading1"/>
      </w:pPr>
      <w:bookmarkStart w:id="81" w:name="_Toc229568355"/>
      <w:r>
        <w:t>11.  Organizational Change Management and Training</w:t>
      </w:r>
      <w:bookmarkEnd w:id="81"/>
    </w:p>
    <w:p w14:paraId="0BFDF848" w14:textId="77777777" w:rsidR="00AB2CB6" w:rsidRDefault="00693246">
      <w:pPr>
        <w:spacing w:after="160"/>
      </w:pPr>
      <w:r>
        <w:t>ECS’s delivery scope includes the following knowledge transfer and enablement activities. Broader organizational change management, end-user communication, and adoption campaigns are [Customer Organization]’s responsibility.</w:t>
      </w:r>
    </w:p>
    <w:p w14:paraId="292A9B07" w14:textId="77777777" w:rsidR="00AB2CB6" w:rsidRDefault="00693246">
      <w:pPr>
        <w:pStyle w:val="ListBullet"/>
        <w:spacing w:after="40"/>
      </w:pPr>
      <w:r>
        <w:t xml:space="preserve">Admin Knowledge Transfer (KT): </w:t>
      </w:r>
      <w:r>
        <w:rPr>
          <w:highlight w:val="yellow"/>
        </w:rPr>
        <w:t>[X]</w:t>
      </w:r>
      <w:r>
        <w:t xml:space="preserve"> sessions covering platform administration, update set management, and OOTB governance principles.</w:t>
      </w:r>
    </w:p>
    <w:p w14:paraId="628A3036" w14:textId="77777777" w:rsidR="00AB2CB6" w:rsidRDefault="00693246">
      <w:pPr>
        <w:pStyle w:val="ListBullet"/>
        <w:spacing w:after="40"/>
      </w:pPr>
      <w:r>
        <w:t xml:space="preserve">Train-the-Trainer sessions: </w:t>
      </w:r>
      <w:r>
        <w:rPr>
          <w:highlight w:val="yellow"/>
        </w:rPr>
        <w:t>[X]</w:t>
      </w:r>
      <w:r>
        <w:t xml:space="preserve"> sessions per process area enabling [Customer Organization]’s designated trainers to deliver end-user training.</w:t>
      </w:r>
    </w:p>
    <w:p w14:paraId="6A686B32" w14:textId="77777777" w:rsidR="00AB2CB6" w:rsidRDefault="00693246">
      <w:pPr>
        <w:pStyle w:val="ListBullet"/>
        <w:spacing w:after="40"/>
      </w:pPr>
      <w:r>
        <w:t>Process documentation: ECS delivers design documentation per sprint. [Customer Organization] is responsible for translating these into internal procedures and training materials.</w:t>
      </w:r>
    </w:p>
    <w:p w14:paraId="70C93885" w14:textId="7A282106" w:rsidR="00AB2CB6" w:rsidRDefault="00693246" w:rsidP="00235EAA">
      <w:pPr>
        <w:pStyle w:val="ListBullet"/>
        <w:spacing w:after="40"/>
      </w:pPr>
      <w:r>
        <w:t xml:space="preserve">Hypercare support: ECS provides </w:t>
      </w:r>
      <w:r>
        <w:rPr>
          <w:highlight w:val="yellow"/>
        </w:rPr>
        <w:t>[X]</w:t>
      </w:r>
      <w:r>
        <w:t xml:space="preserve"> weeks of Hypercare support post go-live, available during business hours for production issues classified P1 or P2.</w:t>
      </w:r>
      <w:commentRangeEnd w:id="18"/>
      <w:r w:rsidR="0030275D">
        <w:rPr>
          <w:rStyle w:val="CommentReference"/>
          <w:sz w:val="22"/>
          <w:szCs w:val="22"/>
        </w:rPr>
        <w:commentReference w:id="18"/>
      </w:r>
    </w:p>
    <w:p w14:paraId="550909AA" w14:textId="4FA2E6B7" w:rsidR="00951E6B" w:rsidRPr="006E13F1" w:rsidRDefault="00FB0808" w:rsidP="00FB0808">
      <w:pPr>
        <w:pStyle w:val="Heading1"/>
      </w:pPr>
      <w:ins w:id="82" w:author="Tim Hislop" w:date="2026-05-18T10:28:00Z" w16du:dateUtc="2026-05-18T14:28:00Z">
        <w:r w:rsidRPr="00FB0808">
          <w:rPr>
            <w:rStyle w:val="Heading2Char"/>
          </w:rPr>
          <w:t xml:space="preserve">11.1 </w:t>
        </w:r>
      </w:ins>
      <w:commentRangeStart w:id="83"/>
      <w:r w:rsidR="005D1F8E" w:rsidRPr="00FB0808">
        <w:rPr>
          <w:rStyle w:val="Heading2Char"/>
        </w:rPr>
        <w:t>Hypercare</w:t>
      </w:r>
      <w:r w:rsidR="005D1F8E" w:rsidRPr="00FB0808">
        <w:t xml:space="preserve"> </w:t>
      </w:r>
      <w:commentRangeEnd w:id="83"/>
      <w:r w:rsidR="0030275D" w:rsidRPr="006E13F1">
        <w:rPr>
          <w:rStyle w:val="CommentReference"/>
          <w:sz w:val="32"/>
          <w:szCs w:val="28"/>
        </w:rPr>
        <w:commentReference w:id="83"/>
      </w:r>
    </w:p>
    <w:p w14:paraId="229C45FB" w14:textId="77777777" w:rsidR="00827198" w:rsidRDefault="00827198" w:rsidP="008113AB">
      <w:pPr>
        <w:spacing w:after="160"/>
        <w:rPr>
          <w:ins w:id="84" w:author="Tim Hislop" w:date="2026-05-18T10:39:00Z" w16du:dateUtc="2026-05-18T14:39:00Z"/>
        </w:rPr>
      </w:pPr>
      <w:ins w:id="85" w:author="Tim Hislop" w:date="2026-05-18T10:39:00Z">
        <w:r w:rsidRPr="00827198">
          <w:t>ECS provides two (2) weeks of dedicated post-go-live Hypercare support, commencing on the agreed go-live date. Support is structured with daily standups in Week 1 stepping down to twice-weekly in Week 2, and closes with a formal exit-criteria review prior to handover to steady-state operations. During this period, [Customer Organization]'s Service Desk manages Level 0–1 incident intake and first-line support. ECS provides Level 2 and above escalation support for ServiceNow-related incidents, available during business hours throughout the Hypercare window.</w:t>
        </w:r>
      </w:ins>
    </w:p>
    <w:p w14:paraId="682B9357" w14:textId="132C393B" w:rsidR="008113AB" w:rsidRDefault="008113AB" w:rsidP="008113AB">
      <w:pPr>
        <w:spacing w:after="160"/>
      </w:pPr>
      <w:del w:id="86" w:author="Tim Hislop" w:date="2026-05-18T10:39:00Z" w16du:dateUtc="2026-05-18T14:39:00Z">
        <w:r w:rsidDel="00827198">
          <w:lastRenderedPageBreak/>
          <w:delText xml:space="preserve">This project consists of a single go-live. ECS will provide two (2) weeks of post-go-live support (“Hypercare”) for the ServiceNow project described in this SOW. Hypercare will commence upon the agreed go-live date for the ServiceNow instance(s) described in this SOW. During this period, ECS will provide resources to support the [Customer Organization] Service Desk for ServiceNow related Incidents. Customer Service Desk will log any ServiceNow Incidents and perform level 0-1 support. ECS will provide escalation support at level 2 and beyond as necessary. </w:delText>
        </w:r>
      </w:del>
    </w:p>
    <w:tbl>
      <w:tblPr>
        <w:tblStyle w:val="TableGrid"/>
        <w:tblW w:w="0" w:type="auto"/>
        <w:tblLook w:val="04A0" w:firstRow="1" w:lastRow="0" w:firstColumn="1" w:lastColumn="0" w:noHBand="0" w:noVBand="1"/>
      </w:tblPr>
      <w:tblGrid>
        <w:gridCol w:w="1687"/>
        <w:gridCol w:w="1271"/>
        <w:gridCol w:w="4815"/>
      </w:tblGrid>
      <w:tr w:rsidR="004F7575" w:rsidRPr="004F7575" w14:paraId="1445512A" w14:textId="77777777" w:rsidTr="00FB55F7">
        <w:tc>
          <w:tcPr>
            <w:tcW w:w="0" w:type="auto"/>
            <w:shd w:val="clear" w:color="auto" w:fill="548DD4" w:themeFill="text2" w:themeFillTint="99"/>
          </w:tcPr>
          <w:p w14:paraId="12DCE7DF" w14:textId="77777777" w:rsidR="004F7575" w:rsidRPr="004F7575" w:rsidRDefault="004F7575" w:rsidP="004F7575">
            <w:pPr>
              <w:spacing w:after="160" w:line="276" w:lineRule="auto"/>
              <w:rPr>
                <w:b/>
                <w:bCs/>
                <w:lang w:val="en-GB"/>
              </w:rPr>
            </w:pPr>
            <w:r>
              <w:rPr>
                <w:b/>
                <w:bCs/>
                <w:lang w:val="en-GB"/>
              </w:rPr>
              <w:t>IT Support Level</w:t>
            </w:r>
          </w:p>
        </w:tc>
        <w:tc>
          <w:tcPr>
            <w:tcW w:w="0" w:type="auto"/>
            <w:shd w:val="clear" w:color="auto" w:fill="548DD4" w:themeFill="text2" w:themeFillTint="99"/>
          </w:tcPr>
          <w:p w14:paraId="3FB80AC3" w14:textId="77777777" w:rsidR="004F7575" w:rsidRPr="004F7575" w:rsidRDefault="004F7575" w:rsidP="004F7575">
            <w:pPr>
              <w:spacing w:after="160" w:line="276" w:lineRule="auto"/>
              <w:rPr>
                <w:b/>
                <w:bCs/>
                <w:lang w:val="en-GB"/>
              </w:rPr>
            </w:pPr>
            <w:r>
              <w:rPr>
                <w:b/>
                <w:bCs/>
                <w:lang w:val="en-GB"/>
              </w:rPr>
              <w:t>Provider</w:t>
            </w:r>
          </w:p>
        </w:tc>
        <w:tc>
          <w:tcPr>
            <w:tcW w:w="0" w:type="auto"/>
            <w:shd w:val="clear" w:color="auto" w:fill="548DD4" w:themeFill="text2" w:themeFillTint="99"/>
          </w:tcPr>
          <w:p w14:paraId="1281AFE3" w14:textId="77777777" w:rsidR="004F7575" w:rsidRPr="004F7575" w:rsidRDefault="004F7575" w:rsidP="004F7575">
            <w:pPr>
              <w:spacing w:after="160" w:line="276" w:lineRule="auto"/>
              <w:rPr>
                <w:b/>
                <w:bCs/>
                <w:lang w:val="en-GB"/>
              </w:rPr>
            </w:pPr>
            <w:r>
              <w:rPr>
                <w:b/>
                <w:bCs/>
                <w:lang w:val="en-GB"/>
              </w:rPr>
              <w:t>Function</w:t>
            </w:r>
          </w:p>
        </w:tc>
      </w:tr>
      <w:tr w:rsidR="004F7575" w:rsidRPr="004F7575" w14:paraId="22D34815" w14:textId="77777777" w:rsidTr="00FB55F7">
        <w:tc>
          <w:tcPr>
            <w:tcW w:w="0" w:type="auto"/>
          </w:tcPr>
          <w:p w14:paraId="4247667D" w14:textId="77777777" w:rsidR="004F7575" w:rsidRPr="004F7575" w:rsidRDefault="004F7575" w:rsidP="004F7575">
            <w:pPr>
              <w:spacing w:after="160" w:line="276" w:lineRule="auto"/>
            </w:pPr>
            <w:r>
              <w:t>Level 0</w:t>
            </w:r>
          </w:p>
        </w:tc>
        <w:tc>
          <w:tcPr>
            <w:tcW w:w="0" w:type="auto"/>
          </w:tcPr>
          <w:p w14:paraId="4833A605" w14:textId="77777777" w:rsidR="004F7575" w:rsidRPr="004F7575" w:rsidRDefault="004F7575" w:rsidP="004F7575">
            <w:pPr>
              <w:spacing w:after="160" w:line="276" w:lineRule="auto"/>
            </w:pPr>
            <w:r>
              <w:t>Customer</w:t>
            </w:r>
          </w:p>
        </w:tc>
        <w:tc>
          <w:tcPr>
            <w:tcW w:w="0" w:type="auto"/>
          </w:tcPr>
          <w:p w14:paraId="0074FB24" w14:textId="77777777" w:rsidR="004F7575" w:rsidRPr="004F7575" w:rsidRDefault="004F7575" w:rsidP="004F7575">
            <w:pPr>
              <w:spacing w:after="160" w:line="276" w:lineRule="auto"/>
            </w:pPr>
            <w:r>
              <w:t>Self-help and user-retrieved information</w:t>
            </w:r>
          </w:p>
        </w:tc>
      </w:tr>
      <w:tr w:rsidR="004F7575" w:rsidRPr="004F7575" w14:paraId="66FA3D76" w14:textId="77777777" w:rsidTr="00FB55F7">
        <w:tc>
          <w:tcPr>
            <w:tcW w:w="0" w:type="auto"/>
          </w:tcPr>
          <w:p w14:paraId="1E81035B" w14:textId="77777777" w:rsidR="004F7575" w:rsidRPr="004F7575" w:rsidRDefault="004F7575" w:rsidP="004F7575">
            <w:pPr>
              <w:spacing w:after="160" w:line="276" w:lineRule="auto"/>
            </w:pPr>
            <w:r>
              <w:t>Level 1</w:t>
            </w:r>
          </w:p>
        </w:tc>
        <w:tc>
          <w:tcPr>
            <w:tcW w:w="0" w:type="auto"/>
          </w:tcPr>
          <w:p w14:paraId="566A821A" w14:textId="77777777" w:rsidR="004F7575" w:rsidRPr="004F7575" w:rsidRDefault="004F7575" w:rsidP="004F7575">
            <w:pPr>
              <w:spacing w:after="160" w:line="276" w:lineRule="auto"/>
            </w:pPr>
            <w:r>
              <w:t>Customer</w:t>
            </w:r>
          </w:p>
        </w:tc>
        <w:tc>
          <w:tcPr>
            <w:tcW w:w="0" w:type="auto"/>
          </w:tcPr>
          <w:p w14:paraId="4F0DFEF1" w14:textId="77777777" w:rsidR="004F7575" w:rsidRPr="004F7575" w:rsidRDefault="004F7575" w:rsidP="004F7575">
            <w:pPr>
              <w:spacing w:after="160" w:line="276" w:lineRule="auto"/>
            </w:pPr>
            <w:r>
              <w:t>Basic help desk resolution and service desk delivery</w:t>
            </w:r>
          </w:p>
        </w:tc>
      </w:tr>
      <w:tr w:rsidR="004F7575" w:rsidRPr="004F7575" w14:paraId="267480B6" w14:textId="77777777" w:rsidTr="00FB55F7">
        <w:tc>
          <w:tcPr>
            <w:tcW w:w="0" w:type="auto"/>
          </w:tcPr>
          <w:p w14:paraId="2914D6DF" w14:textId="77777777" w:rsidR="004F7575" w:rsidRPr="004F7575" w:rsidRDefault="004F7575" w:rsidP="004F7575">
            <w:pPr>
              <w:spacing w:after="160" w:line="276" w:lineRule="auto"/>
            </w:pPr>
            <w:r>
              <w:t>Level 2</w:t>
            </w:r>
          </w:p>
        </w:tc>
        <w:tc>
          <w:tcPr>
            <w:tcW w:w="0" w:type="auto"/>
          </w:tcPr>
          <w:p w14:paraId="1F83FE48" w14:textId="77777777" w:rsidR="004F7575" w:rsidRPr="004F7575" w:rsidRDefault="004F7575" w:rsidP="004F7575">
            <w:pPr>
              <w:spacing w:after="160" w:line="276" w:lineRule="auto"/>
            </w:pPr>
            <w:r>
              <w:t>ECS</w:t>
            </w:r>
          </w:p>
        </w:tc>
        <w:tc>
          <w:tcPr>
            <w:tcW w:w="0" w:type="auto"/>
          </w:tcPr>
          <w:p w14:paraId="25BEDEC2" w14:textId="77777777" w:rsidR="004F7575" w:rsidRPr="004F7575" w:rsidRDefault="004F7575" w:rsidP="004F7575">
            <w:pPr>
              <w:spacing w:after="160" w:line="276" w:lineRule="auto"/>
            </w:pPr>
            <w:r>
              <w:t>In-depth technical support</w:t>
            </w:r>
          </w:p>
        </w:tc>
      </w:tr>
      <w:tr w:rsidR="004F7575" w:rsidRPr="004F7575" w14:paraId="6158A61C" w14:textId="77777777" w:rsidTr="00FB55F7">
        <w:tc>
          <w:tcPr>
            <w:tcW w:w="0" w:type="auto"/>
          </w:tcPr>
          <w:p w14:paraId="5E7A7D7D" w14:textId="77777777" w:rsidR="004F7575" w:rsidRPr="004F7575" w:rsidRDefault="004F7575" w:rsidP="004F7575">
            <w:pPr>
              <w:spacing w:after="160" w:line="276" w:lineRule="auto"/>
            </w:pPr>
            <w:r>
              <w:t>Level 3</w:t>
            </w:r>
          </w:p>
        </w:tc>
        <w:tc>
          <w:tcPr>
            <w:tcW w:w="0" w:type="auto"/>
          </w:tcPr>
          <w:p w14:paraId="1C2D072B" w14:textId="77777777" w:rsidR="004F7575" w:rsidRPr="004F7575" w:rsidRDefault="004F7575" w:rsidP="004F7575">
            <w:pPr>
              <w:spacing w:after="160" w:line="276" w:lineRule="auto"/>
            </w:pPr>
            <w:r>
              <w:t>ServiceNow</w:t>
            </w:r>
          </w:p>
        </w:tc>
        <w:tc>
          <w:tcPr>
            <w:tcW w:w="0" w:type="auto"/>
          </w:tcPr>
          <w:p w14:paraId="0678BF89" w14:textId="77777777" w:rsidR="004F7575" w:rsidRPr="004F7575" w:rsidRDefault="004F7575" w:rsidP="004F7575">
            <w:pPr>
              <w:spacing w:after="160" w:line="276" w:lineRule="auto"/>
            </w:pPr>
            <w:r>
              <w:t>Expert product and service support</w:t>
            </w:r>
          </w:p>
        </w:tc>
      </w:tr>
    </w:tbl>
    <w:p w14:paraId="6B2CDB77" w14:textId="77777777" w:rsidR="00692B98" w:rsidRDefault="00692B98" w:rsidP="008113AB">
      <w:pPr>
        <w:spacing w:after="160"/>
      </w:pPr>
    </w:p>
    <w:p w14:paraId="347BE79D" w14:textId="7FA4AA79" w:rsidR="005D1F8E" w:rsidRPr="005D1F8E" w:rsidRDefault="008113AB" w:rsidP="008113AB">
      <w:pPr>
        <w:spacing w:after="160"/>
      </w:pPr>
      <w:r>
        <w:t>Any defects found after go-live, during the post-go-live support, will be corrected by ECS at no charge to Customer.</w:t>
      </w:r>
    </w:p>
    <w:p w14:paraId="728A453E" w14:textId="77777777" w:rsidR="00AB2CB6" w:rsidRDefault="00693246">
      <w:pPr>
        <w:pStyle w:val="Heading1"/>
      </w:pPr>
      <w:bookmarkStart w:id="87" w:name="_Toc229568356"/>
      <w:r>
        <w:t>12.  Engagement Governance</w:t>
      </w:r>
      <w:bookmarkEnd w:id="87"/>
    </w:p>
    <w:p w14:paraId="3D8F5056" w14:textId="77777777" w:rsidR="00AB2CB6" w:rsidRDefault="00693246">
      <w:pPr>
        <w:pStyle w:val="Heading2"/>
      </w:pPr>
      <w:bookmarkStart w:id="88" w:name="_Toc229568357"/>
      <w:r>
        <w:t>Governance Cadence</w:t>
      </w:r>
      <w:bookmarkEnd w:id="88"/>
    </w:p>
    <w:tbl>
      <w:tblPr>
        <w:tblW w:w="0" w:type="auto"/>
        <w:tblLook w:val="04A0" w:firstRow="1" w:lastRow="0" w:firstColumn="1" w:lastColumn="0" w:noHBand="0" w:noVBand="1"/>
      </w:tblPr>
      <w:tblGrid>
        <w:gridCol w:w="1791"/>
        <w:gridCol w:w="2975"/>
        <w:gridCol w:w="1714"/>
        <w:gridCol w:w="3200"/>
      </w:tblGrid>
      <w:tr w:rsidR="00AB2CB6" w14:paraId="3EC595CA"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E09D3FA" w14:textId="77777777" w:rsidR="00AB2CB6" w:rsidRDefault="00693246">
            <w:pPr>
              <w:spacing w:before="40" w:after="40"/>
            </w:pPr>
            <w:r>
              <w:rPr>
                <w:b/>
                <w:color w:val="FFFFFF"/>
              </w:rPr>
              <w:t>Cadence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A15E468" w14:textId="77777777" w:rsidR="00AB2CB6" w:rsidRDefault="00693246">
            <w:pPr>
              <w:spacing w:before="40" w:after="40"/>
            </w:pPr>
            <w:r>
              <w:rPr>
                <w:b/>
                <w:color w:val="FFFFFF"/>
              </w:rPr>
              <w:t>Participants</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4E8214D" w14:textId="77777777" w:rsidR="00AB2CB6" w:rsidRDefault="00693246">
            <w:pPr>
              <w:spacing w:before="40" w:after="40"/>
            </w:pPr>
            <w:r>
              <w:rPr>
                <w:b/>
                <w:color w:val="FFFFFF"/>
              </w:rPr>
              <w:t>Frequency</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85277AA" w14:textId="77777777" w:rsidR="00AB2CB6" w:rsidRDefault="00693246">
            <w:pPr>
              <w:spacing w:before="40" w:after="40"/>
            </w:pPr>
            <w:r>
              <w:rPr>
                <w:b/>
                <w:color w:val="FFFFFF"/>
              </w:rPr>
              <w:t>Purpose</w:t>
            </w:r>
          </w:p>
        </w:tc>
      </w:tr>
      <w:tr w:rsidR="00AB2CB6" w14:paraId="7A506BAA"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D1048D7" w14:textId="77777777" w:rsidR="00AB2CB6" w:rsidRDefault="00693246">
            <w:pPr>
              <w:spacing w:before="40" w:after="40"/>
            </w:pPr>
            <w:r>
              <w:rPr>
                <w:sz w:val="20"/>
              </w:rPr>
              <w:t>Daily Stand-up</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4C72D82" w14:textId="77777777" w:rsidR="00AB2CB6" w:rsidRDefault="00693246">
            <w:pPr>
              <w:spacing w:before="40" w:after="40"/>
            </w:pPr>
            <w:r>
              <w:rPr>
                <w:sz w:val="20"/>
              </w:rPr>
              <w:t>ECS delivery team + [Customer] Product Owner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829A00E" w14:textId="77777777" w:rsidR="00AB2CB6" w:rsidRDefault="00693246">
            <w:pPr>
              <w:spacing w:before="40" w:after="40"/>
            </w:pPr>
            <w:r>
              <w:rPr>
                <w:sz w:val="20"/>
              </w:rPr>
              <w:t>Daily (15 min)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FEE0C08" w14:textId="77777777" w:rsidR="00AB2CB6" w:rsidRDefault="00693246">
            <w:pPr>
              <w:spacing w:before="40" w:after="40"/>
            </w:pPr>
            <w:r>
              <w:rPr>
                <w:sz w:val="20"/>
              </w:rPr>
              <w:t>Sprint progress, blockers, and dependency flags.</w:t>
            </w:r>
          </w:p>
        </w:tc>
      </w:tr>
      <w:tr w:rsidR="00AB2CB6" w14:paraId="50B21D46"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A3F5403" w14:textId="77777777" w:rsidR="00AB2CB6" w:rsidRDefault="00693246">
            <w:pPr>
              <w:spacing w:before="40" w:after="40"/>
            </w:pPr>
            <w:r>
              <w:rPr>
                <w:sz w:val="20"/>
              </w:rPr>
              <w:t>Sprint Review / Demo</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A86EFA6" w14:textId="77777777" w:rsidR="00AB2CB6" w:rsidRDefault="00693246">
            <w:pPr>
              <w:spacing w:before="40" w:after="40"/>
            </w:pPr>
            <w:r>
              <w:rPr>
                <w:sz w:val="20"/>
              </w:rPr>
              <w:t>ECS + [Customer] Product Owner + Process SMEs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5A4972F" w14:textId="77777777" w:rsidR="00AB2CB6" w:rsidRDefault="00693246">
            <w:pPr>
              <w:spacing w:before="40" w:after="40"/>
            </w:pPr>
            <w:r>
              <w:rPr>
                <w:sz w:val="20"/>
              </w:rPr>
              <w:t>Bi-weekly (end of sprint)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648C4C9" w14:textId="77777777" w:rsidR="00AB2CB6" w:rsidRDefault="00693246">
            <w:pPr>
              <w:spacing w:before="40" w:after="40"/>
            </w:pPr>
            <w:r>
              <w:rPr>
                <w:sz w:val="20"/>
              </w:rPr>
              <w:t>Demo of completed stories; formal acceptance or defect logging.</w:t>
            </w:r>
          </w:p>
        </w:tc>
      </w:tr>
      <w:tr w:rsidR="00AB2CB6" w14:paraId="71B2B02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C19E07E" w14:textId="77777777" w:rsidR="00AB2CB6" w:rsidRDefault="00693246">
            <w:pPr>
              <w:spacing w:before="40" w:after="40"/>
            </w:pPr>
            <w:r>
              <w:rPr>
                <w:sz w:val="20"/>
              </w:rPr>
              <w:t>Sprint Retrospective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7C62859" w14:textId="77777777" w:rsidR="00AB2CB6" w:rsidRDefault="00693246">
            <w:pPr>
              <w:spacing w:before="40" w:after="40"/>
            </w:pPr>
            <w:r>
              <w:rPr>
                <w:sz w:val="20"/>
              </w:rPr>
              <w:t>ECS delivery team + [Customer] Product Owner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806D1B9" w14:textId="77777777" w:rsidR="00AB2CB6" w:rsidRDefault="00693246">
            <w:pPr>
              <w:spacing w:before="40" w:after="40"/>
            </w:pPr>
            <w:r>
              <w:rPr>
                <w:sz w:val="20"/>
              </w:rPr>
              <w:t>Bi-weekly (end of sprint)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8A8758E" w14:textId="77777777" w:rsidR="00AB2CB6" w:rsidRDefault="00693246">
            <w:pPr>
              <w:spacing w:before="40" w:after="40"/>
            </w:pPr>
            <w:r>
              <w:rPr>
                <w:sz w:val="20"/>
              </w:rPr>
              <w:t>Process improvement and sprint planning.</w:t>
            </w:r>
          </w:p>
        </w:tc>
      </w:tr>
      <w:tr w:rsidR="00AB2CB6" w14:paraId="22089CA1"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F1C09C0" w14:textId="77777777" w:rsidR="00AB2CB6" w:rsidRDefault="00693246">
            <w:pPr>
              <w:spacing w:before="40" w:after="40"/>
            </w:pPr>
            <w:r>
              <w:rPr>
                <w:sz w:val="20"/>
              </w:rPr>
              <w:t>Bi-Weekly Sponsor Sync</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1AEFF44" w14:textId="77777777" w:rsidR="00AB2CB6" w:rsidRDefault="00693246">
            <w:pPr>
              <w:spacing w:before="40" w:after="40"/>
            </w:pPr>
            <w:r>
              <w:rPr>
                <w:sz w:val="20"/>
              </w:rPr>
              <w:t>ECS Engagement Manager + [Customer] Executive Sponsor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1839890" w14:textId="77777777" w:rsidR="00AB2CB6" w:rsidRDefault="00693246">
            <w:pPr>
              <w:spacing w:before="40" w:after="40"/>
            </w:pPr>
            <w:r>
              <w:rPr>
                <w:sz w:val="20"/>
              </w:rPr>
              <w:t>Bi-weekly (45 min)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080A361" w14:textId="77777777" w:rsidR="00AB2CB6" w:rsidRDefault="00693246">
            <w:pPr>
              <w:spacing w:before="40" w:after="40"/>
            </w:pPr>
            <w:r>
              <w:rPr>
                <w:sz w:val="20"/>
              </w:rPr>
              <w:t>Schedule health, Governance Triage Log review, PCR decisions.</w:t>
            </w:r>
          </w:p>
        </w:tc>
      </w:tr>
      <w:tr w:rsidR="00AB2CB6" w14:paraId="1BA62C5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F6D7E8A" w14:textId="77777777" w:rsidR="00AB2CB6" w:rsidRDefault="00693246">
            <w:pPr>
              <w:spacing w:before="40" w:after="40"/>
            </w:pPr>
            <w:r>
              <w:rPr>
                <w:sz w:val="20"/>
              </w:rPr>
              <w:t>Steering Committee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69C5ADC" w14:textId="77777777" w:rsidR="00AB2CB6" w:rsidRDefault="00693246">
            <w:pPr>
              <w:spacing w:before="40" w:after="40"/>
            </w:pPr>
            <w:r>
              <w:rPr>
                <w:sz w:val="20"/>
              </w:rPr>
              <w:t>ECS Practice Lead + [Customer] Sponsor + Stakeholders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75684E3" w14:textId="77777777" w:rsidR="00AB2CB6" w:rsidRDefault="00693246">
            <w:pPr>
              <w:spacing w:before="40" w:after="40"/>
            </w:pPr>
            <w:r>
              <w:rPr>
                <w:sz w:val="20"/>
              </w:rPr>
              <w:t>Monthly</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D34BF92" w14:textId="77777777" w:rsidR="00AB2CB6" w:rsidRDefault="00693246">
            <w:pPr>
              <w:spacing w:before="40" w:after="40"/>
            </w:pPr>
            <w:r>
              <w:rPr>
                <w:sz w:val="20"/>
              </w:rPr>
              <w:t>Program-level decisions, risk review, roadmap alignment.</w:t>
            </w:r>
          </w:p>
        </w:tc>
      </w:tr>
    </w:tbl>
    <w:p w14:paraId="50FFD973" w14:textId="77777777" w:rsidR="00AB2CB6" w:rsidRDefault="00AB2CB6">
      <w:pPr>
        <w:spacing w:after="40"/>
      </w:pPr>
    </w:p>
    <w:p w14:paraId="0245F470" w14:textId="77777777" w:rsidR="00AB2CB6" w:rsidRDefault="00693246">
      <w:pPr>
        <w:pStyle w:val="Heading2"/>
      </w:pPr>
      <w:bookmarkStart w:id="89" w:name="_Toc229568358"/>
      <w:r>
        <w:lastRenderedPageBreak/>
        <w:t>Roles and Responsibilities</w:t>
      </w:r>
      <w:bookmarkEnd w:id="89"/>
    </w:p>
    <w:tbl>
      <w:tblPr>
        <w:tblW w:w="0" w:type="auto"/>
        <w:tblLook w:val="04A0" w:firstRow="1" w:lastRow="0" w:firstColumn="1" w:lastColumn="0" w:noHBand="0" w:noVBand="1"/>
      </w:tblPr>
      <w:tblGrid>
        <w:gridCol w:w="2366"/>
        <w:gridCol w:w="1235"/>
        <w:gridCol w:w="6079"/>
      </w:tblGrid>
      <w:tr w:rsidR="00AB2CB6" w14:paraId="774F1953"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0BF1021" w14:textId="77777777" w:rsidR="00AB2CB6" w:rsidRDefault="00693246">
            <w:pPr>
              <w:spacing w:before="40" w:after="40"/>
            </w:pPr>
            <w:r>
              <w:rPr>
                <w:b/>
                <w:color w:val="FFFFFF"/>
              </w:rPr>
              <w:t>Role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CDA989B" w14:textId="77777777" w:rsidR="00AB2CB6" w:rsidRDefault="00693246">
            <w:pPr>
              <w:spacing w:before="40" w:after="40"/>
            </w:pPr>
            <w:r>
              <w:rPr>
                <w:b/>
                <w:color w:val="FFFFFF"/>
              </w:rPr>
              <w:t>Party</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91D6240" w14:textId="77777777" w:rsidR="00AB2CB6" w:rsidRDefault="00693246">
            <w:pPr>
              <w:spacing w:before="40" w:after="40"/>
            </w:pPr>
            <w:r>
              <w:rPr>
                <w:b/>
                <w:color w:val="FFFFFF"/>
              </w:rPr>
              <w:t>Responsibilities</w:t>
            </w:r>
          </w:p>
        </w:tc>
      </w:tr>
      <w:tr w:rsidR="00AB2CB6" w14:paraId="48A52FAD"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08B6A88" w14:textId="77777777" w:rsidR="00AB2CB6" w:rsidRDefault="00693246">
            <w:pPr>
              <w:spacing w:before="40" w:after="40"/>
            </w:pPr>
            <w:r>
              <w:rPr>
                <w:sz w:val="20"/>
              </w:rPr>
              <w:t>Engagement Manager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F82B41A" w14:textId="77777777" w:rsidR="00AB2CB6" w:rsidRDefault="00693246">
            <w:pPr>
              <w:spacing w:before="40" w:after="40"/>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4443B57" w14:textId="77777777" w:rsidR="00AB2CB6" w:rsidRDefault="00693246">
            <w:pPr>
              <w:spacing w:before="40" w:after="40"/>
            </w:pPr>
            <w:r>
              <w:rPr>
                <w:sz w:val="20"/>
              </w:rPr>
              <w:t>Day-to-day delivery oversight, sprint planning, PCR management, Sponsor Sync facilitation.</w:t>
            </w:r>
          </w:p>
        </w:tc>
      </w:tr>
      <w:tr w:rsidR="00AB2CB6" w14:paraId="2732208E"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422ED19" w14:textId="1DE73F0C" w:rsidR="00AB2CB6" w:rsidRDefault="00693246">
            <w:pPr>
              <w:spacing w:before="40" w:after="40"/>
            </w:pPr>
            <w:r>
              <w:rPr>
                <w:sz w:val="20"/>
              </w:rPr>
              <w:t>Solution Architect &amp; Developers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AEE851D" w14:textId="77777777" w:rsidR="00AB2CB6" w:rsidRDefault="00693246">
            <w:pPr>
              <w:spacing w:before="40" w:after="40"/>
            </w:pPr>
            <w:r>
              <w:rPr>
                <w:sz w:val="20"/>
              </w:rPr>
              <w:t>ECS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B7589BE" w14:textId="459897EA" w:rsidR="00AB2CB6" w:rsidRDefault="00693246">
            <w:pPr>
              <w:spacing w:before="40" w:after="40"/>
            </w:pPr>
            <w:r>
              <w:rPr>
                <w:sz w:val="20"/>
              </w:rPr>
              <w:t>Technical design authority, OOTB-first discipline, architecture decisions, configuration, Customization Council chair, peer testing</w:t>
            </w:r>
          </w:p>
        </w:tc>
      </w:tr>
      <w:tr w:rsidR="00AB2CB6" w14:paraId="6AD54BED"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917BBF4" w14:textId="6AA9AAFB" w:rsidR="00AB2CB6" w:rsidRDefault="004D4246">
            <w:pPr>
              <w:spacing w:before="40" w:after="40"/>
            </w:pPr>
            <w:r>
              <w:rPr>
                <w:sz w:val="20"/>
              </w:rPr>
              <w:t xml:space="preserve">Business </w:t>
            </w:r>
            <w:r w:rsidR="00563F10">
              <w:rPr>
                <w:sz w:val="20"/>
              </w:rPr>
              <w:t>Analysts</w:t>
            </w:r>
            <w:r>
              <w:rPr>
                <w:sz w:val="20"/>
              </w:rPr>
              <w:t xml:space="preserve"> &amp; Process Consultants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E926DB6" w14:textId="77777777" w:rsidR="00AB2CB6" w:rsidRDefault="00693246">
            <w:pPr>
              <w:spacing w:before="40" w:after="40"/>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287B270" w14:textId="3D656EA2" w:rsidR="00AB2CB6" w:rsidRDefault="00013064">
            <w:pPr>
              <w:spacing w:before="40" w:after="40"/>
            </w:pPr>
            <w:r>
              <w:rPr>
                <w:sz w:val="20"/>
              </w:rPr>
              <w:t>Business Process Engineering, SRCUM Master, Workshop facilitation, configuration, user story delivery, sprint workbook maintenance, testing.</w:t>
            </w:r>
          </w:p>
        </w:tc>
      </w:tr>
      <w:tr w:rsidR="00AB2CB6" w14:paraId="4E2832E4"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3CEA9C1" w14:textId="77777777" w:rsidR="00AB2CB6" w:rsidRDefault="00693246">
            <w:pPr>
              <w:spacing w:before="40" w:after="40"/>
            </w:pPr>
            <w:r>
              <w:rPr>
                <w:sz w:val="20"/>
              </w:rPr>
              <w:t>Executive Sponsor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A52FEE4" w14:textId="77777777" w:rsidR="00AB2CB6" w:rsidRDefault="00693246">
            <w:pPr>
              <w:spacing w:before="40" w:after="40"/>
            </w:pPr>
            <w:r>
              <w:rPr>
                <w:sz w:val="20"/>
              </w:rPr>
              <w:t>[Customer]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D09705B" w14:textId="77777777" w:rsidR="00AB2CB6" w:rsidRDefault="00693246">
            <w:pPr>
              <w:spacing w:before="40" w:after="40"/>
            </w:pPr>
            <w:r>
              <w:rPr>
                <w:sz w:val="20"/>
              </w:rPr>
              <w:t>PCR approval authority, escalation resolution, program-level decisions, go-live sign-off.</w:t>
            </w:r>
          </w:p>
        </w:tc>
      </w:tr>
      <w:tr w:rsidR="00AB2CB6" w14:paraId="4B37ADDC"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7353AE1" w14:textId="77777777" w:rsidR="00AB2CB6" w:rsidRDefault="00693246">
            <w:pPr>
              <w:spacing w:before="40" w:after="40"/>
            </w:pPr>
            <w:r>
              <w:rPr>
                <w:sz w:val="20"/>
              </w:rPr>
              <w:t>Product Owner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020B2B6" w14:textId="77777777" w:rsidR="00AB2CB6" w:rsidRDefault="00693246">
            <w:pPr>
              <w:spacing w:before="40" w:after="40"/>
            </w:pPr>
            <w:r>
              <w:rPr>
                <w:sz w:val="20"/>
              </w:rPr>
              <w:t>[Customer]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174DC64" w14:textId="77777777" w:rsidR="00AB2CB6" w:rsidRDefault="00693246">
            <w:pPr>
              <w:spacing w:before="40" w:after="40"/>
            </w:pPr>
            <w:r>
              <w:rPr>
                <w:sz w:val="20"/>
              </w:rPr>
              <w:t>User story acceptance, sprint backlog prioritization, Governance Triage Log dispositions.</w:t>
            </w:r>
          </w:p>
        </w:tc>
      </w:tr>
      <w:tr w:rsidR="00AB2CB6" w14:paraId="569523CE"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215C057" w14:textId="77777777" w:rsidR="00AB2CB6" w:rsidRDefault="00693246">
            <w:pPr>
              <w:spacing w:before="40" w:after="40"/>
            </w:pPr>
            <w:r>
              <w:rPr>
                <w:sz w:val="20"/>
              </w:rPr>
              <w:t>Process SMEs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80A745" w14:textId="77777777" w:rsidR="00AB2CB6" w:rsidRDefault="00693246">
            <w:pPr>
              <w:spacing w:before="40" w:after="40"/>
            </w:pPr>
            <w:r>
              <w:rPr>
                <w:sz w:val="20"/>
              </w:rPr>
              <w:t>[Customer]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D9DB77D" w14:textId="77777777" w:rsidR="00AB2CB6" w:rsidRDefault="00693246">
            <w:pPr>
              <w:spacing w:before="40" w:after="40"/>
            </w:pPr>
            <w:r>
              <w:rPr>
                <w:sz w:val="20"/>
              </w:rPr>
              <w:t>Subject matter input in workshops, UAT execution, knowledge transfer participation.</w:t>
            </w:r>
          </w:p>
        </w:tc>
      </w:tr>
      <w:tr w:rsidR="00AB2CB6" w14:paraId="338BE64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28B772B" w14:textId="77777777" w:rsidR="00AB2CB6" w:rsidRDefault="00693246">
            <w:pPr>
              <w:spacing w:before="40" w:after="40"/>
            </w:pPr>
            <w:r>
              <w:rPr>
                <w:sz w:val="20"/>
              </w:rPr>
              <w:t>Platform Administrator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B678497" w14:textId="77777777" w:rsidR="00AB2CB6" w:rsidRDefault="00693246">
            <w:pPr>
              <w:spacing w:before="40" w:after="40"/>
            </w:pPr>
            <w:r>
              <w:rPr>
                <w:sz w:val="20"/>
              </w:rPr>
              <w:t>[Customer]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D5651C6" w14:textId="77777777" w:rsidR="00AB2CB6" w:rsidRDefault="00693246">
            <w:pPr>
              <w:spacing w:before="40" w:after="40"/>
            </w:pPr>
            <w:r>
              <w:rPr>
                <w:sz w:val="20"/>
              </w:rPr>
              <w:t>Environment provisioning, access management, post-go-live administration.</w:t>
            </w:r>
          </w:p>
        </w:tc>
      </w:tr>
      <w:tr w:rsidR="00557046" w14:paraId="3D90AFB1" w14:textId="77777777" w:rsidTr="003701D3">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4F3CE4E" w14:textId="249BD009" w:rsidR="00557046" w:rsidRDefault="00557046">
            <w:pPr>
              <w:spacing w:before="40" w:after="40"/>
              <w:rPr>
                <w:sz w:val="20"/>
              </w:rPr>
            </w:pPr>
            <w:r>
              <w:rPr>
                <w:sz w:val="20"/>
              </w:rPr>
              <w:t>Integration SMEs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83E45CC" w14:textId="439277EA" w:rsidR="00557046" w:rsidRDefault="00557046">
            <w:pPr>
              <w:spacing w:before="40" w:after="40"/>
              <w:rPr>
                <w:sz w:val="20"/>
              </w:rPr>
            </w:pPr>
            <w:r>
              <w:rPr>
                <w:sz w:val="20"/>
              </w:rPr>
              <w:t>[Customer]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8089D8B" w14:textId="40697134" w:rsidR="00557046" w:rsidRDefault="00DD43A9">
            <w:pPr>
              <w:spacing w:before="40" w:after="40"/>
              <w:rPr>
                <w:sz w:val="20"/>
              </w:rPr>
            </w:pPr>
            <w:r>
              <w:rPr>
                <w:sz w:val="20"/>
              </w:rPr>
              <w:t>For all in-scope integrations, customer to provide SME(s) for the non-</w:t>
            </w:r>
            <w:r w:rsidR="00713745">
              <w:rPr>
                <w:sz w:val="20"/>
              </w:rPr>
              <w:t>S</w:t>
            </w:r>
            <w:r>
              <w:rPr>
                <w:sz w:val="20"/>
              </w:rPr>
              <w:t>ervice</w:t>
            </w:r>
            <w:r w:rsidR="00713745">
              <w:rPr>
                <w:sz w:val="20"/>
              </w:rPr>
              <w:t>N</w:t>
            </w:r>
            <w:r>
              <w:rPr>
                <w:sz w:val="20"/>
              </w:rPr>
              <w:t>ow side of the integration</w:t>
            </w:r>
          </w:p>
        </w:tc>
      </w:tr>
    </w:tbl>
    <w:p w14:paraId="190D36D7" w14:textId="77777777" w:rsidR="00AB2CB6" w:rsidRDefault="00AB2CB6">
      <w:pPr>
        <w:spacing w:after="40"/>
      </w:pPr>
    </w:p>
    <w:p w14:paraId="2AFD86CF" w14:textId="77777777" w:rsidR="00AB2CB6" w:rsidRDefault="00693246">
      <w:r>
        <w:br w:type="page"/>
      </w:r>
    </w:p>
    <w:p w14:paraId="5B298F96" w14:textId="77777777" w:rsidR="00AB2CB6" w:rsidRDefault="00693246">
      <w:pPr>
        <w:pStyle w:val="Heading1"/>
      </w:pPr>
      <w:bookmarkStart w:id="90" w:name="_Toc229568359"/>
      <w:r>
        <w:lastRenderedPageBreak/>
        <w:t>13.  Timeline and Pricing</w:t>
      </w:r>
      <w:bookmarkEnd w:id="90"/>
    </w:p>
    <w:p w14:paraId="647645E8" w14:textId="77777777" w:rsidR="00AB2CB6" w:rsidRDefault="00693246">
      <w:pPr>
        <w:pStyle w:val="Heading2"/>
      </w:pPr>
      <w:bookmarkStart w:id="91" w:name="_Toc229568360"/>
      <w:r>
        <w:t>Phase 1 Timeline</w:t>
      </w:r>
      <w:bookmarkEnd w:id="91"/>
    </w:p>
    <w:tbl>
      <w:tblPr>
        <w:tblW w:w="0" w:type="auto"/>
        <w:tblLook w:val="04A0" w:firstRow="1" w:lastRow="0" w:firstColumn="1" w:lastColumn="0" w:noHBand="0" w:noVBand="1"/>
      </w:tblPr>
      <w:tblGrid>
        <w:gridCol w:w="2469"/>
        <w:gridCol w:w="1471"/>
        <w:gridCol w:w="5740"/>
      </w:tblGrid>
      <w:tr w:rsidR="00AB2CB6" w14:paraId="4AC7C215"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864BC02" w14:textId="77777777" w:rsidR="00AB2CB6" w:rsidRDefault="00693246">
            <w:pPr>
              <w:spacing w:before="40" w:after="40"/>
            </w:pPr>
            <w:r>
              <w:rPr>
                <w:b/>
                <w:color w:val="FFFFFF"/>
              </w:rPr>
              <w:t>Phase</w:t>
            </w:r>
          </w:p>
        </w:tc>
        <w:tc>
          <w:tcPr>
            <w:tcW w:w="1471"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B8D73B1" w14:textId="77777777" w:rsidR="00AB2CB6" w:rsidRDefault="00693246">
            <w:pPr>
              <w:spacing w:before="40" w:after="40"/>
            </w:pPr>
            <w:r>
              <w:rPr>
                <w:b/>
                <w:color w:val="FFFFFF"/>
              </w:rPr>
              <w:t>Weeks</w:t>
            </w:r>
          </w:p>
        </w:tc>
        <w:tc>
          <w:tcPr>
            <w:tcW w:w="574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C9C1469" w14:textId="77777777" w:rsidR="00AB2CB6" w:rsidRDefault="00693246">
            <w:pPr>
              <w:spacing w:before="40" w:after="40"/>
            </w:pPr>
            <w:r>
              <w:rPr>
                <w:b/>
                <w:color w:val="FFFFFF"/>
              </w:rPr>
              <w:t>Key Milestone</w:t>
            </w:r>
          </w:p>
        </w:tc>
      </w:tr>
      <w:tr w:rsidR="00AB2CB6" w14:paraId="314B0A7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C6D7379" w14:textId="77777777" w:rsidR="00AB2CB6" w:rsidRDefault="00693246">
            <w:pPr>
              <w:spacing w:before="40" w:after="40"/>
            </w:pPr>
            <w:r>
              <w:rPr>
                <w:sz w:val="20"/>
              </w:rPr>
              <w:t>Sprint 0: Initiate &amp; Plan</w:t>
            </w:r>
          </w:p>
        </w:tc>
        <w:tc>
          <w:tcPr>
            <w:tcW w:w="147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DF3CC9D" w14:textId="77777777" w:rsidR="00AB2CB6" w:rsidRDefault="00693246">
            <w:pPr>
              <w:spacing w:before="40" w:after="40"/>
            </w:pPr>
            <w:r>
              <w:rPr>
                <w:sz w:val="20"/>
              </w:rPr>
              <w:t>Week 1–2</w:t>
            </w:r>
          </w:p>
        </w:tc>
        <w:tc>
          <w:tcPr>
            <w:tcW w:w="57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CFD6CFD" w14:textId="77777777" w:rsidR="00AB2CB6" w:rsidRDefault="00693246">
            <w:pPr>
              <w:spacing w:before="40" w:after="40"/>
            </w:pPr>
            <w:r>
              <w:rPr>
                <w:sz w:val="20"/>
              </w:rPr>
              <w:t>Kickoff, governance established, Accelerator Pack data collected, environments provisioned.</w:t>
            </w:r>
          </w:p>
        </w:tc>
      </w:tr>
      <w:tr w:rsidR="00AB2CB6" w14:paraId="174DA838"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6DD47EE" w14:textId="77777777" w:rsidR="00AB2CB6" w:rsidRDefault="00693246">
            <w:pPr>
              <w:spacing w:before="40" w:after="40"/>
            </w:pPr>
            <w:r>
              <w:rPr>
                <w:sz w:val="20"/>
              </w:rPr>
              <w:t>Month 1: Foundation &amp; Discovery</w:t>
            </w:r>
          </w:p>
        </w:tc>
        <w:tc>
          <w:tcPr>
            <w:tcW w:w="1471"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21D40FE" w14:textId="77777777" w:rsidR="00AB2CB6" w:rsidRDefault="00693246">
            <w:pPr>
              <w:spacing w:before="40" w:after="40"/>
            </w:pPr>
            <w:r>
              <w:rPr>
                <w:sz w:val="20"/>
              </w:rPr>
              <w:t>Weeks 3–6</w:t>
            </w:r>
          </w:p>
        </w:tc>
        <w:tc>
          <w:tcPr>
            <w:tcW w:w="57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530759" w14:textId="77777777" w:rsidR="00AB2CB6" w:rsidRDefault="00693246">
            <w:pPr>
              <w:spacing w:before="40" w:after="40"/>
            </w:pPr>
            <w:r>
              <w:rPr>
                <w:sz w:val="20"/>
              </w:rPr>
              <w:t>Platform architecture, CSDM, ITSM design, Discovery/Connectors initiated.</w:t>
            </w:r>
          </w:p>
        </w:tc>
      </w:tr>
      <w:tr w:rsidR="00AB2CB6" w14:paraId="7BA3F94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93B1961" w14:textId="77777777" w:rsidR="00AB2CB6" w:rsidRDefault="00693246">
            <w:pPr>
              <w:spacing w:before="40" w:after="40"/>
            </w:pPr>
            <w:r>
              <w:rPr>
                <w:sz w:val="20"/>
              </w:rPr>
              <w:t>Month 2: Core Build</w:t>
            </w:r>
          </w:p>
        </w:tc>
        <w:tc>
          <w:tcPr>
            <w:tcW w:w="147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B495816" w14:textId="77777777" w:rsidR="00AB2CB6" w:rsidRDefault="00693246">
            <w:pPr>
              <w:spacing w:before="40" w:after="40"/>
            </w:pPr>
            <w:r>
              <w:rPr>
                <w:sz w:val="20"/>
              </w:rPr>
              <w:t>Weeks 7–10</w:t>
            </w:r>
          </w:p>
        </w:tc>
        <w:tc>
          <w:tcPr>
            <w:tcW w:w="57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7C5002A" w14:textId="77777777" w:rsidR="00AB2CB6" w:rsidRDefault="00693246">
            <w:pPr>
              <w:spacing w:before="40" w:after="40"/>
            </w:pPr>
            <w:r>
              <w:rPr>
                <w:sz w:val="20"/>
              </w:rPr>
              <w:t>ITSM Core, Change Management, first catalog items.</w:t>
            </w:r>
          </w:p>
        </w:tc>
      </w:tr>
      <w:tr w:rsidR="00AB2CB6" w14:paraId="6C9DEA22"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C9E6D68" w14:textId="77777777" w:rsidR="00AB2CB6" w:rsidRDefault="00693246">
            <w:pPr>
              <w:spacing w:before="40" w:after="40"/>
            </w:pPr>
            <w:r>
              <w:rPr>
                <w:sz w:val="20"/>
              </w:rPr>
              <w:t>Month 3: Advanced Features</w:t>
            </w:r>
          </w:p>
        </w:tc>
        <w:tc>
          <w:tcPr>
            <w:tcW w:w="1471"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4D8288A" w14:textId="77777777" w:rsidR="00AB2CB6" w:rsidRDefault="00693246">
            <w:pPr>
              <w:spacing w:before="40" w:after="40"/>
            </w:pPr>
            <w:r>
              <w:rPr>
                <w:sz w:val="20"/>
              </w:rPr>
              <w:t>Weeks 11–14</w:t>
            </w:r>
          </w:p>
        </w:tc>
        <w:tc>
          <w:tcPr>
            <w:tcW w:w="57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3981658" w14:textId="77777777" w:rsidR="00AB2CB6" w:rsidRDefault="00693246">
            <w:pPr>
              <w:spacing w:before="40" w:after="40"/>
            </w:pPr>
            <w:r>
              <w:rPr>
                <w:sz w:val="20"/>
              </w:rPr>
              <w:t>Employee Experience, HAM, remaining catalog items, environment stabilization.</w:t>
            </w:r>
          </w:p>
        </w:tc>
      </w:tr>
      <w:tr w:rsidR="00AB2CB6" w14:paraId="479CB0DB"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12C1517" w14:textId="77777777" w:rsidR="00AB2CB6" w:rsidRDefault="00693246">
            <w:pPr>
              <w:spacing w:before="40" w:after="40"/>
            </w:pPr>
            <w:r>
              <w:rPr>
                <w:sz w:val="20"/>
              </w:rPr>
              <w:t>Month 4: Validation &amp; Go-Live</w:t>
            </w:r>
          </w:p>
        </w:tc>
        <w:tc>
          <w:tcPr>
            <w:tcW w:w="147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331B4DA" w14:textId="77777777" w:rsidR="00AB2CB6" w:rsidRDefault="00693246">
            <w:pPr>
              <w:spacing w:before="40" w:after="40"/>
            </w:pPr>
            <w:r>
              <w:rPr>
                <w:sz w:val="20"/>
              </w:rPr>
              <w:t>Weeks 15–18</w:t>
            </w:r>
          </w:p>
        </w:tc>
        <w:tc>
          <w:tcPr>
            <w:tcW w:w="57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4F3CA16" w14:textId="77777777" w:rsidR="00AB2CB6" w:rsidRDefault="00693246">
            <w:pPr>
              <w:spacing w:before="40" w:after="40"/>
            </w:pPr>
            <w:r>
              <w:rPr>
                <w:sz w:val="20"/>
              </w:rPr>
              <w:t>UAT, Knowledge Transfer, cutover, Hypercare begins.</w:t>
            </w:r>
          </w:p>
        </w:tc>
      </w:tr>
      <w:tr w:rsidR="00AB2CB6" w14:paraId="60D4F97F"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139915B" w14:textId="77777777" w:rsidR="00AB2CB6" w:rsidRDefault="00693246">
            <w:pPr>
              <w:spacing w:before="40" w:after="40"/>
            </w:pPr>
            <w:r>
              <w:rPr>
                <w:sz w:val="20"/>
              </w:rPr>
              <w:t>Hypercare</w:t>
            </w:r>
          </w:p>
        </w:tc>
        <w:tc>
          <w:tcPr>
            <w:tcW w:w="1471"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88A3B0E" w14:textId="77777777" w:rsidR="00AB2CB6" w:rsidRDefault="00693246">
            <w:pPr>
              <w:spacing w:before="40" w:after="40"/>
            </w:pPr>
            <w:r>
              <w:rPr>
                <w:sz w:val="20"/>
              </w:rPr>
              <w:t>Weeks 19</w:t>
            </w:r>
            <w:r>
              <w:rPr>
                <w:sz w:val="20"/>
                <w:highlight w:val="yellow"/>
              </w:rPr>
              <w:t>–[X]</w:t>
            </w:r>
          </w:p>
        </w:tc>
        <w:tc>
          <w:tcPr>
            <w:tcW w:w="57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A08709C" w14:textId="0B3C62CC" w:rsidR="00AB2CB6" w:rsidRDefault="00AD59A7">
            <w:pPr>
              <w:spacing w:before="40" w:after="40"/>
            </w:pPr>
            <w:r>
              <w:rPr>
                <w:sz w:val="20"/>
                <w:highlight w:val="yellow"/>
              </w:rPr>
              <w:t>2-</w:t>
            </w:r>
            <w:r>
              <w:rPr>
                <w:sz w:val="20"/>
              </w:rPr>
              <w:t>week post-go-live support window.</w:t>
            </w:r>
          </w:p>
        </w:tc>
      </w:tr>
    </w:tbl>
    <w:p w14:paraId="65745B65" w14:textId="77777777" w:rsidR="00AB2CB6" w:rsidRDefault="00AB2CB6">
      <w:pPr>
        <w:spacing w:after="40"/>
      </w:pPr>
    </w:p>
    <w:p w14:paraId="3BE31EDD" w14:textId="77777777" w:rsidR="00AB2CB6" w:rsidRDefault="00693246">
      <w:pPr>
        <w:pStyle w:val="Heading2"/>
      </w:pPr>
      <w:bookmarkStart w:id="92" w:name="_Toc229568361"/>
      <w:r>
        <w:t>Phase 1 Pricing</w:t>
      </w:r>
      <w:bookmarkEnd w:id="92"/>
    </w:p>
    <w:p w14:paraId="1323D0B7" w14:textId="77777777" w:rsidR="00AB2CB6" w:rsidRDefault="00693246">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INTERNAL NOTE (REMOVE BEFORE SENDING): Complete the pricing table below with the Engagement Manager and Practice Lead before issuing this SOW. All figures require Practice Lead sign-off.</w:t>
      </w:r>
    </w:p>
    <w:tbl>
      <w:tblPr>
        <w:tblW w:w="0" w:type="auto"/>
        <w:tblLook w:val="04A0" w:firstRow="1" w:lastRow="0" w:firstColumn="1" w:lastColumn="0" w:noHBand="0" w:noVBand="1"/>
      </w:tblPr>
      <w:tblGrid>
        <w:gridCol w:w="2088"/>
        <w:gridCol w:w="6337"/>
        <w:gridCol w:w="1255"/>
      </w:tblGrid>
      <w:tr w:rsidR="00AB2CB6" w14:paraId="6084EFC5"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00ABA72" w14:textId="77777777" w:rsidR="00AB2CB6" w:rsidRDefault="00693246">
            <w:pPr>
              <w:spacing w:before="40" w:after="40"/>
            </w:pPr>
            <w:r>
              <w:rPr>
                <w:b/>
                <w:color w:val="FFFFFF"/>
              </w:rPr>
              <w:t>Item</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69F8993" w14:textId="77777777" w:rsidR="00AB2CB6" w:rsidRDefault="00693246">
            <w:pPr>
              <w:spacing w:before="40" w:after="40"/>
            </w:pPr>
            <w:r>
              <w:rPr>
                <w:b/>
                <w:color w:val="FFFFFF"/>
              </w:rPr>
              <w:t>Description</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16D7DEF" w14:textId="77777777" w:rsidR="00AB2CB6" w:rsidRDefault="00693246">
            <w:pPr>
              <w:spacing w:before="40" w:after="40"/>
            </w:pPr>
            <w:r>
              <w:rPr>
                <w:b/>
                <w:color w:val="FFFFFF"/>
              </w:rPr>
              <w:t>Fee</w:t>
            </w:r>
          </w:p>
        </w:tc>
      </w:tr>
      <w:tr w:rsidR="00AB2CB6" w14:paraId="3345120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6EF5060" w14:textId="77777777" w:rsidR="00AB2CB6" w:rsidRDefault="00693246">
            <w:pPr>
              <w:spacing w:before="40" w:after="40"/>
            </w:pPr>
            <w:r>
              <w:rPr>
                <w:sz w:val="20"/>
              </w:rPr>
              <w:t>Phase 1 Fixed Fee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5EB6931" w14:textId="77777777" w:rsidR="00AB2CB6" w:rsidRDefault="00693246">
            <w:pPr>
              <w:spacing w:before="40" w:after="40"/>
            </w:pPr>
            <w:r>
              <w:rPr>
                <w:sz w:val="20"/>
              </w:rPr>
              <w:t>Delivery of all in-scope capabilities as defined in Section 2, including Sprint 0 through Hypercare.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32F2902" w14:textId="77777777" w:rsidR="00AB2CB6" w:rsidRDefault="00693246">
            <w:pPr>
              <w:spacing w:before="40" w:after="40"/>
            </w:pPr>
            <w:r>
              <w:rPr>
                <w:sz w:val="20"/>
              </w:rPr>
              <w:t>$[Amount]</w:t>
            </w:r>
          </w:p>
        </w:tc>
      </w:tr>
      <w:tr w:rsidR="00AB2CB6" w14:paraId="500550AE"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BD0C039" w14:textId="77777777" w:rsidR="00AB2CB6" w:rsidRDefault="00693246">
            <w:pPr>
              <w:spacing w:before="40" w:after="40"/>
            </w:pPr>
            <w:r>
              <w:rPr>
                <w:sz w:val="20"/>
              </w:rPr>
              <w:t>Travel and Expenses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26B4152" w14:textId="77777777" w:rsidR="00AB2CB6" w:rsidRDefault="00693246">
            <w:pPr>
              <w:spacing w:before="40" w:after="40"/>
            </w:pPr>
            <w:r>
              <w:rPr>
                <w:sz w:val="20"/>
              </w:rPr>
              <w:t>Estimated travel for on-site workshops ([X] trips of [X] days each). Actuals billed as incurred.</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7B5AEF2" w14:textId="77777777" w:rsidR="00AB2CB6" w:rsidRDefault="00693246">
            <w:pPr>
              <w:spacing w:before="40" w:after="40"/>
            </w:pPr>
            <w:r>
              <w:rPr>
                <w:sz w:val="20"/>
              </w:rPr>
              <w:t>$[Estimate]</w:t>
            </w:r>
          </w:p>
        </w:tc>
      </w:tr>
      <w:tr w:rsidR="00AB2CB6" w14:paraId="7A3DD82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6F50A16" w14:textId="77777777" w:rsidR="00AB2CB6" w:rsidRDefault="00693246">
            <w:pPr>
              <w:spacing w:before="40" w:after="40"/>
            </w:pPr>
            <w:r>
              <w:rPr>
                <w:sz w:val="20"/>
              </w:rPr>
              <w:t>Out-of-Scope / PCR Work</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190D6E5" w14:textId="77777777" w:rsidR="00AB2CB6" w:rsidRDefault="00693246">
            <w:pPr>
              <w:spacing w:before="40" w:after="40"/>
            </w:pPr>
            <w:r>
              <w:rPr>
                <w:sz w:val="20"/>
              </w:rPr>
              <w:t xml:space="preserve">Billed at the agreed blended rate </w:t>
            </w:r>
            <w:r>
              <w:rPr>
                <w:sz w:val="20"/>
                <w:highlight w:val="yellow"/>
              </w:rPr>
              <w:t>of $[Rate]/hour</w:t>
            </w:r>
            <w:r>
              <w:rPr>
                <w:sz w:val="20"/>
              </w:rPr>
              <w:t xml:space="preserve"> upon executed PCR.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C90CE0F" w14:textId="77777777" w:rsidR="00AB2CB6" w:rsidRDefault="00693246">
            <w:pPr>
              <w:spacing w:before="40" w:after="40"/>
            </w:pPr>
            <w:r>
              <w:rPr>
                <w:sz w:val="20"/>
              </w:rPr>
              <w:t>As incurred</w:t>
            </w:r>
          </w:p>
        </w:tc>
      </w:tr>
      <w:tr w:rsidR="00AB2CB6" w14:paraId="448DE4FC"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1998384" w14:textId="77777777" w:rsidR="00AB2CB6" w:rsidRDefault="00693246">
            <w:pPr>
              <w:spacing w:before="40" w:after="40"/>
            </w:pPr>
            <w:r>
              <w:rPr>
                <w:sz w:val="20"/>
              </w:rPr>
              <w:t>Phase 1 Total (Estimated)</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9573FD5" w14:textId="77777777" w:rsidR="00AB2CB6" w:rsidRDefault="00AB2CB6">
            <w:pPr>
              <w:spacing w:before="40" w:after="40"/>
            </w:pP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338C943" w14:textId="77777777" w:rsidR="00AB2CB6" w:rsidRDefault="00693246">
            <w:pPr>
              <w:spacing w:before="40" w:after="40"/>
            </w:pPr>
            <w:r>
              <w:rPr>
                <w:sz w:val="20"/>
              </w:rPr>
              <w:t>$[Total]</w:t>
            </w:r>
          </w:p>
        </w:tc>
      </w:tr>
    </w:tbl>
    <w:p w14:paraId="129662A1" w14:textId="77777777" w:rsidR="00AB2CB6" w:rsidRDefault="00AB2CB6">
      <w:pPr>
        <w:spacing w:after="40"/>
      </w:pPr>
    </w:p>
    <w:p w14:paraId="2E526E1E" w14:textId="77777777" w:rsidR="00AB2CB6" w:rsidRDefault="00693246">
      <w:pPr>
        <w:pStyle w:val="Heading2"/>
      </w:pPr>
      <w:bookmarkStart w:id="93" w:name="_Toc229568362"/>
      <w:r>
        <w:lastRenderedPageBreak/>
        <w:t>Payment Schedule</w:t>
      </w:r>
      <w:bookmarkEnd w:id="93"/>
    </w:p>
    <w:tbl>
      <w:tblPr>
        <w:tblW w:w="0" w:type="auto"/>
        <w:tblLook w:val="04A0" w:firstRow="1" w:lastRow="0" w:firstColumn="1" w:lastColumn="0" w:noHBand="0" w:noVBand="1"/>
      </w:tblPr>
      <w:tblGrid>
        <w:gridCol w:w="1638"/>
        <w:gridCol w:w="1134"/>
        <w:gridCol w:w="6908"/>
      </w:tblGrid>
      <w:tr w:rsidR="00AB2CB6" w14:paraId="0B802517"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B572E25" w14:textId="77777777" w:rsidR="00AB2CB6" w:rsidRDefault="00693246">
            <w:pPr>
              <w:spacing w:before="40" w:after="40"/>
            </w:pPr>
            <w:r>
              <w:rPr>
                <w:b/>
                <w:color w:val="FFFFFF"/>
              </w:rPr>
              <w:t>Milestone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A921297" w14:textId="77777777" w:rsidR="00AB2CB6" w:rsidRDefault="00693246">
            <w:pPr>
              <w:spacing w:before="40" w:after="40"/>
            </w:pPr>
            <w:r>
              <w:rPr>
                <w:b/>
                <w:color w:val="FFFFFF"/>
              </w:rPr>
              <w:t>Payment</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0DFF9D4" w14:textId="77777777" w:rsidR="00AB2CB6" w:rsidRDefault="00693246">
            <w:pPr>
              <w:spacing w:before="40" w:after="40"/>
            </w:pPr>
            <w:r>
              <w:rPr>
                <w:b/>
                <w:color w:val="FFFFFF"/>
              </w:rPr>
              <w:t>Trigger</w:t>
            </w:r>
          </w:p>
        </w:tc>
      </w:tr>
      <w:tr w:rsidR="00AB2CB6" w14:paraId="7143205B"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E1BAC7C" w14:textId="77777777" w:rsidR="00AB2CB6" w:rsidRDefault="00693246">
            <w:pPr>
              <w:spacing w:before="40" w:after="40"/>
            </w:pPr>
            <w:r>
              <w:rPr>
                <w:sz w:val="20"/>
              </w:rPr>
              <w:t>Contract Execution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6B4F5AE" w14:textId="77777777" w:rsidR="00AB2CB6" w:rsidRPr="006E13F1" w:rsidRDefault="00693246">
            <w:pPr>
              <w:spacing w:before="40" w:after="40"/>
              <w:rPr>
                <w:highlight w:val="yellow"/>
              </w:rPr>
            </w:pPr>
            <w:r>
              <w:rPr>
                <w:sz w:val="20"/>
                <w:highlight w:val="yellow"/>
              </w:rPr>
              <w:t>[X]%</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741C584" w14:textId="77777777" w:rsidR="00AB2CB6" w:rsidRDefault="00693246">
            <w:pPr>
              <w:spacing w:before="40" w:after="40"/>
            </w:pPr>
            <w:r>
              <w:rPr>
                <w:sz w:val="20"/>
              </w:rPr>
              <w:t>Upon execution of this SOW.</w:t>
            </w:r>
          </w:p>
        </w:tc>
      </w:tr>
      <w:tr w:rsidR="00AB2CB6" w14:paraId="09F17EA9"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73D473C" w14:textId="77777777" w:rsidR="00AB2CB6" w:rsidRDefault="00693246">
            <w:pPr>
              <w:spacing w:before="40" w:after="40"/>
            </w:pPr>
            <w:r>
              <w:rPr>
                <w:sz w:val="20"/>
              </w:rPr>
              <w:t>Sprint 0 Complete</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4E28C28" w14:textId="77777777" w:rsidR="00AB2CB6" w:rsidRPr="006E13F1" w:rsidRDefault="00693246">
            <w:pPr>
              <w:spacing w:before="40" w:after="40"/>
              <w:rPr>
                <w:highlight w:val="yellow"/>
              </w:rPr>
            </w:pPr>
            <w:r>
              <w:rPr>
                <w:sz w:val="20"/>
                <w:highlight w:val="yellow"/>
              </w:rPr>
              <w:t>[X]%</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70F69CD" w14:textId="2A3E19C7" w:rsidR="00C076D5" w:rsidRPr="00C076D5" w:rsidRDefault="00693246" w:rsidP="00C076D5">
            <w:pPr>
              <w:spacing w:before="40" w:after="40"/>
              <w:rPr>
                <w:ins w:id="94" w:author="Tim Hislop" w:date="2026-05-18T11:03:00Z"/>
                <w:sz w:val="20"/>
              </w:rPr>
            </w:pPr>
            <w:commentRangeStart w:id="95"/>
            <w:r>
              <w:rPr>
                <w:sz w:val="20"/>
              </w:rPr>
              <w:t xml:space="preserve">Due at the close of Sprint 0 (end of Week 2), provided </w:t>
            </w:r>
            <w:ins w:id="96" w:author="Tim Hislop" w:date="2026-05-18T11:03:00Z">
              <w:r w:rsidR="00C076D5" w:rsidRPr="00C076D5">
                <w:rPr>
                  <w:sz w:val="20"/>
                </w:rPr>
                <w:t xml:space="preserve">.provided ECS has completed all </w:t>
              </w:r>
            </w:ins>
            <w:ins w:id="97" w:author="Tim Hislop" w:date="2026-05-18T11:04:00Z" w16du:dateUtc="2026-05-18T15:04:00Z">
              <w:r w:rsidR="00C076D5">
                <w:rPr>
                  <w:sz w:val="20"/>
                </w:rPr>
                <w:t>Sprint 0</w:t>
              </w:r>
            </w:ins>
            <w:ins w:id="98" w:author="Tim Hislop" w:date="2026-05-18T11:03:00Z">
              <w:r w:rsidR="00C076D5" w:rsidRPr="00C076D5">
                <w:rPr>
                  <w:sz w:val="20"/>
                </w:rPr>
                <w:t xml:space="preserve"> delivery obligations listed in Section 5, except for any items documented in writing as blocked by Customer action or inaction."</w:t>
              </w:r>
            </w:ins>
          </w:p>
          <w:p w14:paraId="4227BFAF" w14:textId="555ABA4F" w:rsidR="00AB2CB6" w:rsidRDefault="00693246">
            <w:pPr>
              <w:spacing w:before="40" w:after="40"/>
            </w:pPr>
            <w:del w:id="99" w:author="Tim Hislop" w:date="2026-05-18T11:03:00Z" w16du:dateUtc="2026-05-18T15:03:00Z">
              <w:r w:rsidDel="00C076D5">
                <w:rPr>
                  <w:sz w:val="20"/>
                </w:rPr>
                <w:delText>ECS has substantially completed its Sprint 0 delivery obligations as listed in Section 5. Customer delays in fulfilling Sprint 0 dependencies do not defer this payment.</w:delText>
              </w:r>
              <w:commentRangeEnd w:id="95"/>
              <w:r w:rsidR="0030275D" w:rsidDel="00C076D5">
                <w:rPr>
                  <w:rStyle w:val="CommentReference"/>
                  <w:sz w:val="22"/>
                  <w:szCs w:val="22"/>
                </w:rPr>
                <w:commentReference w:id="95"/>
              </w:r>
            </w:del>
          </w:p>
        </w:tc>
      </w:tr>
      <w:tr w:rsidR="00AB2CB6" w14:paraId="30772BD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094C3F5" w14:textId="77777777" w:rsidR="00AB2CB6" w:rsidRDefault="00693246">
            <w:pPr>
              <w:spacing w:before="40" w:after="40"/>
            </w:pPr>
            <w:r>
              <w:rPr>
                <w:sz w:val="20"/>
              </w:rPr>
              <w:t>Month 1 Complete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62E4813" w14:textId="77777777" w:rsidR="00AB2CB6" w:rsidRPr="006E13F1" w:rsidRDefault="00693246">
            <w:pPr>
              <w:spacing w:before="40" w:after="40"/>
              <w:rPr>
                <w:highlight w:val="yellow"/>
              </w:rPr>
            </w:pPr>
            <w:r>
              <w:rPr>
                <w:sz w:val="20"/>
                <w:highlight w:val="yellow"/>
              </w:rPr>
              <w:t>[X]%</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F812048" w14:textId="77777777" w:rsidR="00C076D5" w:rsidRPr="00C076D5" w:rsidRDefault="00693246" w:rsidP="00C076D5">
            <w:pPr>
              <w:spacing w:before="40" w:after="40"/>
              <w:rPr>
                <w:ins w:id="100" w:author="Tim Hislop" w:date="2026-05-18T11:03:00Z"/>
                <w:sz w:val="20"/>
              </w:rPr>
            </w:pPr>
            <w:commentRangeStart w:id="101"/>
            <w:r>
              <w:rPr>
                <w:sz w:val="20"/>
              </w:rPr>
              <w:t xml:space="preserve">Due at the close of Month 1 (end of Week 6), </w:t>
            </w:r>
            <w:ins w:id="102" w:author="Tim Hislop" w:date="2026-05-18T11:03:00Z">
              <w:r w:rsidR="00C076D5" w:rsidRPr="00C076D5">
                <w:rPr>
                  <w:sz w:val="20"/>
                </w:rPr>
                <w:t>.provided ECS has completed all Month 1 delivery obligations listed in Section 5, except for any items documented in writing as blocked by Customer action or inaction."</w:t>
              </w:r>
            </w:ins>
          </w:p>
          <w:p w14:paraId="288FD1FA" w14:textId="07C0310B" w:rsidR="00AB2CB6" w:rsidRDefault="00693246">
            <w:pPr>
              <w:spacing w:before="40" w:after="40"/>
            </w:pPr>
            <w:del w:id="103" w:author="Tim Hislop" w:date="2026-05-18T11:03:00Z" w16du:dateUtc="2026-05-18T15:03:00Z">
              <w:r w:rsidDel="00C076D5">
                <w:rPr>
                  <w:sz w:val="20"/>
                </w:rPr>
                <w:delText>provided ECS has substantially completed its Month 1 delivery obligations as listed in Section 5. Customer delays in providing inputs, access, or acceptance decisions do not defer this payment.</w:delText>
              </w:r>
              <w:commentRangeEnd w:id="101"/>
              <w:r w:rsidR="0030275D" w:rsidDel="00C076D5">
                <w:rPr>
                  <w:rStyle w:val="CommentReference"/>
                  <w:sz w:val="22"/>
                  <w:szCs w:val="22"/>
                </w:rPr>
                <w:commentReference w:id="101"/>
              </w:r>
            </w:del>
          </w:p>
        </w:tc>
      </w:tr>
      <w:tr w:rsidR="00AB2CB6" w14:paraId="63946AD9"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6D92CD8" w14:textId="77777777" w:rsidR="00AB2CB6" w:rsidRDefault="00693246">
            <w:pPr>
              <w:spacing w:before="40" w:after="40"/>
            </w:pPr>
            <w:r>
              <w:rPr>
                <w:sz w:val="20"/>
              </w:rPr>
              <w:t>Month 2 Complete</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49A4997" w14:textId="77777777" w:rsidR="00AB2CB6" w:rsidRPr="006E13F1" w:rsidRDefault="00693246">
            <w:pPr>
              <w:spacing w:before="40" w:after="40"/>
              <w:rPr>
                <w:highlight w:val="yellow"/>
              </w:rPr>
            </w:pPr>
            <w:r>
              <w:rPr>
                <w:sz w:val="20"/>
                <w:highlight w:val="yellow"/>
              </w:rPr>
              <w:t>[X]%</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FB07ECD" w14:textId="32D1D7A3" w:rsidR="00C076D5" w:rsidRPr="00C076D5" w:rsidRDefault="00693246" w:rsidP="00C076D5">
            <w:pPr>
              <w:spacing w:before="40" w:after="40"/>
              <w:rPr>
                <w:ins w:id="104" w:author="Tim Hislop" w:date="2026-05-18T11:04:00Z"/>
                <w:sz w:val="20"/>
              </w:rPr>
            </w:pPr>
            <w:commentRangeStart w:id="105"/>
            <w:r>
              <w:rPr>
                <w:sz w:val="20"/>
              </w:rPr>
              <w:t xml:space="preserve">Due at the close of Month 2 (end of Week 10), </w:t>
            </w:r>
            <w:ins w:id="106" w:author="Tim Hislop" w:date="2026-05-18T11:04:00Z">
              <w:r w:rsidR="00C076D5" w:rsidRPr="00C076D5">
                <w:rPr>
                  <w:sz w:val="20"/>
                </w:rPr>
                <w:t xml:space="preserve">.provided ECS has completed all Month </w:t>
              </w:r>
            </w:ins>
            <w:ins w:id="107" w:author="Tim Hislop" w:date="2026-05-18T11:04:00Z" w16du:dateUtc="2026-05-18T15:04:00Z">
              <w:r w:rsidR="00C076D5">
                <w:rPr>
                  <w:sz w:val="20"/>
                </w:rPr>
                <w:t>2</w:t>
              </w:r>
            </w:ins>
            <w:ins w:id="108" w:author="Tim Hislop" w:date="2026-05-18T11:04:00Z">
              <w:r w:rsidR="00C076D5" w:rsidRPr="00C076D5">
                <w:rPr>
                  <w:sz w:val="20"/>
                </w:rPr>
                <w:t xml:space="preserve"> delivery obligations listed in Section 5, except for any items documented in writing as blocked by Customer action or inaction."</w:t>
              </w:r>
            </w:ins>
          </w:p>
          <w:p w14:paraId="1E05E7A5" w14:textId="20FD5265" w:rsidR="00AB2CB6" w:rsidRDefault="00693246">
            <w:pPr>
              <w:spacing w:before="40" w:after="40"/>
            </w:pPr>
            <w:del w:id="109" w:author="Tim Hislop" w:date="2026-05-18T11:04:00Z" w16du:dateUtc="2026-05-18T15:04:00Z">
              <w:r w:rsidDel="00C076D5">
                <w:rPr>
                  <w:sz w:val="20"/>
                </w:rPr>
                <w:delText>provided ECS has substantially completed its Month 2 delivery obligations as listed in Section 5. Customer delays in providing inputs, access, or acceptance decisions do not defer this payment.</w:delText>
              </w:r>
              <w:commentRangeEnd w:id="105"/>
              <w:r w:rsidR="0030275D" w:rsidDel="00C076D5">
                <w:rPr>
                  <w:rStyle w:val="CommentReference"/>
                  <w:sz w:val="22"/>
                  <w:szCs w:val="22"/>
                </w:rPr>
                <w:commentReference w:id="105"/>
              </w:r>
            </w:del>
          </w:p>
        </w:tc>
      </w:tr>
      <w:tr w:rsidR="00AB2CB6" w14:paraId="45727FD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FD3F2BA" w14:textId="77777777" w:rsidR="00AB2CB6" w:rsidRDefault="00693246">
            <w:pPr>
              <w:spacing w:before="40" w:after="40"/>
            </w:pPr>
            <w:r>
              <w:rPr>
                <w:sz w:val="20"/>
              </w:rPr>
              <w:t>Month 3 Complete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113B8FE" w14:textId="77777777" w:rsidR="00AB2CB6" w:rsidRPr="006E13F1" w:rsidRDefault="00693246">
            <w:pPr>
              <w:spacing w:before="40" w:after="40"/>
              <w:rPr>
                <w:highlight w:val="yellow"/>
              </w:rPr>
            </w:pPr>
            <w:r>
              <w:rPr>
                <w:sz w:val="20"/>
                <w:highlight w:val="yellow"/>
              </w:rPr>
              <w:t>[X]%</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A322191" w14:textId="0D8693CF" w:rsidR="00C076D5" w:rsidRPr="00C076D5" w:rsidRDefault="00693246" w:rsidP="00C076D5">
            <w:pPr>
              <w:spacing w:before="40" w:after="40"/>
              <w:rPr>
                <w:ins w:id="110" w:author="Tim Hislop" w:date="2026-05-18T11:05:00Z"/>
                <w:sz w:val="20"/>
              </w:rPr>
            </w:pPr>
            <w:commentRangeStart w:id="111"/>
            <w:r>
              <w:rPr>
                <w:sz w:val="20"/>
              </w:rPr>
              <w:t xml:space="preserve">Due at the close of Month 3 (end of Week 14), </w:t>
            </w:r>
            <w:ins w:id="112" w:author="Tim Hislop" w:date="2026-05-18T11:05:00Z">
              <w:r w:rsidR="00C076D5" w:rsidRPr="00C076D5">
                <w:rPr>
                  <w:sz w:val="20"/>
                </w:rPr>
                <w:t xml:space="preserve">.provided ECS has completed all Month </w:t>
              </w:r>
            </w:ins>
            <w:ins w:id="113" w:author="Tim Hislop" w:date="2026-05-18T11:05:00Z" w16du:dateUtc="2026-05-18T15:05:00Z">
              <w:r w:rsidR="00C076D5">
                <w:rPr>
                  <w:sz w:val="20"/>
                </w:rPr>
                <w:t>3</w:t>
              </w:r>
            </w:ins>
            <w:ins w:id="114" w:author="Tim Hislop" w:date="2026-05-18T11:05:00Z">
              <w:r w:rsidR="00C076D5" w:rsidRPr="00C076D5">
                <w:rPr>
                  <w:sz w:val="20"/>
                </w:rPr>
                <w:t xml:space="preserve"> delivery obligations listed in Section 5, except for any items documented in writing as blocked by Customer action or inaction."</w:t>
              </w:r>
            </w:ins>
          </w:p>
          <w:p w14:paraId="3CAC9F92" w14:textId="403E6D1A" w:rsidR="00AB2CB6" w:rsidRDefault="00693246">
            <w:pPr>
              <w:spacing w:before="40" w:after="40"/>
            </w:pPr>
            <w:del w:id="115" w:author="Tim Hislop" w:date="2026-05-18T11:05:00Z" w16du:dateUtc="2026-05-18T15:05:00Z">
              <w:r w:rsidDel="00C076D5">
                <w:rPr>
                  <w:sz w:val="20"/>
                </w:rPr>
                <w:delText>provided ECS has substantially completed its Month 3 delivery obligations as listed in Section 5. Customer delays in providing inputs, access, or acceptance decisions do not defer this payment.</w:delText>
              </w:r>
              <w:commentRangeEnd w:id="111"/>
              <w:r w:rsidR="0030275D" w:rsidDel="00C076D5">
                <w:rPr>
                  <w:rStyle w:val="CommentReference"/>
                  <w:sz w:val="22"/>
                  <w:szCs w:val="22"/>
                </w:rPr>
                <w:commentReference w:id="111"/>
              </w:r>
            </w:del>
          </w:p>
        </w:tc>
      </w:tr>
      <w:tr w:rsidR="00AB2CB6" w14:paraId="546879FB"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49EAF0C" w14:textId="1041C747" w:rsidR="00AB2CB6" w:rsidRDefault="00693246">
            <w:pPr>
              <w:spacing w:before="40" w:after="40"/>
            </w:pPr>
            <w:r>
              <w:rPr>
                <w:sz w:val="20"/>
              </w:rPr>
              <w:t>Go-Live – Hypercare completion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6AE40B0" w14:textId="77777777" w:rsidR="00AB2CB6" w:rsidRPr="006E13F1" w:rsidRDefault="00693246">
            <w:pPr>
              <w:spacing w:before="40" w:after="40"/>
              <w:rPr>
                <w:highlight w:val="yellow"/>
              </w:rPr>
            </w:pPr>
            <w:r>
              <w:rPr>
                <w:sz w:val="20"/>
                <w:highlight w:val="yellow"/>
              </w:rPr>
              <w:t>[X]%</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5F49E44" w14:textId="77777777" w:rsidR="00AB2CB6" w:rsidRDefault="00693246">
            <w:pPr>
              <w:spacing w:before="40" w:after="40"/>
            </w:pPr>
            <w:commentRangeStart w:id="116"/>
            <w:commentRangeStart w:id="117"/>
            <w:r>
              <w:rPr>
                <w:sz w:val="20"/>
              </w:rPr>
              <w:t>Due at the close of Month 4 (end of Week 18), or within 5 business days of production cutover if cutover is delayed solely due to [Customer Organization]. ECS will document the basis for any calendar-based trigger. Acceptance of go-live is confirmed by Executive Sponsor sign-off.</w:t>
            </w:r>
            <w:commentRangeEnd w:id="116"/>
            <w:r w:rsidR="0030275D">
              <w:rPr>
                <w:rStyle w:val="CommentReference"/>
                <w:sz w:val="22"/>
                <w:szCs w:val="22"/>
              </w:rPr>
              <w:commentReference w:id="116"/>
            </w:r>
            <w:commentRangeEnd w:id="117"/>
            <w:r w:rsidR="00713745">
              <w:rPr>
                <w:rStyle w:val="CommentReference"/>
                <w:sz w:val="22"/>
                <w:szCs w:val="22"/>
              </w:rPr>
              <w:commentReference w:id="117"/>
            </w:r>
          </w:p>
        </w:tc>
      </w:tr>
    </w:tbl>
    <w:p w14:paraId="471C85DF" w14:textId="77777777" w:rsidR="00AB2CB6" w:rsidRDefault="00AB2CB6">
      <w:pPr>
        <w:spacing w:after="40"/>
      </w:pPr>
    </w:p>
    <w:p w14:paraId="2C48A73C" w14:textId="77777777" w:rsidR="00AB2CB6" w:rsidRDefault="00693246">
      <w:r>
        <w:br w:type="page"/>
      </w:r>
    </w:p>
    <w:p w14:paraId="7A447FDC" w14:textId="77777777" w:rsidR="00AB2CB6" w:rsidRDefault="00693246">
      <w:pPr>
        <w:pStyle w:val="Heading1"/>
      </w:pPr>
      <w:bookmarkStart w:id="118" w:name="_Toc229568363"/>
      <w:r>
        <w:lastRenderedPageBreak/>
        <w:t>14.  Long-Term Roadmap: Beyond Phase 1</w:t>
      </w:r>
      <w:bookmarkEnd w:id="118"/>
    </w:p>
    <w:p w14:paraId="30EA1DAC" w14:textId="77777777" w:rsidR="00AB2CB6" w:rsidRDefault="00693246">
      <w:pPr>
        <w:spacing w:after="160"/>
      </w:pPr>
      <w:r>
        <w:t>Phase 1 delivers the OOTB baseline that unlocks [Customer Organization]’s full ServiceNow investment. The following phases are not in scope for this SOW and will be addressed in separate engagements, but are summarized here to provide [Customer Organization]’s leadership with a view of the full value trajectory.</w:t>
      </w:r>
    </w:p>
    <w:p w14:paraId="208127FA" w14:textId="77777777" w:rsidR="00AB2CB6" w:rsidRDefault="00693246">
      <w:pPr>
        <w:pStyle w:val="Heading2"/>
      </w:pPr>
      <w:bookmarkStart w:id="119" w:name="_Toc229568364"/>
      <w:r>
        <w:t>Phase 2: Baseline Expansion and Enhanced User Experience</w:t>
      </w:r>
      <w:bookmarkEnd w:id="119"/>
    </w:p>
    <w:p w14:paraId="15E76928" w14:textId="77777777" w:rsidR="00AB2CB6" w:rsidRDefault="00693246">
      <w:pPr>
        <w:pStyle w:val="ListBullet"/>
        <w:spacing w:after="40"/>
      </w:pPr>
      <w:r>
        <w:t>Expanded Service Catalog: Additional catalog items and directed workflows for services captured in the Phase 1 generic workflow buckets.</w:t>
      </w:r>
    </w:p>
    <w:p w14:paraId="69B9D402" w14:textId="77777777" w:rsidR="00AB2CB6" w:rsidRDefault="00693246">
      <w:pPr>
        <w:pStyle w:val="ListBullet"/>
        <w:spacing w:after="40"/>
      </w:pPr>
      <w:r>
        <w:t>Enhanced Virtual Agent: Additional topic coverage and integration with backend systems.</w:t>
      </w:r>
    </w:p>
    <w:p w14:paraId="19073E93" w14:textId="77777777" w:rsidR="00AB2CB6" w:rsidRDefault="00693246">
      <w:pPr>
        <w:pStyle w:val="ListBullet"/>
        <w:spacing w:after="40"/>
      </w:pPr>
      <w:r>
        <w:t>Broader HAM Realization: Full asset lifecycle, procurement integration, and disposal workflows.</w:t>
      </w:r>
    </w:p>
    <w:p w14:paraId="45F84BD1" w14:textId="77777777" w:rsidR="00AB2CB6" w:rsidRDefault="00693246">
      <w:pPr>
        <w:pStyle w:val="ListBullet"/>
        <w:spacing w:after="40"/>
      </w:pPr>
      <w:r>
        <w:t>Governed Deviations Backlog: Triage Log items deferred from Phase 1 assessed for implementation.</w:t>
      </w:r>
    </w:p>
    <w:p w14:paraId="61817687" w14:textId="77777777" w:rsidR="00AB2CB6" w:rsidRDefault="00693246">
      <w:pPr>
        <w:pStyle w:val="Heading2"/>
      </w:pPr>
      <w:bookmarkStart w:id="120" w:name="_Toc229568365"/>
      <w:r>
        <w:t>Phase 3: ITOM and Intelligence</w:t>
      </w:r>
      <w:bookmarkEnd w:id="120"/>
    </w:p>
    <w:p w14:paraId="3EACFE92" w14:textId="77777777" w:rsidR="00AB2CB6" w:rsidRDefault="00693246">
      <w:pPr>
        <w:pStyle w:val="ListBullet"/>
        <w:spacing w:after="40"/>
      </w:pPr>
      <w:r>
        <w:t>Event Management foundations and AIOps integration.</w:t>
      </w:r>
    </w:p>
    <w:p w14:paraId="0DAF059A" w14:textId="77777777" w:rsidR="00AB2CB6" w:rsidRDefault="00693246">
      <w:pPr>
        <w:pStyle w:val="ListBullet"/>
        <w:spacing w:after="40"/>
      </w:pPr>
      <w:r>
        <w:t>Service Mapping and Business Service topology.</w:t>
      </w:r>
    </w:p>
    <w:p w14:paraId="0E76A144" w14:textId="77777777" w:rsidR="00AB2CB6" w:rsidRDefault="00693246">
      <w:pPr>
        <w:pStyle w:val="ListBullet"/>
        <w:spacing w:after="40"/>
      </w:pPr>
      <w:r>
        <w:t>Advanced Predictive Intelligence models and Task Intelligence tuning.</w:t>
      </w:r>
    </w:p>
    <w:p w14:paraId="781569A5" w14:textId="77777777" w:rsidR="00AB2CB6" w:rsidRDefault="00693246">
      <w:pPr>
        <w:pStyle w:val="ListBullet"/>
        <w:spacing w:after="40"/>
      </w:pPr>
      <w:r>
        <w:t>Now Assist and Agentic Agents activation.</w:t>
      </w:r>
    </w:p>
    <w:p w14:paraId="6882C4C4" w14:textId="77777777" w:rsidR="00AB2CB6" w:rsidRDefault="00693246">
      <w:pPr>
        <w:pStyle w:val="Heading2"/>
      </w:pPr>
      <w:bookmarkStart w:id="121" w:name="_Toc229568366"/>
      <w:r>
        <w:t>Phase 4 and Beyond: Full AI Realization</w:t>
      </w:r>
      <w:bookmarkEnd w:id="121"/>
    </w:p>
    <w:p w14:paraId="7BC38DB5" w14:textId="77777777" w:rsidR="00AB2CB6" w:rsidRDefault="00693246">
      <w:pPr>
        <w:pStyle w:val="ListBullet"/>
        <w:spacing w:after="40"/>
      </w:pPr>
      <w:r>
        <w:t>Workflow Data Fabric integration.</w:t>
      </w:r>
    </w:p>
    <w:p w14:paraId="18205849" w14:textId="77777777" w:rsidR="00AB2CB6" w:rsidRDefault="00693246">
      <w:pPr>
        <w:pStyle w:val="ListBullet"/>
        <w:spacing w:after="40"/>
      </w:pPr>
      <w:r>
        <w:t>Cross-domain automation and orchestration.</w:t>
      </w:r>
    </w:p>
    <w:p w14:paraId="2BE7A1FE" w14:textId="77777777" w:rsidR="00AB2CB6" w:rsidRDefault="00693246">
      <w:pPr>
        <w:pStyle w:val="ListBullet"/>
        <w:spacing w:after="40"/>
      </w:pPr>
      <w:r>
        <w:t>Continuous platform optimization and innovation cadence.</w:t>
      </w:r>
    </w:p>
    <w:p w14:paraId="211B6258" w14:textId="25DAD2FE"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Each phase builds directly on the OOTB foundation established in Phase 1. Skipping or compromising the baseline in Phase 1 creates rework in every subsequent phase. The investment in OOTB discipline now is the investment in AI realization later.</w:t>
      </w:r>
    </w:p>
    <w:p w14:paraId="32988FE1" w14:textId="77777777" w:rsidR="00AB2CB6" w:rsidRDefault="00693246">
      <w:pPr>
        <w:pStyle w:val="Heading1"/>
      </w:pPr>
      <w:bookmarkStart w:id="122" w:name="_Toc229568367"/>
      <w:r>
        <w:t>15.  Terms and Conditions</w:t>
      </w:r>
      <w:bookmarkEnd w:id="122"/>
    </w:p>
    <w:p w14:paraId="21D47046" w14:textId="77777777" w:rsidR="00AB2CB6" w:rsidRDefault="00693246">
      <w:pPr>
        <w:pStyle w:val="Heading2"/>
      </w:pPr>
      <w:bookmarkStart w:id="123" w:name="_Toc229568368"/>
      <w:r>
        <w:t>Term of Engagement</w:t>
      </w:r>
      <w:bookmarkEnd w:id="123"/>
    </w:p>
    <w:p w14:paraId="6DE3F67B" w14:textId="77777777" w:rsidR="00AB2CB6" w:rsidRDefault="00693246">
      <w:pPr>
        <w:spacing w:after="160"/>
      </w:pPr>
      <w:r>
        <w:t>This SOW is effective upon execution by both parties and remains in effect through the completion of the Hypercare period, unless earlier terminated in accordance with this Section.</w:t>
      </w:r>
    </w:p>
    <w:p w14:paraId="5D73D0B5" w14:textId="77777777" w:rsidR="00AB2CB6" w:rsidRDefault="00693246">
      <w:pPr>
        <w:pStyle w:val="Heading2"/>
      </w:pPr>
      <w:bookmarkStart w:id="124" w:name="_Toc229568369"/>
      <w:r>
        <w:t>Termination for Convenience</w:t>
      </w:r>
      <w:bookmarkEnd w:id="124"/>
    </w:p>
    <w:p w14:paraId="3F1A8BB1" w14:textId="77777777" w:rsidR="00AB2CB6" w:rsidRDefault="00693246">
      <w:pPr>
        <w:spacing w:after="160"/>
      </w:pPr>
      <w:r>
        <w:t>Either party may terminate this SOW for convenience upon [30] days’ written notice. In the event of termination by [Customer Organization] for convenience, [Customer Organization] shall pay ECS for all work completed through the termination date, plus reasonable wind-down costs not to exceed [X]% of the remaining contract value.</w:t>
      </w:r>
    </w:p>
    <w:p w14:paraId="786DDA44" w14:textId="77777777" w:rsidR="00AB2CB6" w:rsidRDefault="00693246">
      <w:pPr>
        <w:pStyle w:val="Heading2"/>
      </w:pPr>
      <w:bookmarkStart w:id="125" w:name="_Toc229568370"/>
      <w:r>
        <w:lastRenderedPageBreak/>
        <w:t>Termination for Cause</w:t>
      </w:r>
      <w:bookmarkEnd w:id="125"/>
    </w:p>
    <w:p w14:paraId="295B6228" w14:textId="77777777" w:rsidR="00AB2CB6" w:rsidRDefault="00693246">
      <w:pPr>
        <w:spacing w:after="160"/>
      </w:pPr>
      <w:r>
        <w:t>Either party may terminate this SOW for material breach upon [15] days’ written notice if the breaching party fails to cure the breach within the notice period. ECS’s liability for termination for cause shall not exceed fees paid for the relevant work product that gave rise to the breach.</w:t>
      </w:r>
    </w:p>
    <w:p w14:paraId="31D17153" w14:textId="77777777" w:rsidR="00AB2CB6" w:rsidRDefault="00693246">
      <w:pPr>
        <w:pStyle w:val="Heading2"/>
      </w:pPr>
      <w:bookmarkStart w:id="126" w:name="_Toc229568371"/>
      <w:r>
        <w:t>Intellectual Property</w:t>
      </w:r>
      <w:bookmarkEnd w:id="126"/>
    </w:p>
    <w:p w14:paraId="4AF539FE" w14:textId="77777777" w:rsidR="00AB2CB6" w:rsidRDefault="00693246">
      <w:pPr>
        <w:spacing w:after="160"/>
      </w:pPr>
      <w:r>
        <w:t>ECS retains ownership of all methodologies, accelerator frameworks, templates, and reusable intellectual property developed by ECS prior to or independently of this engagement. All customer-specific configurations, design documents, and deliverables produced exclusively for [Customer Organization] under this SOW are owned by [Customer Organization] upon full payment of all fees due.</w:t>
      </w:r>
    </w:p>
    <w:p w14:paraId="3CBEB1FF" w14:textId="77777777" w:rsidR="00AB2CB6" w:rsidRDefault="00693246">
      <w:pPr>
        <w:pStyle w:val="Heading2"/>
      </w:pPr>
      <w:bookmarkStart w:id="127" w:name="_Toc229568372"/>
      <w:r>
        <w:t>Confidentiality</w:t>
      </w:r>
      <w:bookmarkEnd w:id="127"/>
    </w:p>
    <w:p w14:paraId="7ABF4C9D" w14:textId="77777777" w:rsidR="00AB2CB6" w:rsidRDefault="00693246">
      <w:pPr>
        <w:spacing w:after="160"/>
      </w:pPr>
      <w:r>
        <w:t>Both parties agree to maintain the confidentiality of the other’s non-public information disclosed in connection with this engagement for a period of [3] years following the expiration or termination of this SOW, consistent with the terms of any Master Services Agreement (MSA) or Non-Disclosure Agreement (NDA) between the parties.</w:t>
      </w:r>
    </w:p>
    <w:p w14:paraId="17EB2018" w14:textId="77777777" w:rsidR="00AB2CB6" w:rsidRDefault="00693246">
      <w:pPr>
        <w:pStyle w:val="Heading2"/>
      </w:pPr>
      <w:bookmarkStart w:id="128" w:name="_Toc229568373"/>
      <w:r>
        <w:t>Limitation of Liability</w:t>
      </w:r>
      <w:bookmarkEnd w:id="128"/>
    </w:p>
    <w:p w14:paraId="323AF257" w14:textId="77777777" w:rsidR="00AB2CB6" w:rsidRDefault="00693246">
      <w:pPr>
        <w:spacing w:after="160"/>
      </w:pPr>
      <w:r>
        <w:t>ECS’s total liability under this SOW shall not exceed the total fees paid by [Customer Organization] in the [3] months preceding the event giving rise to the claim. Neither party shall be liable for indirect, incidental, or consequential damages.</w:t>
      </w:r>
    </w:p>
    <w:p w14:paraId="1A6FC13C" w14:textId="77777777" w:rsidR="00AB2CB6" w:rsidRDefault="00693246">
      <w:pPr>
        <w:pStyle w:val="Heading2"/>
      </w:pPr>
      <w:bookmarkStart w:id="129" w:name="_Toc229568374"/>
      <w:r>
        <w:t>Governing Law</w:t>
      </w:r>
      <w:bookmarkEnd w:id="129"/>
    </w:p>
    <w:p w14:paraId="4C54D52A" w14:textId="77777777" w:rsidR="00AB2CB6" w:rsidRDefault="00693246">
      <w:pPr>
        <w:spacing w:after="160"/>
      </w:pPr>
      <w:r>
        <w:t xml:space="preserve">This SOW is governed by the laws of the State of </w:t>
      </w:r>
      <w:r>
        <w:rPr>
          <w:highlight w:val="yellow"/>
        </w:rPr>
        <w:t>[State],</w:t>
      </w:r>
      <w:r>
        <w:t xml:space="preserve"> without regard to conflict of law principles. Any disputes shall be resolved in accordance with the dispute resolution provisions of the parties’ MSA, or, absent an MSA, by binding arbitration in </w:t>
      </w:r>
      <w:r>
        <w:rPr>
          <w:highlight w:val="yellow"/>
        </w:rPr>
        <w:t>[City, State].</w:t>
      </w:r>
    </w:p>
    <w:p w14:paraId="6D829933" w14:textId="77777777" w:rsidR="00AB2CB6" w:rsidRDefault="00693246">
      <w:pPr>
        <w:pStyle w:val="Heading2"/>
      </w:pPr>
      <w:bookmarkStart w:id="130" w:name="_Toc229568375"/>
      <w:r>
        <w:t>Order of Precedence</w:t>
      </w:r>
      <w:bookmarkEnd w:id="130"/>
    </w:p>
    <w:p w14:paraId="101AC5B3" w14:textId="56DD1949" w:rsidR="00AB2CB6" w:rsidRDefault="00693246" w:rsidP="00235EAA">
      <w:pPr>
        <w:spacing w:after="160"/>
      </w:pPr>
      <w:r>
        <w:t>In the event of conflict between this SOW and any Master Services Agreement between the parties, the MSA shall take precedence except with respect to the specific scope, timeline, and pricing defined herein.</w:t>
      </w:r>
      <w:r>
        <w:br w:type="page"/>
      </w:r>
    </w:p>
    <w:p w14:paraId="6E1F25A9" w14:textId="77777777" w:rsidR="00AB2CB6" w:rsidRDefault="00693246">
      <w:pPr>
        <w:pStyle w:val="Heading1"/>
      </w:pPr>
      <w:bookmarkStart w:id="131" w:name="_Toc229568376"/>
      <w:r>
        <w:lastRenderedPageBreak/>
        <w:t>16.  Signature Block</w:t>
      </w:r>
      <w:bookmarkEnd w:id="131"/>
    </w:p>
    <w:p w14:paraId="3BF4C918" w14:textId="77777777" w:rsidR="00AB2CB6" w:rsidRDefault="00693246">
      <w:pPr>
        <w:spacing w:after="160"/>
      </w:pPr>
      <w:r>
        <w:t>By signing below, both parties agree to the terms, scope, and conditions set forth in this Statement of Work.</w:t>
      </w:r>
    </w:p>
    <w:tbl>
      <w:tblPr>
        <w:tblW w:w="0" w:type="auto"/>
        <w:tblLook w:val="04A0" w:firstRow="1" w:lastRow="0" w:firstColumn="1" w:lastColumn="0" w:noHBand="0" w:noVBand="1"/>
      </w:tblPr>
      <w:tblGrid>
        <w:gridCol w:w="4840"/>
        <w:gridCol w:w="4840"/>
      </w:tblGrid>
      <w:tr w:rsidR="00AB2CB6" w14:paraId="25D0D0A6" w14:textId="77777777">
        <w:trPr>
          <w:tblHeader/>
        </w:trPr>
        <w:tc>
          <w:tcPr>
            <w:tcW w:w="6739"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8D36B92" w14:textId="77777777" w:rsidR="00AB2CB6" w:rsidRDefault="00693246">
            <w:pPr>
              <w:spacing w:before="40" w:after="40"/>
            </w:pPr>
            <w:r>
              <w:rPr>
                <w:b/>
                <w:color w:val="FFFFFF"/>
              </w:rPr>
              <w:t>ECS Federal</w:t>
            </w:r>
          </w:p>
        </w:tc>
        <w:tc>
          <w:tcPr>
            <w:tcW w:w="6739"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1D28F51" w14:textId="77777777" w:rsidR="00AB2CB6" w:rsidRDefault="00693246">
            <w:pPr>
              <w:spacing w:before="40" w:after="40"/>
            </w:pPr>
            <w:r>
              <w:rPr>
                <w:b/>
                <w:color w:val="FFFFFF"/>
              </w:rPr>
              <w:t>[Customer Organization]</w:t>
            </w:r>
          </w:p>
        </w:tc>
      </w:tr>
      <w:tr w:rsidR="00AB2CB6" w14:paraId="1736D75D" w14:textId="77777777">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6E128F3" w14:textId="77777777" w:rsidR="00AB2CB6" w:rsidRDefault="00693246">
            <w:pPr>
              <w:spacing w:before="40" w:after="40"/>
            </w:pPr>
            <w:r>
              <w:rPr>
                <w:sz w:val="20"/>
              </w:rPr>
              <w:t>Signature: ________________________</w:t>
            </w:r>
          </w:p>
        </w:tc>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6ECD868" w14:textId="77777777" w:rsidR="00AB2CB6" w:rsidRDefault="00693246">
            <w:pPr>
              <w:spacing w:before="40" w:after="40"/>
            </w:pPr>
            <w:r>
              <w:rPr>
                <w:sz w:val="20"/>
              </w:rPr>
              <w:t>Signature: ________________________</w:t>
            </w:r>
          </w:p>
        </w:tc>
      </w:tr>
      <w:tr w:rsidR="00AB2CB6" w14:paraId="3F90FDB5" w14:textId="77777777">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DF0CC80" w14:textId="77777777" w:rsidR="00AB2CB6" w:rsidRDefault="00693246">
            <w:pPr>
              <w:spacing w:before="40" w:after="40"/>
            </w:pPr>
            <w:r>
              <w:rPr>
                <w:sz w:val="20"/>
              </w:rPr>
              <w:t>Name: ____________________________</w:t>
            </w:r>
          </w:p>
        </w:tc>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9E20972" w14:textId="77777777" w:rsidR="00AB2CB6" w:rsidRDefault="00693246">
            <w:pPr>
              <w:spacing w:before="40" w:after="40"/>
            </w:pPr>
            <w:r>
              <w:rPr>
                <w:sz w:val="20"/>
              </w:rPr>
              <w:t>Name: ____________________________</w:t>
            </w:r>
          </w:p>
        </w:tc>
      </w:tr>
      <w:tr w:rsidR="00AB2CB6" w14:paraId="4164F542" w14:textId="77777777">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861D16F" w14:textId="77777777" w:rsidR="00AB2CB6" w:rsidRDefault="00693246">
            <w:pPr>
              <w:spacing w:before="40" w:after="40"/>
            </w:pPr>
            <w:r>
              <w:rPr>
                <w:sz w:val="20"/>
              </w:rPr>
              <w:t>Title: ____________________________</w:t>
            </w:r>
          </w:p>
        </w:tc>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BAC7082" w14:textId="77777777" w:rsidR="00AB2CB6" w:rsidRDefault="00693246">
            <w:pPr>
              <w:spacing w:before="40" w:after="40"/>
            </w:pPr>
            <w:r>
              <w:rPr>
                <w:sz w:val="20"/>
              </w:rPr>
              <w:t>Title: ____________________________</w:t>
            </w:r>
          </w:p>
        </w:tc>
      </w:tr>
      <w:tr w:rsidR="00AB2CB6" w14:paraId="4A388226" w14:textId="77777777">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921AA22" w14:textId="77777777" w:rsidR="00AB2CB6" w:rsidRDefault="00693246">
            <w:pPr>
              <w:spacing w:before="40" w:after="40"/>
            </w:pPr>
            <w:r>
              <w:rPr>
                <w:sz w:val="20"/>
              </w:rPr>
              <w:t>Date: _____________________________</w:t>
            </w:r>
          </w:p>
        </w:tc>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B88CD4A" w14:textId="77777777" w:rsidR="00AB2CB6" w:rsidRDefault="00693246">
            <w:pPr>
              <w:spacing w:before="40" w:after="40"/>
            </w:pPr>
            <w:r>
              <w:rPr>
                <w:sz w:val="20"/>
              </w:rPr>
              <w:t>Date: _____________________________</w:t>
            </w:r>
          </w:p>
        </w:tc>
      </w:tr>
    </w:tbl>
    <w:p w14:paraId="74E5C5CA" w14:textId="77777777" w:rsidR="00AB2CB6" w:rsidRDefault="00AB2CB6">
      <w:pPr>
        <w:spacing w:after="40"/>
      </w:pPr>
    </w:p>
    <w:p w14:paraId="2DE1DC5B" w14:textId="77777777" w:rsidR="00AB2CB6" w:rsidRDefault="00AB2CB6">
      <w:pPr>
        <w:spacing w:after="160"/>
      </w:pPr>
    </w:p>
    <w:p w14:paraId="4CCF6035" w14:textId="77777777" w:rsidR="00AB2CB6" w:rsidRDefault="00693246">
      <w:pPr>
        <w:spacing w:after="160"/>
      </w:pPr>
      <w:r>
        <w:t>Project Sponsor Acknowledgment ([Customer Organization]) — The Project Sponsor named below confirms their availability and authority as described in Section 6 and Section 9 of this SOW.</w:t>
      </w:r>
    </w:p>
    <w:tbl>
      <w:tblPr>
        <w:tblW w:w="0" w:type="auto"/>
        <w:tblLook w:val="04A0" w:firstRow="1" w:lastRow="0" w:firstColumn="1" w:lastColumn="0" w:noHBand="0" w:noVBand="1"/>
      </w:tblPr>
      <w:tblGrid>
        <w:gridCol w:w="9680"/>
      </w:tblGrid>
      <w:tr w:rsidR="00AB2CB6" w14:paraId="0ED1BC25" w14:textId="77777777">
        <w:trPr>
          <w:tblHeader/>
        </w:trPr>
        <w:tc>
          <w:tcPr>
            <w:tcW w:w="1347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AAAA03A" w14:textId="77777777" w:rsidR="00AB2CB6" w:rsidRDefault="00693246">
            <w:pPr>
              <w:spacing w:before="40" w:after="40"/>
            </w:pPr>
            <w:r>
              <w:rPr>
                <w:b/>
                <w:color w:val="FFFFFF"/>
              </w:rPr>
              <w:t>Project Sponsor Acknowledgment</w:t>
            </w:r>
          </w:p>
        </w:tc>
      </w:tr>
      <w:tr w:rsidR="00AB2CB6" w14:paraId="67BBE5AA" w14:textId="77777777">
        <w:tc>
          <w:tcPr>
            <w:tcW w:w="134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F2BA093" w14:textId="77777777" w:rsidR="00AB2CB6" w:rsidRDefault="00693246">
            <w:pPr>
              <w:spacing w:before="40" w:after="40"/>
            </w:pPr>
            <w:r>
              <w:rPr>
                <w:sz w:val="20"/>
              </w:rPr>
              <w:t>Signature: ________________________</w:t>
            </w:r>
          </w:p>
        </w:tc>
      </w:tr>
      <w:tr w:rsidR="00AB2CB6" w14:paraId="336614CA" w14:textId="77777777">
        <w:tc>
          <w:tcPr>
            <w:tcW w:w="1347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E66A8CA" w14:textId="77777777" w:rsidR="00AB2CB6" w:rsidRDefault="00693246">
            <w:pPr>
              <w:spacing w:before="40" w:after="40"/>
            </w:pPr>
            <w:r>
              <w:rPr>
                <w:sz w:val="20"/>
              </w:rPr>
              <w:t>Name: ____________________________</w:t>
            </w:r>
          </w:p>
        </w:tc>
      </w:tr>
      <w:tr w:rsidR="00AB2CB6" w14:paraId="04DBAC87" w14:textId="77777777">
        <w:tc>
          <w:tcPr>
            <w:tcW w:w="134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E386731" w14:textId="77777777" w:rsidR="00AB2CB6" w:rsidRDefault="00693246">
            <w:pPr>
              <w:spacing w:before="40" w:after="40"/>
            </w:pPr>
            <w:r>
              <w:rPr>
                <w:sz w:val="20"/>
              </w:rPr>
              <w:t>Title: ____________________________</w:t>
            </w:r>
          </w:p>
        </w:tc>
      </w:tr>
      <w:tr w:rsidR="00AB2CB6" w14:paraId="2D962E55" w14:textId="77777777">
        <w:tc>
          <w:tcPr>
            <w:tcW w:w="1347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A7675E8" w14:textId="77777777" w:rsidR="00AB2CB6" w:rsidRDefault="00693246">
            <w:pPr>
              <w:spacing w:before="40" w:after="40"/>
            </w:pPr>
            <w:r>
              <w:rPr>
                <w:sz w:val="20"/>
              </w:rPr>
              <w:t>Date: _____________________________</w:t>
            </w:r>
          </w:p>
        </w:tc>
      </w:tr>
    </w:tbl>
    <w:p w14:paraId="757C3FD4" w14:textId="77777777" w:rsidR="00AB2CB6" w:rsidRDefault="00AB2CB6">
      <w:pPr>
        <w:spacing w:after="40"/>
      </w:pPr>
    </w:p>
    <w:p w14:paraId="3AA996C3" w14:textId="77777777" w:rsidR="00AB2CB6" w:rsidRDefault="00693246">
      <w:r>
        <w:br w:type="page"/>
      </w:r>
    </w:p>
    <w:p w14:paraId="17097C4D" w14:textId="56C37FB8" w:rsidR="00AB2CB6" w:rsidRDefault="00693246">
      <w:pPr>
        <w:pStyle w:val="Heading1"/>
      </w:pPr>
      <w:bookmarkStart w:id="132" w:name="_Toc229568377"/>
      <w:r>
        <w:lastRenderedPageBreak/>
        <w:t>Acronyms</w:t>
      </w:r>
      <w:bookmarkEnd w:id="132"/>
      <w:r>
        <w:t xml:space="preserve"> &amp; Definitions</w:t>
      </w:r>
    </w:p>
    <w:p w14:paraId="0EBA0F5D" w14:textId="77777777" w:rsidR="002536EB" w:rsidRDefault="002536E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2574"/>
        <w:gridCol w:w="5197"/>
      </w:tblGrid>
      <w:tr w:rsidR="002536EB" w14:paraId="19E02994" w14:textId="77777777" w:rsidTr="006E13F1">
        <w:trPr>
          <w:tblHeader/>
        </w:trPr>
        <w:tc>
          <w:tcPr>
            <w:tcW w:w="1589" w:type="dxa"/>
            <w:tcBorders>
              <w:top w:val="single" w:sz="1" w:space="0" w:color="0B1F3A"/>
              <w:left w:val="single" w:sz="1" w:space="0" w:color="0B1F3A"/>
              <w:bottom w:val="single" w:sz="1" w:space="0" w:color="0B1F3A"/>
              <w:right w:val="single" w:sz="1" w:space="0" w:color="0B1F3A"/>
            </w:tcBorders>
            <w:shd w:val="clear" w:color="auto" w:fill="0B1F3A"/>
            <w:tcMar>
              <w:top w:w="100" w:type="dxa"/>
              <w:left w:w="140" w:type="dxa"/>
              <w:bottom w:w="100" w:type="dxa"/>
              <w:right w:w="140" w:type="dxa"/>
            </w:tcMar>
            <w:vAlign w:val="center"/>
          </w:tcPr>
          <w:p w14:paraId="44216BB2" w14:textId="77777777" w:rsidR="002536EB" w:rsidRDefault="002536EB" w:rsidP="00FB55F7">
            <w:r>
              <w:rPr>
                <w:rFonts w:ascii="Arial" w:eastAsia="Arial" w:hAnsi="Arial" w:cs="Arial"/>
                <w:b/>
                <w:bCs/>
                <w:color w:val="FFFFFF"/>
                <w:sz w:val="20"/>
                <w:szCs w:val="20"/>
              </w:rPr>
              <w:t>Acronym</w:t>
            </w:r>
          </w:p>
        </w:tc>
        <w:tc>
          <w:tcPr>
            <w:tcW w:w="2574" w:type="dxa"/>
            <w:tcBorders>
              <w:top w:val="single" w:sz="1" w:space="0" w:color="0B1F3A"/>
              <w:left w:val="single" w:sz="1" w:space="0" w:color="0B1F3A"/>
              <w:bottom w:val="single" w:sz="1" w:space="0" w:color="0B1F3A"/>
              <w:right w:val="single" w:sz="1" w:space="0" w:color="0B1F3A"/>
            </w:tcBorders>
            <w:shd w:val="clear" w:color="auto" w:fill="0B1F3A"/>
            <w:tcMar>
              <w:top w:w="100" w:type="dxa"/>
              <w:left w:w="140" w:type="dxa"/>
              <w:bottom w:w="100" w:type="dxa"/>
              <w:right w:w="140" w:type="dxa"/>
            </w:tcMar>
            <w:vAlign w:val="center"/>
          </w:tcPr>
          <w:p w14:paraId="512D5AF0" w14:textId="77777777" w:rsidR="002536EB" w:rsidRDefault="002536EB" w:rsidP="00FB55F7">
            <w:r>
              <w:rPr>
                <w:rFonts w:ascii="Arial" w:eastAsia="Arial" w:hAnsi="Arial" w:cs="Arial"/>
                <w:b/>
                <w:bCs/>
                <w:color w:val="FFFFFF"/>
                <w:sz w:val="20"/>
                <w:szCs w:val="20"/>
              </w:rPr>
              <w:t>Full Name</w:t>
            </w:r>
          </w:p>
        </w:tc>
        <w:tc>
          <w:tcPr>
            <w:tcW w:w="5197" w:type="dxa"/>
            <w:tcBorders>
              <w:top w:val="single" w:sz="1" w:space="0" w:color="0B1F3A"/>
              <w:left w:val="single" w:sz="1" w:space="0" w:color="0B1F3A"/>
              <w:bottom w:val="single" w:sz="1" w:space="0" w:color="0B1F3A"/>
              <w:right w:val="single" w:sz="1" w:space="0" w:color="0B1F3A"/>
            </w:tcBorders>
            <w:shd w:val="clear" w:color="auto" w:fill="0B1F3A"/>
            <w:tcMar>
              <w:top w:w="100" w:type="dxa"/>
              <w:left w:w="140" w:type="dxa"/>
              <w:bottom w:w="100" w:type="dxa"/>
              <w:right w:w="140" w:type="dxa"/>
            </w:tcMar>
            <w:vAlign w:val="center"/>
          </w:tcPr>
          <w:p w14:paraId="540689C5" w14:textId="77777777" w:rsidR="002536EB" w:rsidRDefault="002536EB" w:rsidP="00FB55F7">
            <w:r>
              <w:rPr>
                <w:rFonts w:ascii="Arial" w:eastAsia="Arial" w:hAnsi="Arial" w:cs="Arial"/>
                <w:b/>
                <w:bCs/>
                <w:color w:val="FFFFFF"/>
                <w:sz w:val="20"/>
                <w:szCs w:val="20"/>
              </w:rPr>
              <w:t>Plain-Language Definition</w:t>
            </w:r>
          </w:p>
        </w:tc>
      </w:tr>
      <w:tr w:rsidR="002536EB" w14:paraId="3951EC11"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47A7D288" w14:textId="77777777" w:rsidR="002536EB" w:rsidRDefault="002536EB" w:rsidP="00FB55F7">
            <w:r>
              <w:rPr>
                <w:rFonts w:ascii="Arial" w:eastAsia="Arial" w:hAnsi="Arial" w:cs="Arial"/>
                <w:b/>
                <w:bCs/>
                <w:color w:val="0B1F3A"/>
                <w:sz w:val="19"/>
                <w:szCs w:val="19"/>
              </w:rPr>
              <w:t>AD</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C4474FD" w14:textId="77777777" w:rsidR="002536EB" w:rsidRDefault="002536EB" w:rsidP="00FB55F7">
            <w:r>
              <w:rPr>
                <w:rFonts w:ascii="Arial" w:eastAsia="Arial" w:hAnsi="Arial" w:cs="Arial"/>
                <w:color w:val="1E293B"/>
                <w:sz w:val="19"/>
                <w:szCs w:val="19"/>
              </w:rPr>
              <w:t>Active Directory</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948CF9F" w14:textId="77777777" w:rsidR="002536EB" w:rsidRDefault="002536EB" w:rsidP="00FB55F7">
            <w:r>
              <w:rPr>
                <w:rFonts w:ascii="Arial" w:eastAsia="Arial" w:hAnsi="Arial" w:cs="Arial"/>
                <w:color w:val="1E293B"/>
                <w:sz w:val="19"/>
                <w:szCs w:val="19"/>
              </w:rPr>
              <w:t>Microsoft's directory service that manages user identities, passwords, and access permissions across an organization's network.</w:t>
            </w:r>
          </w:p>
        </w:tc>
      </w:tr>
      <w:tr w:rsidR="002536EB" w14:paraId="23EB59E2"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DA11D5" w14:textId="77777777" w:rsidR="002536EB" w:rsidRDefault="002536EB" w:rsidP="00FB55F7">
            <w:r>
              <w:rPr>
                <w:rFonts w:ascii="Arial" w:eastAsia="Arial" w:hAnsi="Arial" w:cs="Arial"/>
                <w:b/>
                <w:bCs/>
                <w:color w:val="0B1F3A"/>
                <w:sz w:val="19"/>
                <w:szCs w:val="19"/>
              </w:rPr>
              <w:t>CAB</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EAE10F" w14:textId="77777777" w:rsidR="002536EB" w:rsidRDefault="002536EB" w:rsidP="00FB55F7">
            <w:r>
              <w:rPr>
                <w:rFonts w:ascii="Arial" w:eastAsia="Arial" w:hAnsi="Arial" w:cs="Arial"/>
                <w:color w:val="1E293B"/>
                <w:sz w:val="19"/>
                <w:szCs w:val="19"/>
              </w:rPr>
              <w:t>Change Advisory Board</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C8DDA2" w14:textId="77777777" w:rsidR="002536EB" w:rsidRDefault="002536EB" w:rsidP="00FB55F7">
            <w:r>
              <w:rPr>
                <w:rFonts w:ascii="Arial" w:eastAsia="Arial" w:hAnsi="Arial" w:cs="Arial"/>
                <w:color w:val="1E293B"/>
                <w:sz w:val="19"/>
                <w:szCs w:val="19"/>
              </w:rPr>
              <w:t>A governance body that reviews and approves significant IT changes before they go live, to minimize risk and disruption.</w:t>
            </w:r>
          </w:p>
        </w:tc>
      </w:tr>
      <w:tr w:rsidR="002536EB" w14:paraId="5B1A4C58"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6E3F843" w14:textId="77777777" w:rsidR="002536EB" w:rsidRDefault="002536EB" w:rsidP="00FB55F7">
            <w:r>
              <w:rPr>
                <w:rFonts w:ascii="Arial" w:eastAsia="Arial" w:hAnsi="Arial" w:cs="Arial"/>
                <w:b/>
                <w:bCs/>
                <w:color w:val="0B1F3A"/>
                <w:sz w:val="19"/>
                <w:szCs w:val="19"/>
              </w:rPr>
              <w:t>CI</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42B7EEEB" w14:textId="77777777" w:rsidR="002536EB" w:rsidRDefault="002536EB" w:rsidP="00FB55F7">
            <w:r>
              <w:rPr>
                <w:rFonts w:ascii="Arial" w:eastAsia="Arial" w:hAnsi="Arial" w:cs="Arial"/>
                <w:color w:val="1E293B"/>
                <w:sz w:val="19"/>
                <w:szCs w:val="19"/>
              </w:rPr>
              <w:t>Configuration Item</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5557947" w14:textId="77777777" w:rsidR="002536EB" w:rsidRDefault="002536EB" w:rsidP="00FB55F7">
            <w:r>
              <w:rPr>
                <w:rFonts w:ascii="Arial" w:eastAsia="Arial" w:hAnsi="Arial" w:cs="Arial"/>
                <w:color w:val="1E293B"/>
                <w:sz w:val="19"/>
                <w:szCs w:val="19"/>
              </w:rPr>
              <w:t>Any component — hardware, software, document, or service — tracked in the CMDB as part of the IT environment.</w:t>
            </w:r>
          </w:p>
        </w:tc>
      </w:tr>
      <w:tr w:rsidR="002536EB" w14:paraId="3F3D2D79"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EFA49D" w14:textId="77777777" w:rsidR="002536EB" w:rsidRDefault="002536EB" w:rsidP="00FB55F7">
            <w:r>
              <w:rPr>
                <w:rFonts w:ascii="Arial" w:eastAsia="Arial" w:hAnsi="Arial" w:cs="Arial"/>
                <w:b/>
                <w:bCs/>
                <w:color w:val="0B1F3A"/>
                <w:sz w:val="19"/>
                <w:szCs w:val="19"/>
              </w:rPr>
              <w:t>CMDB</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8AC9F0" w14:textId="77777777" w:rsidR="002536EB" w:rsidRDefault="002536EB" w:rsidP="00FB55F7">
            <w:r>
              <w:rPr>
                <w:rFonts w:ascii="Arial" w:eastAsia="Arial" w:hAnsi="Arial" w:cs="Arial"/>
                <w:color w:val="1E293B"/>
                <w:sz w:val="19"/>
                <w:szCs w:val="19"/>
              </w:rPr>
              <w:t>Configuration Management Database</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71F127" w14:textId="77777777" w:rsidR="002536EB" w:rsidRDefault="002536EB" w:rsidP="00FB55F7">
            <w:r>
              <w:rPr>
                <w:rFonts w:ascii="Arial" w:eastAsia="Arial" w:hAnsi="Arial" w:cs="Arial"/>
                <w:color w:val="1E293B"/>
                <w:sz w:val="19"/>
                <w:szCs w:val="19"/>
              </w:rPr>
              <w:t>A centralized repository storing information about all IT assets and the relationships between them.</w:t>
            </w:r>
          </w:p>
        </w:tc>
      </w:tr>
      <w:tr w:rsidR="00CF64A7" w14:paraId="641CDA76"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63195C" w14:textId="50BD3783" w:rsidR="00CF64A7" w:rsidRDefault="00CF64A7" w:rsidP="00FB55F7">
            <w:pPr>
              <w:rPr>
                <w:rFonts w:ascii="Arial" w:eastAsia="Arial" w:hAnsi="Arial" w:cs="Arial"/>
                <w:b/>
                <w:bCs/>
                <w:color w:val="0B1F3A"/>
                <w:sz w:val="19"/>
                <w:szCs w:val="19"/>
              </w:rPr>
            </w:pPr>
            <w:r>
              <w:rPr>
                <w:rFonts w:ascii="Arial" w:eastAsia="Arial" w:hAnsi="Arial" w:cs="Arial"/>
                <w:b/>
                <w:bCs/>
                <w:color w:val="0B1F3A"/>
                <w:sz w:val="19"/>
                <w:szCs w:val="19"/>
              </w:rPr>
              <w:t>Configuration</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D09B7D" w14:textId="14DBBE10" w:rsidR="00CF64A7" w:rsidRDefault="00CF64A7" w:rsidP="00FB55F7">
            <w:pPr>
              <w:rPr>
                <w:rFonts w:ascii="Arial" w:eastAsia="Arial" w:hAnsi="Arial" w:cs="Arial"/>
                <w:color w:val="1E293B"/>
                <w:sz w:val="19"/>
                <w:szCs w:val="19"/>
              </w:rPr>
            </w:pPr>
            <w:r>
              <w:rPr>
                <w:rFonts w:ascii="Arial" w:eastAsia="Arial" w:hAnsi="Arial" w:cs="Arial"/>
                <w:color w:val="1E293B"/>
                <w:sz w:val="19"/>
                <w:szCs w:val="19"/>
              </w:rPr>
              <w:t>Configuration</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CABAD0" w14:textId="241B132B" w:rsidR="00983D63" w:rsidRDefault="0025260A" w:rsidP="007E53E0">
            <w:pPr>
              <w:spacing w:after="0" w:line="240" w:lineRule="auto"/>
              <w:rPr>
                <w:rFonts w:ascii="Arial" w:eastAsia="Arial" w:hAnsi="Arial" w:cs="Arial"/>
                <w:color w:val="1E293B"/>
                <w:sz w:val="19"/>
                <w:szCs w:val="19"/>
              </w:rPr>
            </w:pPr>
            <w:r>
              <w:rPr>
                <w:rFonts w:ascii="Arial" w:eastAsia="Arial" w:hAnsi="Arial" w:cs="Arial"/>
                <w:color w:val="1E293B"/>
                <w:sz w:val="19"/>
                <w:szCs w:val="19"/>
              </w:rPr>
              <w:t>Adjusting platform behavior using supported, upgrade-safe capabilities and standard platform tools without fundamentally altering core platform behavior.</w:t>
            </w:r>
          </w:p>
          <w:p w14:paraId="64F30551" w14:textId="77777777" w:rsidR="00B3149B" w:rsidRDefault="00B3149B" w:rsidP="007E53E0">
            <w:pPr>
              <w:spacing w:after="0" w:line="240" w:lineRule="auto"/>
              <w:rPr>
                <w:rFonts w:ascii="Arial" w:eastAsia="Arial" w:hAnsi="Arial" w:cs="Arial"/>
                <w:color w:val="1E293B"/>
                <w:sz w:val="19"/>
                <w:szCs w:val="19"/>
              </w:rPr>
            </w:pPr>
          </w:p>
          <w:p w14:paraId="094364FA" w14:textId="7C8C2740" w:rsidR="00CF64A7" w:rsidRPr="006E13F1" w:rsidRDefault="007E53E0" w:rsidP="006E13F1">
            <w:pPr>
              <w:spacing w:after="0" w:line="240" w:lineRule="auto"/>
              <w:rPr>
                <w:rFonts w:ascii="Arial" w:eastAsia="Arial" w:hAnsi="Arial" w:cs="Arial"/>
                <w:color w:val="1E293B"/>
                <w:sz w:val="19"/>
                <w:szCs w:val="19"/>
              </w:rPr>
            </w:pPr>
            <w:r>
              <w:rPr>
                <w:rFonts w:ascii="Arial" w:eastAsia="Arial" w:hAnsi="Arial" w:cs="Arial"/>
                <w:color w:val="1E293B"/>
                <w:sz w:val="19"/>
                <w:szCs w:val="19"/>
              </w:rPr>
              <w:t>Examples of Configuration (vs Customization)</w:t>
            </w:r>
          </w:p>
          <w:p w14:paraId="79856F02"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Setting up assignment rules, SLAs, and escalation thresholds via the platform UI</w:t>
            </w:r>
          </w:p>
          <w:p w14:paraId="0F0095AB"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Building catalog items and request workflows in Flow Designer using standard activities</w:t>
            </w:r>
          </w:p>
          <w:p w14:paraId="247A7101"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Creating UI policies and client scripts to show/hide fields conditionally</w:t>
            </w:r>
          </w:p>
          <w:p w14:paraId="084DE977"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Configuring approval rules using the standard Approval Engine</w:t>
            </w:r>
          </w:p>
          <w:p w14:paraId="30023341"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Setting up Virtual Agent topics using the built-in NLU and topic designer</w:t>
            </w:r>
          </w:p>
          <w:p w14:paraId="5F7500DB"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Building Performance Analytics indicators and dashboards against standard tables</w:t>
            </w:r>
          </w:p>
          <w:p w14:paraId="26AEACE6"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Configuring CMDB classes from the existing class hierarchy (not creating new ones)</w:t>
            </w:r>
          </w:p>
          <w:p w14:paraId="162BB725"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Setting notifications using standard notification templates and conditions</w:t>
            </w:r>
          </w:p>
          <w:p w14:paraId="261DB3C6"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Creating reports and homepages using the standard reporting framework</w:t>
            </w:r>
          </w:p>
          <w:p w14:paraId="5C8688A5" w14:textId="77777777" w:rsidR="00CF64A7" w:rsidRPr="006E13F1"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Configuring roles and access controls using ACLs against OOTB fields and tables</w:t>
            </w:r>
          </w:p>
          <w:p w14:paraId="6CE9E5AC" w14:textId="147057A8" w:rsidR="00CF64A7" w:rsidRPr="00471A7C" w:rsidRDefault="00CF64A7" w:rsidP="006E13F1">
            <w:pPr>
              <w:numPr>
                <w:ilvl w:val="0"/>
                <w:numId w:val="10"/>
              </w:numPr>
              <w:spacing w:after="0" w:line="240" w:lineRule="auto"/>
              <w:rPr>
                <w:rFonts w:ascii="Arial" w:eastAsia="Arial" w:hAnsi="Arial" w:cs="Arial"/>
                <w:color w:val="1E293B"/>
                <w:sz w:val="19"/>
                <w:szCs w:val="19"/>
              </w:rPr>
            </w:pPr>
            <w:r>
              <w:rPr>
                <w:rFonts w:ascii="Arial" w:eastAsia="Arial" w:hAnsi="Arial" w:cs="Arial"/>
                <w:color w:val="1E293B"/>
                <w:sz w:val="19"/>
                <w:szCs w:val="19"/>
              </w:rPr>
              <w:t>Integrating via IntegrationHub using existing Spokes (e.g., AD, Intune, SCCM, Slack)</w:t>
            </w:r>
          </w:p>
        </w:tc>
      </w:tr>
      <w:tr w:rsidR="002536EB" w14:paraId="67E9B122"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9065FAA" w14:textId="77777777" w:rsidR="002536EB" w:rsidRDefault="002536EB" w:rsidP="00FB55F7">
            <w:r>
              <w:rPr>
                <w:rFonts w:ascii="Arial" w:eastAsia="Arial" w:hAnsi="Arial" w:cs="Arial"/>
                <w:b/>
                <w:bCs/>
                <w:color w:val="0B1F3A"/>
                <w:sz w:val="19"/>
                <w:szCs w:val="19"/>
              </w:rPr>
              <w:t>CSDM</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490B507" w14:textId="77777777" w:rsidR="002536EB" w:rsidRDefault="002536EB" w:rsidP="00FB55F7">
            <w:r>
              <w:rPr>
                <w:rFonts w:ascii="Arial" w:eastAsia="Arial" w:hAnsi="Arial" w:cs="Arial"/>
                <w:color w:val="1E293B"/>
                <w:sz w:val="19"/>
                <w:szCs w:val="19"/>
              </w:rPr>
              <w:t>Common Service Data Model</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E7DB730" w14:textId="77777777" w:rsidR="002536EB" w:rsidRDefault="002536EB" w:rsidP="00FB55F7">
            <w:r>
              <w:rPr>
                <w:rFonts w:ascii="Arial" w:eastAsia="Arial" w:hAnsi="Arial" w:cs="Arial"/>
                <w:color w:val="1E293B"/>
                <w:sz w:val="19"/>
                <w:szCs w:val="19"/>
              </w:rPr>
              <w:t>ServiceNow's standardized framework for organizing business services, applications, and infrastructure so data in the CMDB is clean and AI-ready.</w:t>
            </w:r>
          </w:p>
        </w:tc>
      </w:tr>
      <w:tr w:rsidR="007E53E0" w14:paraId="15BD3E66"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2A35A6A" w14:textId="6E3A28B3" w:rsidR="007E53E0" w:rsidRDefault="007E53E0" w:rsidP="00FB55F7">
            <w:pPr>
              <w:rPr>
                <w:rFonts w:ascii="Arial" w:eastAsia="Arial" w:hAnsi="Arial" w:cs="Arial"/>
                <w:b/>
                <w:bCs/>
                <w:color w:val="0B1F3A"/>
                <w:sz w:val="19"/>
                <w:szCs w:val="19"/>
              </w:rPr>
            </w:pPr>
            <w:r>
              <w:rPr>
                <w:rFonts w:ascii="Arial" w:eastAsia="Arial" w:hAnsi="Arial" w:cs="Arial"/>
                <w:b/>
                <w:bCs/>
                <w:color w:val="0B1F3A"/>
                <w:sz w:val="19"/>
                <w:szCs w:val="19"/>
              </w:rPr>
              <w:lastRenderedPageBreak/>
              <w:t>Customization</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FD05D8F" w14:textId="7458BC1A" w:rsidR="007E53E0" w:rsidRDefault="007E53E0" w:rsidP="00FB55F7">
            <w:pPr>
              <w:rPr>
                <w:rFonts w:ascii="Arial" w:eastAsia="Arial" w:hAnsi="Arial" w:cs="Arial"/>
                <w:color w:val="1E293B"/>
                <w:sz w:val="19"/>
                <w:szCs w:val="19"/>
              </w:rPr>
            </w:pPr>
            <w:r>
              <w:rPr>
                <w:rFonts w:ascii="Arial" w:eastAsia="Arial" w:hAnsi="Arial" w:cs="Arial"/>
                <w:color w:val="1E293B"/>
                <w:sz w:val="19"/>
                <w:szCs w:val="19"/>
              </w:rPr>
              <w:t>Customization</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735EF8A" w14:textId="5AC21B02" w:rsidR="00983D63" w:rsidRPr="00FE3D28" w:rsidRDefault="00FE3D28" w:rsidP="00983D63">
            <w:pPr>
              <w:spacing w:after="0" w:line="240" w:lineRule="auto"/>
              <w:rPr>
                <w:rFonts w:ascii="Arial" w:eastAsia="Arial" w:hAnsi="Arial" w:cs="Arial"/>
                <w:color w:val="1E293B"/>
                <w:sz w:val="19"/>
                <w:szCs w:val="19"/>
              </w:rPr>
            </w:pPr>
            <w:r>
              <w:rPr>
                <w:rFonts w:ascii="Arial" w:eastAsia="Arial" w:hAnsi="Arial" w:cs="Arial"/>
                <w:color w:val="1E293B"/>
                <w:sz w:val="19"/>
                <w:szCs w:val="19"/>
              </w:rPr>
              <w:t>Altering, extending, or overriding platform functionality in ways that go beyond standard supported configuration patterns.</w:t>
            </w:r>
          </w:p>
          <w:p w14:paraId="20A56169" w14:textId="77777777" w:rsidR="007F0427" w:rsidRPr="00FE3D28" w:rsidRDefault="007F0427" w:rsidP="00983D63">
            <w:pPr>
              <w:spacing w:after="0" w:line="240" w:lineRule="auto"/>
              <w:rPr>
                <w:rFonts w:ascii="Arial" w:eastAsia="Arial" w:hAnsi="Arial" w:cs="Arial"/>
                <w:color w:val="1E293B"/>
                <w:sz w:val="19"/>
                <w:szCs w:val="19"/>
              </w:rPr>
            </w:pPr>
          </w:p>
          <w:p w14:paraId="68212034" w14:textId="400148CA" w:rsidR="00DF71EA" w:rsidRPr="00FE3D28" w:rsidRDefault="00DF71EA" w:rsidP="00983D63">
            <w:pPr>
              <w:spacing w:after="0" w:line="240" w:lineRule="auto"/>
              <w:rPr>
                <w:rFonts w:ascii="Arial" w:eastAsia="Arial" w:hAnsi="Arial" w:cs="Arial"/>
                <w:color w:val="1E293B"/>
                <w:sz w:val="19"/>
                <w:szCs w:val="19"/>
              </w:rPr>
            </w:pPr>
            <w:r>
              <w:rPr>
                <w:rFonts w:ascii="Arial" w:hAnsi="Arial" w:cs="Arial"/>
                <w:sz w:val="19"/>
                <w:szCs w:val="19"/>
              </w:rPr>
              <w:t>If a requirement cannot be met by (1) Configuration, (2) UI Policy, or (3) Flow Designer, it is treated as a Customization.</w:t>
            </w:r>
          </w:p>
          <w:p w14:paraId="7A81E94C" w14:textId="43C0332D" w:rsidR="001E4469" w:rsidRPr="006E13F1" w:rsidRDefault="001E4469" w:rsidP="006E13F1">
            <w:pPr>
              <w:spacing w:after="0" w:line="240" w:lineRule="auto"/>
              <w:rPr>
                <w:rFonts w:ascii="Arial" w:eastAsia="Arial" w:hAnsi="Arial" w:cs="Arial"/>
                <w:color w:val="1E293B"/>
                <w:sz w:val="19"/>
                <w:szCs w:val="19"/>
              </w:rPr>
            </w:pPr>
            <w:r>
              <w:rPr>
                <w:rFonts w:ascii="Arial" w:eastAsia="Arial" w:hAnsi="Arial" w:cs="Arial"/>
                <w:color w:val="1E293B"/>
                <w:sz w:val="19"/>
                <w:szCs w:val="19"/>
              </w:rPr>
              <w:t>Examples of Customization</w:t>
            </w:r>
          </w:p>
          <w:p w14:paraId="64DFF3D4"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Writing Script Includes, Business Rules, or server-side scripts to implement logic Flow Designer could handle</w:t>
            </w:r>
          </w:p>
          <w:p w14:paraId="7E9A0984"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Creating new CI classes outside the standard CSDM hierarchy</w:t>
            </w:r>
          </w:p>
          <w:p w14:paraId="766C16AB"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Adding custom fields to OOTB tables (especially core tables like Incident, Change, CMDB)</w:t>
            </w:r>
          </w:p>
          <w:p w14:paraId="2BAE98EE"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Modifying OOTB form layouts beyond standard UI policies — especially removing standard fields the platform depends on</w:t>
            </w:r>
          </w:p>
          <w:p w14:paraId="642DB135"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Building custom Jelly or Angular/UI Builder widgets when the standard Employee Center components would serve the need</w:t>
            </w:r>
          </w:p>
          <w:p w14:paraId="47F43AC9"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Creating custom workflow stages or states that break the standard lifecycle model</w:t>
            </w:r>
          </w:p>
          <w:p w14:paraId="7F800682"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Writing custom Spokes or REST message integrations when an OOTB IntegrationHub Spoke already exists</w:t>
            </w:r>
          </w:p>
          <w:p w14:paraId="6D86B318"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Overriding or extending OOTB Business Rules rather than using the standard override pattern</w:t>
            </w:r>
          </w:p>
          <w:p w14:paraId="639181F3" w14:textId="77777777" w:rsidR="001E4469" w:rsidRPr="006E13F1"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Creating shadow tables or extending OOTB tables with significant structural changes</w:t>
            </w:r>
          </w:p>
          <w:p w14:paraId="27A23AFA" w14:textId="7C2F5F66" w:rsidR="007E53E0" w:rsidRPr="00FE3D28" w:rsidRDefault="001E4469" w:rsidP="006E13F1">
            <w:pPr>
              <w:numPr>
                <w:ilvl w:val="0"/>
                <w:numId w:val="11"/>
              </w:numPr>
              <w:spacing w:after="0" w:line="240" w:lineRule="auto"/>
              <w:rPr>
                <w:rFonts w:ascii="Arial" w:eastAsia="Arial" w:hAnsi="Arial" w:cs="Arial"/>
                <w:color w:val="1E293B"/>
                <w:sz w:val="19"/>
                <w:szCs w:val="19"/>
              </w:rPr>
            </w:pPr>
            <w:r>
              <w:rPr>
                <w:rFonts w:ascii="Arial" w:eastAsia="Arial" w:hAnsi="Arial" w:cs="Arial"/>
                <w:color w:val="1E293B"/>
                <w:sz w:val="19"/>
                <w:szCs w:val="19"/>
              </w:rPr>
              <w:t>Modifying the base system update sets in a way that ties to a specific version and breaks on upgrade</w:t>
            </w:r>
          </w:p>
        </w:tc>
      </w:tr>
      <w:tr w:rsidR="00FE3D28" w14:paraId="2F96AE8E"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B7BA465" w14:textId="759255D2" w:rsidR="00FE3D28" w:rsidRDefault="00FE3D28" w:rsidP="00FB55F7">
            <w:pPr>
              <w:rPr>
                <w:rFonts w:ascii="Arial" w:eastAsia="Arial" w:hAnsi="Arial" w:cs="Arial"/>
                <w:b/>
                <w:bCs/>
                <w:color w:val="0B1F3A"/>
                <w:sz w:val="19"/>
                <w:szCs w:val="19"/>
              </w:rPr>
            </w:pPr>
            <w:r>
              <w:rPr>
                <w:rFonts w:ascii="Arial" w:eastAsia="Arial" w:hAnsi="Arial" w:cs="Arial"/>
                <w:b/>
                <w:bCs/>
                <w:color w:val="0B1F3A"/>
                <w:sz w:val="19"/>
                <w:szCs w:val="19"/>
              </w:rPr>
              <w:t>Customization Council</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15E7E18" w14:textId="69B2E66C" w:rsidR="00FE3D28" w:rsidRDefault="00FE3D28" w:rsidP="00FB55F7">
            <w:pPr>
              <w:rPr>
                <w:rFonts w:ascii="Arial" w:eastAsia="Arial" w:hAnsi="Arial" w:cs="Arial"/>
                <w:color w:val="1E293B"/>
                <w:sz w:val="19"/>
                <w:szCs w:val="19"/>
              </w:rPr>
            </w:pPr>
            <w:r>
              <w:rPr>
                <w:rFonts w:ascii="Arial" w:eastAsia="Arial" w:hAnsi="Arial" w:cs="Arial"/>
                <w:color w:val="1E293B"/>
                <w:sz w:val="19"/>
                <w:szCs w:val="19"/>
              </w:rPr>
              <w:t>Customization Council</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11862E4" w14:textId="05212274" w:rsidR="00FE3D28" w:rsidRPr="00FE3D28" w:rsidRDefault="00713745" w:rsidP="00983D63">
            <w:pPr>
              <w:spacing w:after="0" w:line="240" w:lineRule="auto"/>
              <w:rPr>
                <w:rFonts w:ascii="Arial" w:eastAsia="Arial" w:hAnsi="Arial" w:cs="Arial"/>
                <w:color w:val="1E293B"/>
                <w:sz w:val="19"/>
                <w:szCs w:val="19"/>
              </w:rPr>
            </w:pPr>
            <w:ins w:id="133" w:author="Tim Hislop" w:date="2026-05-18T11:07:00Z" w16du:dateUtc="2026-05-18T15:07:00Z">
              <w:r>
                <w:rPr>
                  <w:rFonts w:ascii="Arial" w:eastAsia="Arial" w:hAnsi="Arial" w:cs="Arial"/>
                  <w:color w:val="1E293B"/>
                  <w:sz w:val="19"/>
                  <w:szCs w:val="19"/>
                  <w:highlight w:val="yellow"/>
                </w:rPr>
                <w:t>C</w:t>
              </w:r>
            </w:ins>
            <w:ins w:id="134" w:author="Tim Hislop" w:date="2026-05-18T11:07:00Z">
              <w:r w:rsidRPr="00713745">
                <w:rPr>
                  <w:rFonts w:ascii="Arial" w:eastAsia="Arial" w:hAnsi="Arial" w:cs="Arial"/>
                  <w:color w:val="1E293B"/>
                  <w:sz w:val="19"/>
                  <w:szCs w:val="19"/>
                  <w:highlight w:val="yellow"/>
                </w:rPr>
                <w:t>ross-functional governance body chaired by ECS SA reviewing OOTB deviation</w:t>
              </w:r>
            </w:ins>
            <w:ins w:id="135" w:author="Tim Hislop" w:date="2026-05-18T11:07:00Z" w16du:dateUtc="2026-05-18T15:07:00Z">
              <w:r>
                <w:rPr>
                  <w:rFonts w:ascii="Arial" w:eastAsia="Arial" w:hAnsi="Arial" w:cs="Arial"/>
                  <w:color w:val="1E293B"/>
                  <w:sz w:val="19"/>
                  <w:szCs w:val="19"/>
                  <w:highlight w:val="yellow"/>
                </w:rPr>
                <w:t>s.</w:t>
              </w:r>
            </w:ins>
            <w:del w:id="136" w:author="Tim Hislop" w:date="2026-05-18T11:07:00Z" w16du:dateUtc="2026-05-18T15:07:00Z">
              <w:r w:rsidR="00FE3D28" w:rsidDel="00713745">
                <w:rPr>
                  <w:rFonts w:ascii="Arial" w:eastAsia="Arial" w:hAnsi="Arial" w:cs="Arial"/>
                  <w:color w:val="1E293B"/>
                  <w:sz w:val="19"/>
                  <w:szCs w:val="19"/>
                  <w:highlight w:val="yellow"/>
                </w:rPr>
                <w:delText>???</w:delText>
              </w:r>
            </w:del>
          </w:p>
        </w:tc>
      </w:tr>
      <w:tr w:rsidR="00B446C4" w14:paraId="7BB1FCED"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62DEAF3" w14:textId="1FED1E0D" w:rsidR="00B446C4" w:rsidRDefault="00B446C4" w:rsidP="00FB55F7">
            <w:pPr>
              <w:rPr>
                <w:rFonts w:ascii="Arial" w:eastAsia="Arial" w:hAnsi="Arial" w:cs="Arial"/>
                <w:b/>
                <w:bCs/>
                <w:color w:val="0B1F3A"/>
                <w:sz w:val="19"/>
                <w:szCs w:val="19"/>
              </w:rPr>
            </w:pPr>
            <w:r>
              <w:rPr>
                <w:rFonts w:ascii="Arial" w:eastAsia="Arial" w:hAnsi="Arial" w:cs="Arial"/>
                <w:b/>
                <w:bCs/>
                <w:color w:val="0B1F3A"/>
                <w:sz w:val="19"/>
                <w:szCs w:val="19"/>
              </w:rPr>
              <w:t>Defect</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A9B4885" w14:textId="5053A99E" w:rsidR="00B446C4" w:rsidRDefault="00B446C4" w:rsidP="00FB55F7">
            <w:pPr>
              <w:rPr>
                <w:rFonts w:ascii="Arial" w:eastAsia="Arial" w:hAnsi="Arial" w:cs="Arial"/>
                <w:color w:val="1E293B"/>
                <w:sz w:val="19"/>
                <w:szCs w:val="19"/>
              </w:rPr>
            </w:pPr>
            <w:r>
              <w:rPr>
                <w:rFonts w:ascii="Arial" w:eastAsia="Arial" w:hAnsi="Arial" w:cs="Arial"/>
                <w:color w:val="1E293B"/>
                <w:sz w:val="19"/>
                <w:szCs w:val="19"/>
              </w:rPr>
              <w:t>Defect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239BA70" w14:textId="7574A870" w:rsidR="00B446C4" w:rsidRPr="006E13F1" w:rsidRDefault="00B446C4" w:rsidP="00FB55F7">
            <w:pPr>
              <w:rPr>
                <w:rFonts w:ascii="Arial" w:eastAsia="Arial" w:hAnsi="Arial" w:cs="Arial"/>
                <w:color w:val="1E293B"/>
                <w:sz w:val="19"/>
                <w:szCs w:val="19"/>
                <w:highlight w:val="yellow"/>
              </w:rPr>
            </w:pPr>
            <w:del w:id="137" w:author="Tim Hislop" w:date="2026-05-18T11:08:00Z" w16du:dateUtc="2026-05-18T15:08:00Z">
              <w:r w:rsidDel="00713745">
                <w:rPr>
                  <w:rFonts w:ascii="Arial" w:eastAsia="Arial" w:hAnsi="Arial" w:cs="Arial"/>
                  <w:color w:val="1E293B"/>
                  <w:sz w:val="19"/>
                  <w:szCs w:val="19"/>
                  <w:highlight w:val="yellow"/>
                </w:rPr>
                <w:delText>???</w:delText>
              </w:r>
            </w:del>
            <w:ins w:id="138" w:author="Tim Hislop" w:date="2026-05-18T11:08:00Z" w16du:dateUtc="2026-05-18T15:08:00Z">
              <w:r w:rsidR="00713745">
                <w:rPr>
                  <w:color w:val="1E293B"/>
                  <w:sz w:val="19"/>
                  <w:szCs w:val="19"/>
                  <w:highlight w:val="yellow"/>
                </w:rPr>
                <w:t>S</w:t>
              </w:r>
            </w:ins>
            <w:ins w:id="139" w:author="Tim Hislop" w:date="2026-05-18T11:08:00Z">
              <w:r w:rsidR="00713745" w:rsidRPr="00713745">
                <w:rPr>
                  <w:rFonts w:ascii="Arial" w:eastAsia="Arial" w:hAnsi="Arial" w:cs="Arial"/>
                  <w:color w:val="1E293B"/>
                  <w:sz w:val="19"/>
                  <w:szCs w:val="19"/>
                  <w:highlight w:val="yellow"/>
                </w:rPr>
                <w:t>ee Section 10 definitions</w:t>
              </w:r>
            </w:ins>
          </w:p>
        </w:tc>
      </w:tr>
      <w:tr w:rsidR="002536EB" w14:paraId="520F06EE"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3D5992" w14:textId="77777777" w:rsidR="002536EB" w:rsidRDefault="002536EB" w:rsidP="00FB55F7">
            <w:r>
              <w:rPr>
                <w:rFonts w:ascii="Arial" w:eastAsia="Arial" w:hAnsi="Arial" w:cs="Arial"/>
                <w:b/>
                <w:bCs/>
                <w:color w:val="0B1F3A"/>
                <w:sz w:val="19"/>
                <w:szCs w:val="19"/>
              </w:rPr>
              <w:t>ECS</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A1DEF3" w14:textId="77777777" w:rsidR="002536EB" w:rsidRDefault="002536EB" w:rsidP="00FB55F7">
            <w:r>
              <w:rPr>
                <w:rFonts w:ascii="Arial" w:eastAsia="Arial" w:hAnsi="Arial" w:cs="Arial"/>
                <w:color w:val="1E293B"/>
                <w:sz w:val="19"/>
                <w:szCs w:val="19"/>
              </w:rPr>
              <w:t>Everforth Consulting Services</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F2F0DD" w14:textId="77777777" w:rsidR="002536EB" w:rsidRDefault="002536EB" w:rsidP="00FB55F7">
            <w:r>
              <w:rPr>
                <w:rFonts w:ascii="Arial" w:eastAsia="Arial" w:hAnsi="Arial" w:cs="Arial"/>
                <w:color w:val="1E293B"/>
                <w:sz w:val="19"/>
                <w:szCs w:val="19"/>
              </w:rPr>
              <w:t>The consulting practice delivering this ServiceNow engagement (also referred to as ECS Federal).</w:t>
            </w:r>
          </w:p>
        </w:tc>
      </w:tr>
      <w:tr w:rsidR="00B446C4" w14:paraId="4D767D26"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1B48C3" w14:textId="1431159D" w:rsidR="00B446C4" w:rsidRDefault="00B446C4" w:rsidP="00FB55F7">
            <w:pPr>
              <w:rPr>
                <w:rFonts w:ascii="Arial" w:eastAsia="Arial" w:hAnsi="Arial" w:cs="Arial"/>
                <w:b/>
                <w:bCs/>
                <w:color w:val="0B1F3A"/>
                <w:sz w:val="19"/>
                <w:szCs w:val="19"/>
              </w:rPr>
            </w:pPr>
            <w:r>
              <w:rPr>
                <w:rFonts w:ascii="Arial" w:eastAsia="Arial" w:hAnsi="Arial" w:cs="Arial"/>
                <w:b/>
                <w:bCs/>
                <w:color w:val="0B1F3A"/>
                <w:sz w:val="19"/>
                <w:szCs w:val="19"/>
              </w:rPr>
              <w:t>Enhancement</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C31E22" w14:textId="736BDE14" w:rsidR="00B446C4" w:rsidRDefault="005F3CFF" w:rsidP="00FB55F7">
            <w:pPr>
              <w:rPr>
                <w:rFonts w:ascii="Arial" w:eastAsia="Arial" w:hAnsi="Arial" w:cs="Arial"/>
                <w:color w:val="1E293B"/>
                <w:sz w:val="19"/>
                <w:szCs w:val="19"/>
              </w:rPr>
            </w:pPr>
            <w:r>
              <w:rPr>
                <w:rFonts w:ascii="Arial" w:eastAsia="Arial" w:hAnsi="Arial" w:cs="Arial"/>
                <w:color w:val="1E293B"/>
                <w:sz w:val="19"/>
                <w:szCs w:val="19"/>
              </w:rPr>
              <w:t>Enhancement</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67C827" w14:textId="6953B76E" w:rsidR="00B446C4" w:rsidRDefault="00713745" w:rsidP="00FB55F7">
            <w:pPr>
              <w:rPr>
                <w:rFonts w:ascii="Arial" w:eastAsia="Arial" w:hAnsi="Arial" w:cs="Arial"/>
                <w:color w:val="1E293B"/>
                <w:sz w:val="19"/>
                <w:szCs w:val="19"/>
              </w:rPr>
            </w:pPr>
            <w:ins w:id="140" w:author="Tim Hislop" w:date="2026-05-18T11:08:00Z" w16du:dateUtc="2026-05-18T15:08:00Z">
              <w:r>
                <w:rPr>
                  <w:rFonts w:ascii="Arial" w:eastAsia="Arial" w:hAnsi="Arial" w:cs="Arial"/>
                  <w:color w:val="1E293B"/>
                  <w:sz w:val="19"/>
                  <w:szCs w:val="19"/>
                  <w:highlight w:val="yellow"/>
                </w:rPr>
                <w:t>S</w:t>
              </w:r>
            </w:ins>
            <w:ins w:id="141" w:author="Tim Hislop" w:date="2026-05-18T11:08:00Z">
              <w:r w:rsidRPr="00713745">
                <w:rPr>
                  <w:rFonts w:ascii="Arial" w:eastAsia="Arial" w:hAnsi="Arial" w:cs="Arial"/>
                  <w:color w:val="1E293B"/>
                  <w:sz w:val="19"/>
                  <w:szCs w:val="19"/>
                  <w:highlight w:val="yellow"/>
                </w:rPr>
                <w:t>ee Section 10 definitions</w:t>
              </w:r>
            </w:ins>
            <w:del w:id="142" w:author="Tim Hislop" w:date="2026-05-18T11:08:00Z" w16du:dateUtc="2026-05-18T15:08:00Z">
              <w:r w:rsidR="005F3CFF" w:rsidDel="00713745">
                <w:rPr>
                  <w:rFonts w:ascii="Arial" w:eastAsia="Arial" w:hAnsi="Arial" w:cs="Arial"/>
                  <w:color w:val="1E293B"/>
                  <w:sz w:val="19"/>
                  <w:szCs w:val="19"/>
                  <w:highlight w:val="yellow"/>
                </w:rPr>
                <w:delText>???</w:delText>
              </w:r>
            </w:del>
          </w:p>
        </w:tc>
      </w:tr>
      <w:tr w:rsidR="002536EB" w14:paraId="5384405B"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589BE97" w14:textId="77777777" w:rsidR="002536EB" w:rsidRDefault="002536EB" w:rsidP="00FB55F7">
            <w:r>
              <w:rPr>
                <w:rFonts w:ascii="Arial" w:eastAsia="Arial" w:hAnsi="Arial" w:cs="Arial"/>
                <w:b/>
                <w:bCs/>
                <w:color w:val="0B1F3A"/>
                <w:sz w:val="19"/>
                <w:szCs w:val="19"/>
              </w:rPr>
              <w:t>HAM</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0617070" w14:textId="77777777" w:rsidR="002536EB" w:rsidRDefault="002536EB" w:rsidP="00FB55F7">
            <w:r>
              <w:rPr>
                <w:rFonts w:ascii="Arial" w:eastAsia="Arial" w:hAnsi="Arial" w:cs="Arial"/>
                <w:color w:val="1E293B"/>
                <w:sz w:val="19"/>
                <w:szCs w:val="19"/>
              </w:rPr>
              <w:t>Hardware Asset Management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5233A67" w14:textId="77777777" w:rsidR="002536EB" w:rsidRDefault="002536EB" w:rsidP="00FB55F7">
            <w:r>
              <w:rPr>
                <w:rFonts w:ascii="Arial" w:eastAsia="Arial" w:hAnsi="Arial" w:cs="Arial"/>
                <w:color w:val="1E293B"/>
                <w:sz w:val="19"/>
                <w:szCs w:val="19"/>
              </w:rPr>
              <w:t>The discipline of tracking physical IT assets — laptops, servers, peripherals — throughout their full lifecycle from purchase to disposal.</w:t>
            </w:r>
          </w:p>
        </w:tc>
      </w:tr>
      <w:tr w:rsidR="002536EB" w14:paraId="7DCC581C"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A5D314" w14:textId="77777777" w:rsidR="002536EB" w:rsidRDefault="002536EB" w:rsidP="00FB55F7">
            <w:r>
              <w:rPr>
                <w:rFonts w:ascii="Arial" w:eastAsia="Arial" w:hAnsi="Arial" w:cs="Arial"/>
                <w:b/>
                <w:bCs/>
                <w:color w:val="0B1F3A"/>
                <w:sz w:val="19"/>
                <w:szCs w:val="19"/>
              </w:rPr>
              <w:t>ITSM</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9F6EF2" w14:textId="77777777" w:rsidR="002536EB" w:rsidRDefault="002536EB" w:rsidP="00FB55F7">
            <w:r>
              <w:rPr>
                <w:rFonts w:ascii="Arial" w:eastAsia="Arial" w:hAnsi="Arial" w:cs="Arial"/>
                <w:color w:val="1E293B"/>
                <w:sz w:val="19"/>
                <w:szCs w:val="19"/>
              </w:rPr>
              <w:t>IT Service Management</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701B19" w14:textId="77777777" w:rsidR="002536EB" w:rsidRDefault="002536EB" w:rsidP="00FB55F7">
            <w:r>
              <w:rPr>
                <w:rFonts w:ascii="Arial" w:eastAsia="Arial" w:hAnsi="Arial" w:cs="Arial"/>
                <w:color w:val="1E293B"/>
                <w:sz w:val="19"/>
                <w:szCs w:val="19"/>
              </w:rPr>
              <w:t>The set of practices and processes used to design, deliver, manage, and continuously improve IT services for the organization.</w:t>
            </w:r>
          </w:p>
        </w:tc>
      </w:tr>
      <w:tr w:rsidR="002536EB" w14:paraId="1D3A0168"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35D15B2" w14:textId="77777777" w:rsidR="002536EB" w:rsidRDefault="002536EB" w:rsidP="00FB55F7">
            <w:r>
              <w:rPr>
                <w:rFonts w:ascii="Arial" w:eastAsia="Arial" w:hAnsi="Arial" w:cs="Arial"/>
                <w:b/>
                <w:bCs/>
                <w:color w:val="0B1F3A"/>
                <w:sz w:val="19"/>
                <w:szCs w:val="19"/>
              </w:rPr>
              <w:lastRenderedPageBreak/>
              <w:t>KM</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45161A51" w14:textId="77777777" w:rsidR="002536EB" w:rsidRDefault="002536EB" w:rsidP="00FB55F7">
            <w:r>
              <w:rPr>
                <w:rFonts w:ascii="Arial" w:eastAsia="Arial" w:hAnsi="Arial" w:cs="Arial"/>
                <w:color w:val="1E293B"/>
                <w:sz w:val="19"/>
                <w:szCs w:val="19"/>
              </w:rPr>
              <w:t>Knowledge Management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BFC684B" w14:textId="77777777" w:rsidR="002536EB" w:rsidRDefault="002536EB" w:rsidP="00FB55F7">
            <w:r>
              <w:rPr>
                <w:rFonts w:ascii="Arial" w:eastAsia="Arial" w:hAnsi="Arial" w:cs="Arial"/>
                <w:color w:val="1E293B"/>
                <w:sz w:val="19"/>
                <w:szCs w:val="19"/>
              </w:rPr>
              <w:t>The practice of creating, organizing, and publishing articles and known solutions so employees and agents can quickly find answers without opening a ticket.</w:t>
            </w:r>
          </w:p>
        </w:tc>
      </w:tr>
      <w:tr w:rsidR="002536EB" w14:paraId="2222E8DD"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54A582" w14:textId="77777777" w:rsidR="002536EB" w:rsidRDefault="002536EB" w:rsidP="00FB55F7">
            <w:r>
              <w:rPr>
                <w:rFonts w:ascii="Arial" w:eastAsia="Arial" w:hAnsi="Arial" w:cs="Arial"/>
                <w:b/>
                <w:bCs/>
                <w:color w:val="0B1F3A"/>
                <w:sz w:val="19"/>
                <w:szCs w:val="19"/>
              </w:rPr>
              <w:t>KT</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5E44F1" w14:textId="77777777" w:rsidR="002536EB" w:rsidRDefault="002536EB" w:rsidP="00FB55F7">
            <w:r>
              <w:rPr>
                <w:rFonts w:ascii="Arial" w:eastAsia="Arial" w:hAnsi="Arial" w:cs="Arial"/>
                <w:color w:val="1E293B"/>
                <w:sz w:val="19"/>
                <w:szCs w:val="19"/>
              </w:rPr>
              <w:t>Knowledge Transfer</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87ADC9" w14:textId="77777777" w:rsidR="002536EB" w:rsidRDefault="002536EB" w:rsidP="00FB55F7">
            <w:r>
              <w:rPr>
                <w:rFonts w:ascii="Arial" w:eastAsia="Arial" w:hAnsi="Arial" w:cs="Arial"/>
                <w:color w:val="1E293B"/>
                <w:sz w:val="19"/>
                <w:szCs w:val="19"/>
              </w:rPr>
              <w:t>Structured training sessions where the delivery team teaches customer administrators and process owners how to operate and maintain the platform after go-live.</w:t>
            </w:r>
          </w:p>
        </w:tc>
      </w:tr>
      <w:tr w:rsidR="002536EB" w14:paraId="3D936DAA"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04C2EE4" w14:textId="77777777" w:rsidR="002536EB" w:rsidRDefault="002536EB" w:rsidP="00FB55F7">
            <w:r>
              <w:rPr>
                <w:rFonts w:ascii="Arial" w:eastAsia="Arial" w:hAnsi="Arial" w:cs="Arial"/>
                <w:b/>
                <w:bCs/>
                <w:color w:val="0B1F3A"/>
                <w:sz w:val="19"/>
                <w:szCs w:val="19"/>
              </w:rPr>
              <w:t>MSA</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5AFBB0A" w14:textId="77777777" w:rsidR="002536EB" w:rsidRDefault="002536EB" w:rsidP="00FB55F7">
            <w:r>
              <w:rPr>
                <w:rFonts w:ascii="Arial" w:eastAsia="Arial" w:hAnsi="Arial" w:cs="Arial"/>
                <w:color w:val="1E293B"/>
                <w:sz w:val="19"/>
                <w:szCs w:val="19"/>
              </w:rPr>
              <w:t>Master Services Agreement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1A76325" w14:textId="77777777" w:rsidR="002536EB" w:rsidRDefault="002536EB" w:rsidP="00FB55F7">
            <w:r>
              <w:rPr>
                <w:rFonts w:ascii="Arial" w:eastAsia="Arial" w:hAnsi="Arial" w:cs="Arial"/>
                <w:color w:val="1E293B"/>
                <w:sz w:val="19"/>
                <w:szCs w:val="19"/>
              </w:rPr>
              <w:t>A standing contract that establishes the legal terms governing all work between two organizations, under which individual Statements of Work are issued.</w:t>
            </w:r>
          </w:p>
        </w:tc>
      </w:tr>
      <w:tr w:rsidR="002536EB" w14:paraId="21D31B4A"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E2E9E6" w14:textId="77777777" w:rsidR="002536EB" w:rsidRDefault="002536EB" w:rsidP="00FB55F7">
            <w:r>
              <w:rPr>
                <w:rFonts w:ascii="Arial" w:eastAsia="Arial" w:hAnsi="Arial" w:cs="Arial"/>
                <w:b/>
                <w:bCs/>
                <w:color w:val="0B1F3A"/>
                <w:sz w:val="19"/>
                <w:szCs w:val="19"/>
              </w:rPr>
              <w:t>MTTR</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33FFE9" w14:textId="77777777" w:rsidR="002536EB" w:rsidRDefault="002536EB" w:rsidP="00FB55F7">
            <w:r>
              <w:rPr>
                <w:rFonts w:ascii="Arial" w:eastAsia="Arial" w:hAnsi="Arial" w:cs="Arial"/>
                <w:color w:val="1E293B"/>
                <w:sz w:val="19"/>
                <w:szCs w:val="19"/>
              </w:rPr>
              <w:t>Mean Time to Resolution</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ED61F1" w14:textId="77777777" w:rsidR="002536EB" w:rsidRDefault="002536EB" w:rsidP="00FB55F7">
            <w:r>
              <w:rPr>
                <w:rFonts w:ascii="Arial" w:eastAsia="Arial" w:hAnsi="Arial" w:cs="Arial"/>
                <w:color w:val="1E293B"/>
                <w:sz w:val="19"/>
                <w:szCs w:val="19"/>
              </w:rPr>
              <w:t>The average time it takes to fully resolve an incident or service disruption from the moment it is reported to the moment it is closed.</w:t>
            </w:r>
          </w:p>
        </w:tc>
      </w:tr>
      <w:tr w:rsidR="002536EB" w14:paraId="29DC7BBA"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ACABD53" w14:textId="77777777" w:rsidR="002536EB" w:rsidRDefault="002536EB" w:rsidP="00FB55F7">
            <w:r>
              <w:rPr>
                <w:rFonts w:ascii="Arial" w:eastAsia="Arial" w:hAnsi="Arial" w:cs="Arial"/>
                <w:b/>
                <w:bCs/>
                <w:color w:val="0B1F3A"/>
                <w:sz w:val="19"/>
                <w:szCs w:val="19"/>
              </w:rPr>
              <w:t>MVP</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ECDF205" w14:textId="77777777" w:rsidR="002536EB" w:rsidRDefault="002536EB" w:rsidP="00FB55F7">
            <w:r>
              <w:rPr>
                <w:rFonts w:ascii="Arial" w:eastAsia="Arial" w:hAnsi="Arial" w:cs="Arial"/>
                <w:color w:val="1E293B"/>
                <w:sz w:val="19"/>
                <w:szCs w:val="19"/>
              </w:rPr>
              <w:t>Minimum Viable Platform</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DCA6DA1" w14:textId="77777777" w:rsidR="002536EB" w:rsidRDefault="002536EB" w:rsidP="00FB55F7">
            <w:r>
              <w:rPr>
                <w:rFonts w:ascii="Arial" w:eastAsia="Arial" w:hAnsi="Arial" w:cs="Arial"/>
                <w:color w:val="1E293B"/>
                <w:sz w:val="19"/>
                <w:szCs w:val="19"/>
              </w:rPr>
              <w:t>The smallest complete set of configured capabilities that meets go-live acceptance criteria and delivers real operational value — without scope creep.</w:t>
            </w:r>
          </w:p>
        </w:tc>
      </w:tr>
      <w:tr w:rsidR="002536EB" w14:paraId="5946611E"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8357EE" w14:textId="77777777" w:rsidR="002536EB" w:rsidRDefault="002536EB" w:rsidP="00FB55F7">
            <w:r>
              <w:rPr>
                <w:rFonts w:ascii="Arial" w:eastAsia="Arial" w:hAnsi="Arial" w:cs="Arial"/>
                <w:b/>
                <w:bCs/>
                <w:color w:val="0B1F3A"/>
                <w:sz w:val="19"/>
                <w:szCs w:val="19"/>
              </w:rPr>
              <w:t>NDA</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D0F244" w14:textId="77777777" w:rsidR="002536EB" w:rsidRDefault="002536EB" w:rsidP="00FB55F7">
            <w:r>
              <w:rPr>
                <w:rFonts w:ascii="Arial" w:eastAsia="Arial" w:hAnsi="Arial" w:cs="Arial"/>
                <w:color w:val="1E293B"/>
                <w:sz w:val="19"/>
                <w:szCs w:val="19"/>
              </w:rPr>
              <w:t>Non-Disclosure Agreement</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EB0C5E" w14:textId="77777777" w:rsidR="002536EB" w:rsidRDefault="002536EB" w:rsidP="00FB55F7">
            <w:r>
              <w:rPr>
                <w:rFonts w:ascii="Arial" w:eastAsia="Arial" w:hAnsi="Arial" w:cs="Arial"/>
                <w:color w:val="1E293B"/>
                <w:sz w:val="19"/>
                <w:szCs w:val="19"/>
              </w:rPr>
              <w:t>A legal contract requiring both parties to keep shared confidential information private and not disclose it to unauthorized third parties.</w:t>
            </w:r>
          </w:p>
        </w:tc>
      </w:tr>
      <w:tr w:rsidR="002536EB" w14:paraId="4E9B4140"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C08961C" w14:textId="77777777" w:rsidR="002536EB" w:rsidRDefault="002536EB" w:rsidP="00FB55F7">
            <w:r>
              <w:rPr>
                <w:rFonts w:ascii="Arial" w:eastAsia="Arial" w:hAnsi="Arial" w:cs="Arial"/>
                <w:b/>
                <w:bCs/>
                <w:color w:val="0B1F3A"/>
                <w:sz w:val="19"/>
                <w:szCs w:val="19"/>
              </w:rPr>
              <w:t>OCM</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073A4AF" w14:textId="77777777" w:rsidR="002536EB" w:rsidRDefault="002536EB" w:rsidP="00FB55F7">
            <w:r>
              <w:rPr>
                <w:rFonts w:ascii="Arial" w:eastAsia="Arial" w:hAnsi="Arial" w:cs="Arial"/>
                <w:color w:val="1E293B"/>
                <w:sz w:val="19"/>
                <w:szCs w:val="19"/>
              </w:rPr>
              <w:t>Organizational Change Management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F81B8CD" w14:textId="77777777" w:rsidR="002536EB" w:rsidRDefault="002536EB" w:rsidP="00FB55F7">
            <w:r>
              <w:rPr>
                <w:rFonts w:ascii="Arial" w:eastAsia="Arial" w:hAnsi="Arial" w:cs="Arial"/>
                <w:color w:val="1E293B"/>
                <w:sz w:val="19"/>
                <w:szCs w:val="19"/>
              </w:rPr>
              <w:t>The structured approach to preparing, supporting, and guiding people through process and technology changes to maximize adoption and minimize resistance.</w:t>
            </w:r>
          </w:p>
        </w:tc>
      </w:tr>
      <w:tr w:rsidR="002536EB" w14:paraId="16AF43CE"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23179B" w14:textId="77777777" w:rsidR="002536EB" w:rsidRDefault="002536EB" w:rsidP="00FB55F7">
            <w:r>
              <w:rPr>
                <w:rFonts w:ascii="Arial" w:eastAsia="Arial" w:hAnsi="Arial" w:cs="Arial"/>
                <w:b/>
                <w:bCs/>
                <w:color w:val="0B1F3A"/>
                <w:sz w:val="19"/>
                <w:szCs w:val="19"/>
              </w:rPr>
              <w:t>OOTB</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4D699B" w14:textId="77777777" w:rsidR="002536EB" w:rsidRDefault="002536EB" w:rsidP="00FB55F7">
            <w:r>
              <w:rPr>
                <w:rFonts w:ascii="Arial" w:eastAsia="Arial" w:hAnsi="Arial" w:cs="Arial"/>
                <w:color w:val="1E293B"/>
                <w:sz w:val="19"/>
                <w:szCs w:val="19"/>
              </w:rPr>
              <w:t>Out of the Box</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B62E35" w14:textId="77777777" w:rsidR="002536EB" w:rsidRDefault="002536EB" w:rsidP="00FB55F7">
            <w:pPr>
              <w:rPr>
                <w:rFonts w:ascii="Arial" w:eastAsia="Arial" w:hAnsi="Arial" w:cs="Arial"/>
                <w:color w:val="1E293B"/>
                <w:sz w:val="19"/>
                <w:szCs w:val="19"/>
              </w:rPr>
            </w:pPr>
            <w:r>
              <w:rPr>
                <w:rFonts w:ascii="Arial" w:eastAsia="Arial" w:hAnsi="Arial" w:cs="Arial"/>
                <w:color w:val="1E293B"/>
                <w:sz w:val="19"/>
                <w:szCs w:val="19"/>
              </w:rPr>
              <w:t>ServiceNow's native, uncustomized functionality exactly as delivered by ServiceNow — the baseline before any customer-specific modifications are applied.</w:t>
            </w:r>
          </w:p>
          <w:p w14:paraId="1AD9200D" w14:textId="381384D7" w:rsidR="007F2A26" w:rsidRPr="006E13F1" w:rsidRDefault="007F2A26" w:rsidP="005A04E9">
            <w:pPr>
              <w:rPr>
                <w:rFonts w:ascii="Arial" w:eastAsia="Arial" w:hAnsi="Arial" w:cs="Arial"/>
                <w:color w:val="1E293B"/>
                <w:sz w:val="19"/>
                <w:szCs w:val="19"/>
              </w:rPr>
            </w:pPr>
            <w:r>
              <w:rPr>
                <w:rFonts w:ascii="Arial" w:eastAsia="Arial" w:hAnsi="Arial" w:cs="Arial"/>
                <w:color w:val="1E293B"/>
                <w:sz w:val="19"/>
                <w:szCs w:val="19"/>
              </w:rPr>
              <w:t>The "OOTB Baseline" defines the scope specifically as the implementation and configuration of out-of-the-box ServiceNow functionality as defined by the ServiceNow Product Documentation for the installed release for all in-scope applications.</w:t>
            </w:r>
          </w:p>
        </w:tc>
      </w:tr>
      <w:tr w:rsidR="002536EB" w14:paraId="7E703786"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CC8E856" w14:textId="77777777" w:rsidR="002536EB" w:rsidRDefault="002536EB" w:rsidP="00FB55F7">
            <w:r>
              <w:rPr>
                <w:rFonts w:ascii="Arial" w:eastAsia="Arial" w:hAnsi="Arial" w:cs="Arial"/>
                <w:b/>
                <w:bCs/>
                <w:color w:val="0B1F3A"/>
                <w:sz w:val="19"/>
                <w:szCs w:val="19"/>
              </w:rPr>
              <w:t>PA</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286156B" w14:textId="77777777" w:rsidR="002536EB" w:rsidRDefault="002536EB" w:rsidP="00FB55F7">
            <w:r>
              <w:rPr>
                <w:rFonts w:ascii="Arial" w:eastAsia="Arial" w:hAnsi="Arial" w:cs="Arial"/>
                <w:color w:val="1E293B"/>
                <w:sz w:val="19"/>
                <w:szCs w:val="19"/>
              </w:rPr>
              <w:t>Platform Analytics</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CF06C1C" w14:textId="77777777" w:rsidR="002536EB" w:rsidRDefault="002536EB" w:rsidP="00FB55F7">
            <w:r>
              <w:rPr>
                <w:rFonts w:ascii="Arial" w:eastAsia="Arial" w:hAnsi="Arial" w:cs="Arial"/>
                <w:color w:val="1E293B"/>
                <w:sz w:val="19"/>
                <w:szCs w:val="19"/>
              </w:rPr>
              <w:t>ServiceNow's built-in reporting and dashboarding capability that surfaces real-time operational metrics, trends, and performance insights.</w:t>
            </w:r>
          </w:p>
        </w:tc>
      </w:tr>
      <w:tr w:rsidR="002536EB" w14:paraId="7B2C0CBF"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0F0937" w14:textId="77777777" w:rsidR="002536EB" w:rsidRDefault="002536EB" w:rsidP="00FB55F7">
            <w:r>
              <w:rPr>
                <w:rFonts w:ascii="Arial" w:eastAsia="Arial" w:hAnsi="Arial" w:cs="Arial"/>
                <w:b/>
                <w:bCs/>
                <w:color w:val="0B1F3A"/>
                <w:sz w:val="19"/>
                <w:szCs w:val="19"/>
              </w:rPr>
              <w:t>PCR</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E14E70" w14:textId="77777777" w:rsidR="002536EB" w:rsidRDefault="002536EB" w:rsidP="00FB55F7">
            <w:r>
              <w:rPr>
                <w:rFonts w:ascii="Arial" w:eastAsia="Arial" w:hAnsi="Arial" w:cs="Arial"/>
                <w:color w:val="1E293B"/>
                <w:sz w:val="19"/>
                <w:szCs w:val="19"/>
              </w:rPr>
              <w:t>Project Change Request</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8ACECB" w14:textId="77777777" w:rsidR="002536EB" w:rsidRDefault="002536EB" w:rsidP="00FB55F7">
            <w:r>
              <w:rPr>
                <w:rFonts w:ascii="Arial" w:eastAsia="Arial" w:hAnsi="Arial" w:cs="Arial"/>
                <w:color w:val="1E293B"/>
                <w:sz w:val="19"/>
                <w:szCs w:val="19"/>
              </w:rPr>
              <w:t>A formal document submitted when scope, timeline, or budget needs to change; requires written approval from both parties before additional work proceeds.</w:t>
            </w:r>
          </w:p>
        </w:tc>
      </w:tr>
      <w:tr w:rsidR="002536EB" w14:paraId="1BC99B1A"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3F1F4C5" w14:textId="77777777" w:rsidR="002536EB" w:rsidRDefault="002536EB" w:rsidP="00FB55F7">
            <w:r>
              <w:rPr>
                <w:rFonts w:ascii="Arial" w:eastAsia="Arial" w:hAnsi="Arial" w:cs="Arial"/>
                <w:b/>
                <w:bCs/>
                <w:color w:val="0B1F3A"/>
                <w:sz w:val="19"/>
                <w:szCs w:val="19"/>
              </w:rPr>
              <w:lastRenderedPageBreak/>
              <w:t>PI</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4480D4C" w14:textId="77777777" w:rsidR="002536EB" w:rsidRDefault="002536EB" w:rsidP="00FB55F7">
            <w:r>
              <w:rPr>
                <w:rFonts w:ascii="Arial" w:eastAsia="Arial" w:hAnsi="Arial" w:cs="Arial"/>
                <w:color w:val="1E293B"/>
                <w:sz w:val="19"/>
                <w:szCs w:val="19"/>
              </w:rPr>
              <w:t>Predictive Intelligence</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B32ED61" w14:textId="77777777" w:rsidR="002536EB" w:rsidRDefault="002536EB" w:rsidP="00FB55F7">
            <w:r>
              <w:rPr>
                <w:rFonts w:ascii="Arial" w:eastAsia="Arial" w:hAnsi="Arial" w:cs="Arial"/>
                <w:color w:val="1E293B"/>
                <w:sz w:val="19"/>
                <w:szCs w:val="19"/>
              </w:rPr>
              <w:t>ServiceNow's machine learning feature that automatically categorizes, routes, and suggests resolutions for incoming incidents and requests.</w:t>
            </w:r>
          </w:p>
        </w:tc>
      </w:tr>
      <w:tr w:rsidR="002536EB" w14:paraId="08A741FF"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4FE779" w14:textId="77777777" w:rsidR="002536EB" w:rsidRDefault="002536EB" w:rsidP="00FB55F7">
            <w:r>
              <w:rPr>
                <w:rFonts w:ascii="Arial" w:eastAsia="Arial" w:hAnsi="Arial" w:cs="Arial"/>
                <w:b/>
                <w:bCs/>
                <w:color w:val="0B1F3A"/>
                <w:sz w:val="19"/>
                <w:szCs w:val="19"/>
              </w:rPr>
              <w:t>SAM</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6FDB2F" w14:textId="77777777" w:rsidR="002536EB" w:rsidRDefault="002536EB" w:rsidP="00FB55F7">
            <w:r>
              <w:rPr>
                <w:rFonts w:ascii="Arial" w:eastAsia="Arial" w:hAnsi="Arial" w:cs="Arial"/>
                <w:color w:val="1E293B"/>
                <w:sz w:val="19"/>
                <w:szCs w:val="19"/>
              </w:rPr>
              <w:t>Software Asset Management</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3865D4" w14:textId="77777777" w:rsidR="002536EB" w:rsidRDefault="002536EB" w:rsidP="00FB55F7">
            <w:r>
              <w:rPr>
                <w:rFonts w:ascii="Arial" w:eastAsia="Arial" w:hAnsi="Arial" w:cs="Arial"/>
                <w:color w:val="1E293B"/>
                <w:sz w:val="19"/>
                <w:szCs w:val="19"/>
              </w:rPr>
              <w:t>The practice of tracking and managing software licenses to ensure compliance with vendor agreements and eliminate unnecessary spend.</w:t>
            </w:r>
          </w:p>
        </w:tc>
      </w:tr>
      <w:tr w:rsidR="002536EB" w14:paraId="28B1FA3A"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39B8E29" w14:textId="77777777" w:rsidR="002536EB" w:rsidRDefault="002536EB" w:rsidP="00FB55F7">
            <w:r>
              <w:rPr>
                <w:rFonts w:ascii="Arial" w:eastAsia="Arial" w:hAnsi="Arial" w:cs="Arial"/>
                <w:b/>
                <w:bCs/>
                <w:color w:val="0B1F3A"/>
                <w:sz w:val="19"/>
                <w:szCs w:val="19"/>
              </w:rPr>
              <w:t>SCCM</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1A9690D" w14:textId="77777777" w:rsidR="002536EB" w:rsidRDefault="002536EB" w:rsidP="00FB55F7">
            <w:r>
              <w:rPr>
                <w:rFonts w:ascii="Arial" w:eastAsia="Arial" w:hAnsi="Arial" w:cs="Arial"/>
                <w:color w:val="1E293B"/>
                <w:sz w:val="19"/>
                <w:szCs w:val="19"/>
              </w:rPr>
              <w:t>System Center Configuration Manager (Microsoft)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B2FED5D" w14:textId="77777777" w:rsidR="002536EB" w:rsidRDefault="002536EB" w:rsidP="00FB55F7">
            <w:r>
              <w:rPr>
                <w:rFonts w:ascii="Arial" w:eastAsia="Arial" w:hAnsi="Arial" w:cs="Arial"/>
                <w:color w:val="1E293B"/>
                <w:sz w:val="19"/>
                <w:szCs w:val="19"/>
              </w:rPr>
              <w:t>Microsoft's endpoint management tool used as a discovery source to populate hardware and software inventory in the CMDB.</w:t>
            </w:r>
          </w:p>
        </w:tc>
      </w:tr>
      <w:tr w:rsidR="002536EB" w14:paraId="3E3E54F6"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D95D35" w14:textId="77777777" w:rsidR="002536EB" w:rsidRDefault="002536EB" w:rsidP="00FB55F7">
            <w:r>
              <w:rPr>
                <w:rFonts w:ascii="Arial" w:eastAsia="Arial" w:hAnsi="Arial" w:cs="Arial"/>
                <w:b/>
                <w:bCs/>
                <w:color w:val="0B1F3A"/>
                <w:sz w:val="19"/>
                <w:szCs w:val="19"/>
              </w:rPr>
              <w:t>SLA</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D9A7CE" w14:textId="77777777" w:rsidR="002536EB" w:rsidRDefault="002536EB" w:rsidP="00FB55F7">
            <w:r>
              <w:rPr>
                <w:rFonts w:ascii="Arial" w:eastAsia="Arial" w:hAnsi="Arial" w:cs="Arial"/>
                <w:color w:val="1E293B"/>
                <w:sz w:val="19"/>
                <w:szCs w:val="19"/>
              </w:rPr>
              <w:t>Service Level Agreement</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072C61" w14:textId="77777777" w:rsidR="002536EB" w:rsidRDefault="002536EB" w:rsidP="00FB55F7">
            <w:r>
              <w:rPr>
                <w:rFonts w:ascii="Arial" w:eastAsia="Arial" w:hAnsi="Arial" w:cs="Arial"/>
                <w:color w:val="1E293B"/>
                <w:sz w:val="19"/>
                <w:szCs w:val="19"/>
              </w:rPr>
              <w:t>A formal commitment defining how quickly a service request or incident will be acknowledged and resolved, used to measure service team performance.</w:t>
            </w:r>
          </w:p>
        </w:tc>
      </w:tr>
      <w:tr w:rsidR="002536EB" w14:paraId="57352707"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84E4565" w14:textId="77777777" w:rsidR="002536EB" w:rsidRDefault="002536EB" w:rsidP="00FB55F7">
            <w:r>
              <w:rPr>
                <w:rFonts w:ascii="Arial" w:eastAsia="Arial" w:hAnsi="Arial" w:cs="Arial"/>
                <w:b/>
                <w:bCs/>
                <w:color w:val="0B1F3A"/>
                <w:sz w:val="19"/>
                <w:szCs w:val="19"/>
              </w:rPr>
              <w:t>SME</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DC92056" w14:textId="77777777" w:rsidR="002536EB" w:rsidRDefault="002536EB" w:rsidP="00FB55F7">
            <w:r>
              <w:rPr>
                <w:rFonts w:ascii="Arial" w:eastAsia="Arial" w:hAnsi="Arial" w:cs="Arial"/>
                <w:color w:val="1E293B"/>
                <w:sz w:val="19"/>
                <w:szCs w:val="19"/>
              </w:rPr>
              <w:t>Subject Matter Expert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7EA6BC4" w14:textId="77777777" w:rsidR="002536EB" w:rsidRDefault="002536EB" w:rsidP="00FB55F7">
            <w:r>
              <w:rPr>
                <w:rFonts w:ascii="Arial" w:eastAsia="Arial" w:hAnsi="Arial" w:cs="Arial"/>
                <w:color w:val="1E293B"/>
                <w:sz w:val="19"/>
                <w:szCs w:val="19"/>
              </w:rPr>
              <w:t>A customer team member with deep knowledge in a specific process area, empowered to make design decisions for that domain during workshops.</w:t>
            </w:r>
          </w:p>
        </w:tc>
      </w:tr>
      <w:tr w:rsidR="002536EB" w14:paraId="6BE19E7A"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2715CE" w14:textId="77777777" w:rsidR="002536EB" w:rsidRDefault="002536EB" w:rsidP="00FB55F7">
            <w:r>
              <w:rPr>
                <w:rFonts w:ascii="Arial" w:eastAsia="Arial" w:hAnsi="Arial" w:cs="Arial"/>
                <w:b/>
                <w:bCs/>
                <w:color w:val="0B1F3A"/>
                <w:sz w:val="19"/>
                <w:szCs w:val="19"/>
              </w:rPr>
              <w:t>SOW</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7C46A4" w14:textId="77777777" w:rsidR="002536EB" w:rsidRDefault="002536EB" w:rsidP="00FB55F7">
            <w:r>
              <w:rPr>
                <w:rFonts w:ascii="Arial" w:eastAsia="Arial" w:hAnsi="Arial" w:cs="Arial"/>
                <w:color w:val="1E293B"/>
                <w:sz w:val="19"/>
                <w:szCs w:val="19"/>
              </w:rPr>
              <w:t>Statement of Work</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AEF45E" w14:textId="77777777" w:rsidR="002536EB" w:rsidRDefault="002536EB" w:rsidP="00FB55F7">
            <w:r>
              <w:rPr>
                <w:rFonts w:ascii="Arial" w:eastAsia="Arial" w:hAnsi="Arial" w:cs="Arial"/>
                <w:color w:val="1E293B"/>
                <w:sz w:val="19"/>
                <w:szCs w:val="19"/>
              </w:rPr>
              <w:t>The contractual document defining the scope, deliverables, timeline, responsibilities, and fees for a specific engagement.</w:t>
            </w:r>
          </w:p>
        </w:tc>
      </w:tr>
      <w:tr w:rsidR="002536EB" w14:paraId="3DB16D00"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4989908D" w14:textId="77777777" w:rsidR="002536EB" w:rsidRDefault="002536EB" w:rsidP="00FB55F7">
            <w:r>
              <w:rPr>
                <w:rFonts w:ascii="Arial" w:eastAsia="Arial" w:hAnsi="Arial" w:cs="Arial"/>
                <w:b/>
                <w:bCs/>
                <w:color w:val="0B1F3A"/>
                <w:sz w:val="19"/>
                <w:szCs w:val="19"/>
              </w:rPr>
              <w:t>SSO</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D7B5028" w14:textId="77777777" w:rsidR="002536EB" w:rsidRDefault="002536EB" w:rsidP="00FB55F7">
            <w:r>
              <w:rPr>
                <w:rFonts w:ascii="Arial" w:eastAsia="Arial" w:hAnsi="Arial" w:cs="Arial"/>
                <w:color w:val="1E293B"/>
                <w:sz w:val="19"/>
                <w:szCs w:val="19"/>
              </w:rPr>
              <w:t>Single Sign-On</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EBEEDB1" w14:textId="77777777" w:rsidR="002536EB" w:rsidRDefault="002536EB" w:rsidP="00FB55F7">
            <w:r>
              <w:rPr>
                <w:rFonts w:ascii="Arial" w:eastAsia="Arial" w:hAnsi="Arial" w:cs="Arial"/>
                <w:color w:val="1E293B"/>
                <w:sz w:val="19"/>
                <w:szCs w:val="19"/>
              </w:rPr>
              <w:t>An authentication method that allows users to log into multiple applications using one set of credentials, improving security and user experience.</w:t>
            </w:r>
          </w:p>
        </w:tc>
      </w:tr>
      <w:tr w:rsidR="00E23CE0" w14:paraId="23FB7FAA"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0E9C8EC" w14:textId="3818412C" w:rsidR="00E23CE0" w:rsidRDefault="00E23CE0" w:rsidP="00FB55F7">
            <w:pPr>
              <w:rPr>
                <w:rFonts w:ascii="Arial" w:eastAsia="Arial" w:hAnsi="Arial" w:cs="Arial"/>
                <w:b/>
                <w:bCs/>
                <w:color w:val="0B1F3A"/>
                <w:sz w:val="19"/>
                <w:szCs w:val="19"/>
              </w:rPr>
            </w:pPr>
            <w:r>
              <w:rPr>
                <w:rFonts w:ascii="Arial" w:eastAsia="Arial" w:hAnsi="Arial" w:cs="Arial"/>
                <w:b/>
                <w:bCs/>
                <w:color w:val="0B1F3A"/>
                <w:sz w:val="19"/>
                <w:szCs w:val="19"/>
              </w:rPr>
              <w:t>Technical Debt</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3CE0377" w14:textId="7033B3A8" w:rsidR="00E23CE0" w:rsidRDefault="00E23CE0" w:rsidP="00FB55F7">
            <w:pPr>
              <w:rPr>
                <w:rFonts w:ascii="Arial" w:eastAsia="Arial" w:hAnsi="Arial" w:cs="Arial"/>
                <w:color w:val="1E293B"/>
                <w:sz w:val="19"/>
                <w:szCs w:val="19"/>
              </w:rPr>
            </w:pPr>
            <w:r>
              <w:rPr>
                <w:rFonts w:ascii="Arial" w:eastAsia="Arial" w:hAnsi="Arial" w:cs="Arial"/>
                <w:color w:val="1E293B"/>
                <w:sz w:val="19"/>
                <w:szCs w:val="19"/>
              </w:rPr>
              <w:t>Technical Debt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167BE47" w14:textId="2E3AE83B" w:rsidR="00E23CE0" w:rsidRDefault="00713745" w:rsidP="00FB55F7">
            <w:pPr>
              <w:rPr>
                <w:rFonts w:ascii="Arial" w:eastAsia="Arial" w:hAnsi="Arial" w:cs="Arial"/>
                <w:color w:val="1E293B"/>
                <w:sz w:val="19"/>
                <w:szCs w:val="19"/>
              </w:rPr>
            </w:pPr>
            <w:ins w:id="143" w:author="Tim Hislop" w:date="2026-05-18T11:09:00Z" w16du:dateUtc="2026-05-18T15:09:00Z">
              <w:r>
                <w:rPr>
                  <w:rFonts w:ascii="Arial" w:eastAsia="Arial" w:hAnsi="Arial" w:cs="Arial"/>
                  <w:color w:val="1E293B"/>
                  <w:sz w:val="19"/>
                  <w:szCs w:val="19"/>
                  <w:highlight w:val="yellow"/>
                </w:rPr>
                <w:t>A</w:t>
              </w:r>
            </w:ins>
            <w:ins w:id="144" w:author="Tim Hislop" w:date="2026-05-18T11:09:00Z">
              <w:r w:rsidRPr="00713745">
                <w:rPr>
                  <w:rFonts w:ascii="Arial" w:eastAsia="Arial" w:hAnsi="Arial" w:cs="Arial"/>
                  <w:color w:val="1E293B"/>
                  <w:sz w:val="19"/>
                  <w:szCs w:val="19"/>
                  <w:highlight w:val="yellow"/>
                </w:rPr>
                <w:t>ccumulated platform complexity from customizations that increases maintenance cost and reduces upgrade safety. </w:t>
              </w:r>
            </w:ins>
            <w:del w:id="145" w:author="Tim Hislop" w:date="2026-05-18T11:09:00Z" w16du:dateUtc="2026-05-18T15:09:00Z">
              <w:r w:rsidR="00E23CE0" w:rsidDel="00713745">
                <w:rPr>
                  <w:rFonts w:ascii="Arial" w:eastAsia="Arial" w:hAnsi="Arial" w:cs="Arial"/>
                  <w:color w:val="1E293B"/>
                  <w:sz w:val="19"/>
                  <w:szCs w:val="19"/>
                  <w:highlight w:val="yellow"/>
                </w:rPr>
                <w:delText>???</w:delText>
              </w:r>
            </w:del>
          </w:p>
        </w:tc>
      </w:tr>
      <w:tr w:rsidR="002536EB" w14:paraId="4AAD6750"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AF80B3" w14:textId="77777777" w:rsidR="002536EB" w:rsidRDefault="002536EB" w:rsidP="00FB55F7">
            <w:r>
              <w:rPr>
                <w:rFonts w:ascii="Arial" w:eastAsia="Arial" w:hAnsi="Arial" w:cs="Arial"/>
                <w:b/>
                <w:bCs/>
                <w:color w:val="0B1F3A"/>
                <w:sz w:val="19"/>
                <w:szCs w:val="19"/>
              </w:rPr>
              <w:t>UAT</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E93BDB" w14:textId="77777777" w:rsidR="002536EB" w:rsidRDefault="002536EB" w:rsidP="00FB55F7">
            <w:r>
              <w:rPr>
                <w:rFonts w:ascii="Arial" w:eastAsia="Arial" w:hAnsi="Arial" w:cs="Arial"/>
                <w:color w:val="1E293B"/>
                <w:sz w:val="19"/>
                <w:szCs w:val="19"/>
              </w:rPr>
              <w:t>User Acceptance Testing</w:t>
            </w:r>
          </w:p>
        </w:tc>
        <w:tc>
          <w:tcPr>
            <w:tcW w:w="5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A9F875" w14:textId="77777777" w:rsidR="002536EB" w:rsidRDefault="002536EB" w:rsidP="00FB55F7">
            <w:r>
              <w:rPr>
                <w:rFonts w:ascii="Arial" w:eastAsia="Arial" w:hAnsi="Arial" w:cs="Arial"/>
                <w:color w:val="1E293B"/>
                <w:sz w:val="19"/>
                <w:szCs w:val="19"/>
              </w:rPr>
              <w:t>The final testing phase where the customer validates that all configurations meet their requirements and acceptance criteria before go-live sign-off.</w:t>
            </w:r>
          </w:p>
        </w:tc>
      </w:tr>
      <w:tr w:rsidR="002536EB" w14:paraId="079BC8B1" w14:textId="77777777" w:rsidTr="006E13F1">
        <w:tc>
          <w:tcPr>
            <w:tcW w:w="15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961347C" w14:textId="77777777" w:rsidR="002536EB" w:rsidRDefault="002536EB" w:rsidP="00FB55F7">
            <w:r>
              <w:rPr>
                <w:rFonts w:ascii="Arial" w:eastAsia="Arial" w:hAnsi="Arial" w:cs="Arial"/>
                <w:b/>
                <w:bCs/>
                <w:color w:val="0B1F3A"/>
                <w:sz w:val="19"/>
                <w:szCs w:val="19"/>
              </w:rPr>
              <w:t>VA</w:t>
            </w:r>
          </w:p>
        </w:tc>
        <w:tc>
          <w:tcPr>
            <w:tcW w:w="257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12783BE" w14:textId="77777777" w:rsidR="002536EB" w:rsidRDefault="002536EB" w:rsidP="00FB55F7">
            <w:r>
              <w:rPr>
                <w:rFonts w:ascii="Arial" w:eastAsia="Arial" w:hAnsi="Arial" w:cs="Arial"/>
                <w:color w:val="1E293B"/>
                <w:sz w:val="19"/>
                <w:szCs w:val="19"/>
              </w:rPr>
              <w:t>Virtual Agent</w:t>
            </w:r>
          </w:p>
        </w:tc>
        <w:tc>
          <w:tcPr>
            <w:tcW w:w="5197"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3F5CBE5" w14:textId="77777777" w:rsidR="002536EB" w:rsidRDefault="002536EB" w:rsidP="00FB55F7">
            <w:r>
              <w:rPr>
                <w:rFonts w:ascii="Arial" w:eastAsia="Arial" w:hAnsi="Arial" w:cs="Arial"/>
                <w:color w:val="1E293B"/>
                <w:sz w:val="19"/>
                <w:szCs w:val="19"/>
              </w:rPr>
              <w:t>ServiceNow's conversational AI chatbot embedded in the Employee Center that handles common requests automatically, deflecting tickets from the service desk.</w:t>
            </w:r>
          </w:p>
        </w:tc>
      </w:tr>
    </w:tbl>
    <w:p w14:paraId="769FFDE7" w14:textId="77777777" w:rsidR="002536EB" w:rsidRDefault="002536EB">
      <w:pPr>
        <w:spacing w:after="40"/>
      </w:pPr>
    </w:p>
    <w:sectPr w:rsidR="002536EB" w:rsidSect="00E23CE0">
      <w:headerReference w:type="default" r:id="rId16"/>
      <w:footerReference w:type="default" r:id="rId17"/>
      <w:pgSz w:w="12240" w:h="15840"/>
      <w:pgMar w:top="1152" w:right="1440" w:bottom="1152" w:left="1440" w:header="504"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18T13:27:00Z" w:initials="C">
    <w:p w14:paraId="628D6B05" w14:textId="77777777" w:rsidR="00B46B89" w:rsidRDefault="00000000">
      <w:r>
        <w:rPr>
          <w:rStyle w:val="CommentReference"/>
        </w:rPr>
        <w:annotationRef/>
      </w:r>
      <w:r>
        <w:rPr>
          <w:color w:val="000000"/>
          <w:sz w:val="20"/>
          <w:szCs w:val="20"/>
        </w:rPr>
        <w:t>CONFLICT: Title page reads "Internal Use Only" but Audience names the customer as recipient. Strip this line before client issuance, or change to "Confidential" only. Add explicit instruction to HOW TO USE note.</w:t>
      </w:r>
    </w:p>
  </w:comment>
  <w:comment w:id="1" w:author="Claude" w:date="2026-05-18T13:27:00Z" w:initials="C">
    <w:p w14:paraId="13733D6C" w14:textId="77777777" w:rsidR="00B46B89" w:rsidRDefault="00000000">
      <w:r>
        <w:rPr>
          <w:rStyle w:val="CommentReference"/>
        </w:rPr>
        <w:annotationRef/>
      </w:r>
      <w:r>
        <w:rPr>
          <w:color w:val="000000"/>
          <w:sz w:val="20"/>
          <w:szCs w:val="20"/>
        </w:rPr>
        <w:t>OPEN PLACEHOLDER: "Required by Week [X]" must be resolved before sending. Sprint 0 runs Weeks 1-2; these dependencies gate Sprint 1. Recommend: "Required prior to Sprint 1 (end of Week 2)" to make this concrete and enforceable.</w:t>
      </w:r>
    </w:p>
  </w:comment>
  <w:comment w:id="19" w:author="Claude" w:date="2026-05-18T13:27:00Z" w:initials="C">
    <w:p w14:paraId="4B9EBEFF" w14:textId="77777777" w:rsidR="00B46B89" w:rsidRDefault="00000000">
      <w:r>
        <w:rPr>
          <w:rStyle w:val="CommentReference"/>
        </w:rPr>
        <w:annotationRef/>
      </w:r>
      <w:r>
        <w:rPr>
          <w:color w:val="000000"/>
          <w:sz w:val="20"/>
          <w:szCs w:val="20"/>
        </w:rPr>
        <w:t>INTERNAL CONFLICT - SECTION 2 vs SECTION 6: ECS lists "Knowledge Management curation and baseline article set" as an in-scope deliverable here. Section 6 states customer is responsible for "developing, curating, and maintaining all knowledge content." These directly contradict each other. Recommend: Section 2 = ECS delivers KM taxonomy, article structure, and baseline set; Section 6 = customer owns ongoing content creation and maintenance post-handoff.</w:t>
      </w:r>
    </w:p>
  </w:comment>
  <w:comment w:id="28" w:author="Brian Boeth" w:date="2026-05-14T08:52:00Z" w:initials="BB">
    <w:p w14:paraId="67BF0544" w14:textId="7E26F689" w:rsidR="00FA3988" w:rsidRDefault="00FA3988" w:rsidP="00FA3988">
      <w:pPr>
        <w:pStyle w:val="CommentText"/>
      </w:pPr>
      <w:r>
        <w:rPr>
          <w:rStyle w:val="CommentReference"/>
        </w:rPr>
        <w:annotationRef/>
      </w:r>
      <w:r>
        <w:t>How do we put some parameters around this?</w:t>
      </w:r>
    </w:p>
  </w:comment>
  <w:comment w:id="29" w:author="Brian Boeth" w:date="2026-05-15T10:22:00Z" w:initials="BB">
    <w:p w14:paraId="6FAE1C6A" w14:textId="77777777" w:rsidR="007E6412" w:rsidRDefault="007E6412" w:rsidP="007E6412">
      <w:pPr>
        <w:pStyle w:val="CommentText"/>
      </w:pPr>
      <w:r>
        <w:rPr>
          <w:rStyle w:val="CommentReference"/>
        </w:rPr>
        <w:annotationRef/>
      </w:r>
      <w:r>
        <w:t xml:space="preserve">Discovery Data Normalization?  </w:t>
      </w:r>
      <w:r>
        <w:br/>
        <w:t>Discovery Field Normalization and Transformation?</w:t>
      </w:r>
      <w:r>
        <w:br/>
        <w:t># of Mid Servers?</w:t>
      </w:r>
      <w:r>
        <w:br/>
        <w:t># of Discovery Schedules?</w:t>
      </w:r>
      <w:r>
        <w:br/>
        <w:t>Do we need to explicitly state Discovery does not include Service Mapping?</w:t>
      </w:r>
    </w:p>
  </w:comment>
  <w:comment w:id="30" w:author="Tim Hislop" w:date="2026-05-18T11:19:00Z" w:initials="TH">
    <w:p w14:paraId="5F49D3BD" w14:textId="77777777" w:rsidR="0030275D" w:rsidRDefault="0030275D" w:rsidP="0030275D">
      <w:pPr>
        <w:pStyle w:val="CommentText"/>
      </w:pPr>
      <w:r>
        <w:rPr>
          <w:rStyle w:val="CommentReference"/>
        </w:rPr>
        <w:annotationRef/>
      </w:r>
      <w:r>
        <w:t>I think we are good not dissing Service Mapping, its not explicitely called out and is listed in the next phase appeddix stuff</w:t>
      </w:r>
    </w:p>
  </w:comment>
  <w:comment w:id="32" w:author="Brian Boeth" w:date="2026-05-14T08:53:00Z" w:initials="BB">
    <w:p w14:paraId="3C30BA06" w14:textId="66B6E832" w:rsidR="00C335DE" w:rsidRDefault="00C335DE" w:rsidP="00C335DE">
      <w:pPr>
        <w:pStyle w:val="CommentText"/>
      </w:pPr>
      <w:r>
        <w:rPr>
          <w:rStyle w:val="CommentReference"/>
        </w:rPr>
        <w:annotationRef/>
      </w:r>
      <w:r>
        <w:t>How do we put some parameters around this?</w:t>
      </w:r>
    </w:p>
  </w:comment>
  <w:comment w:id="33" w:author="Brian Boeth" w:date="2026-05-15T10:25:00Z" w:initials="BB">
    <w:p w14:paraId="11029260" w14:textId="77777777" w:rsidR="00A361B0" w:rsidRDefault="00A361B0" w:rsidP="00A361B0">
      <w:pPr>
        <w:pStyle w:val="CommentText"/>
      </w:pPr>
      <w:r>
        <w:rPr>
          <w:rStyle w:val="CommentReference"/>
        </w:rPr>
        <w:annotationRef/>
      </w:r>
      <w:r>
        <w:t>Contracts/entitlements?</w:t>
      </w:r>
      <w:r>
        <w:br/>
        <w:t>import of data via excel?</w:t>
      </w:r>
      <w:r>
        <w:br/>
        <w:t>any scanner setup/config considerations?</w:t>
      </w:r>
    </w:p>
  </w:comment>
  <w:comment w:id="34" w:author="Tim Hislop" w:date="2026-05-18T09:53:00Z" w:initials="TH">
    <w:p w14:paraId="3DC643DE" w14:textId="77777777" w:rsidR="0065797C" w:rsidRDefault="0065797C" w:rsidP="0065797C">
      <w:pPr>
        <w:pStyle w:val="CommentText"/>
      </w:pPr>
      <w:r>
        <w:rPr>
          <w:rStyle w:val="CommentReference"/>
        </w:rPr>
        <w:annotationRef/>
      </w:r>
      <w:r>
        <w:t>We arent doing contracts or entitlements phase 1</w:t>
      </w:r>
    </w:p>
  </w:comment>
  <w:comment w:id="41" w:author="Claude" w:date="2026-05-18T13:27:00Z" w:initials="C">
    <w:p w14:paraId="3E2305DA" w14:textId="77777777" w:rsidR="00B46B89" w:rsidRDefault="00000000">
      <w:r>
        <w:rPr>
          <w:rStyle w:val="CommentReference"/>
        </w:rPr>
        <w:annotationRef/>
      </w:r>
      <w:r>
        <w:rPr>
          <w:color w:val="000000"/>
          <w:sz w:val="20"/>
          <w:szCs w:val="20"/>
        </w:rPr>
        <w:t>AMBIGUOUS OBLIGATION: This bullet is a precondition for starting work, not a Definition of Done criterion. A story could be disputed as not done if ACs were approved after build started. Recommend moving to a Precondition for Build callout above the DoD list, or reword: "Acceptance criteria were reviewed and approved by the Product Owner prior to build commencing."</w:t>
      </w:r>
    </w:p>
  </w:comment>
  <w:comment w:id="46" w:author="Claude" w:date="2026-05-18T13:27:00Z" w:initials="C">
    <w:p w14:paraId="7A8970F9" w14:textId="77777777" w:rsidR="00B46B89" w:rsidRDefault="00000000">
      <w:r>
        <w:rPr>
          <w:rStyle w:val="CommentReference"/>
        </w:rPr>
        <w:annotationRef/>
      </w:r>
      <w:r>
        <w:rPr>
          <w:color w:val="000000"/>
          <w:sz w:val="20"/>
          <w:szCs w:val="20"/>
        </w:rPr>
        <w:t>INCONSISTENCY: "Go-Live at week [16]" conflicts with Section 13 which defines the Go-Live phase as Weeks 15-18. Week 16 as a hard reference creates a billing dispute risk. Align to "end of Week 18" or remove the specific week and rely on Section 13.</w:t>
      </w:r>
    </w:p>
  </w:comment>
  <w:comment w:id="54" w:author="Claude" w:date="2026-05-18T13:27:00Z" w:initials="C">
    <w:p w14:paraId="4A9415C3" w14:textId="77777777" w:rsidR="00B46B89" w:rsidRDefault="00000000">
      <w:r>
        <w:rPr>
          <w:rStyle w:val="CommentReference"/>
        </w:rPr>
        <w:annotationRef/>
      </w:r>
      <w:r>
        <w:rPr>
          <w:color w:val="000000"/>
          <w:sz w:val="20"/>
          <w:szCs w:val="20"/>
        </w:rPr>
        <w:t>INTERNAL CONFLICT: This note says "Payment milestones in Section 13 are calendar-based" but then qualifies with "substantially completed" - reintroducing a deliverable gate. The two standards contradict each other. Remove "substantially completed" from this note and rely solely on the customer delay carve-out sentence. Update once Section 13 language is finalized.</w:t>
      </w:r>
    </w:p>
  </w:comment>
  <w:comment w:id="64" w:author="Claude" w:date="2026-05-18T13:27:00Z" w:initials="C">
    <w:p w14:paraId="5687A590" w14:textId="77777777" w:rsidR="00B46B89" w:rsidRDefault="00000000">
      <w:r>
        <w:rPr>
          <w:rStyle w:val="CommentReference"/>
        </w:rPr>
        <w:annotationRef/>
      </w:r>
      <w:r>
        <w:rPr>
          <w:color w:val="000000"/>
          <w:sz w:val="20"/>
          <w:szCs w:val="20"/>
        </w:rPr>
        <w:t>CONFLICT - SECTION 6 vs SECTION 2: ECS is scoped to deliver KM curation and baseline article set in Section 2, but this bullet assigns full content responsibility to the customer. Recommend: ECS delivers KM taxonomy, structure, and baseline article set; customer owns ongoing content creation and maintenance post-handoff.</w:t>
      </w:r>
    </w:p>
  </w:comment>
  <w:comment w:id="75" w:author="Claude" w:date="2026-05-18T13:27:00Z" w:initials="C">
    <w:p w14:paraId="318CCFDC" w14:textId="77777777" w:rsidR="00B46B89" w:rsidRDefault="00000000">
      <w:r>
        <w:rPr>
          <w:rStyle w:val="CommentReference"/>
        </w:rPr>
        <w:annotationRef/>
      </w:r>
      <w:r>
        <w:rPr>
          <w:color w:val="000000"/>
          <w:sz w:val="20"/>
          <w:szCs w:val="20"/>
        </w:rPr>
        <w:t>AMBIGUOUS LANGUAGE: "No contractual changes and/or out-of-scope work begins prior to PCR execution" - "and/or" is legally ambiguous. Recommend: "No out-of-scope work begins, and no contractual changes are made, prior to PCR execution by both parties."</w:t>
      </w:r>
    </w:p>
  </w:comment>
  <w:comment w:id="18" w:author="Claude" w:date="2026-05-18T13:27:00Z" w:initials="C">
    <w:p w14:paraId="61E76F63" w14:textId="77777777" w:rsidR="00B46B89" w:rsidRDefault="00000000">
      <w:r>
        <w:rPr>
          <w:rStyle w:val="CommentReference"/>
        </w:rPr>
        <w:annotationRef/>
      </w:r>
      <w:r>
        <w:rPr>
          <w:color w:val="000000"/>
          <w:sz w:val="20"/>
          <w:szCs w:val="20"/>
        </w:rPr>
        <w:t>INCONSISTENCY: Section 11 has placeholder "[X] weeks of Hypercare" while the Hypercare section and Section 13 timeline both state two (2) weeks. Update [X] to "two (2)" for consistency.</w:t>
      </w:r>
    </w:p>
  </w:comment>
  <w:comment w:id="83" w:author="Claude" w:date="2026-05-18T13:27:00Z" w:initials="C">
    <w:p w14:paraId="5E8791BF" w14:textId="77777777" w:rsidR="00B46B89" w:rsidRDefault="00000000">
      <w:r>
        <w:rPr>
          <w:rStyle w:val="CommentReference"/>
        </w:rPr>
        <w:annotationRef/>
      </w:r>
      <w:r>
        <w:rPr>
          <w:color w:val="000000"/>
          <w:sz w:val="20"/>
          <w:szCs w:val="20"/>
        </w:rPr>
        <w:t>STRUCTURAL ISSUE (flagged by Tim): Hypercare heading is styled Heading 1 but carries no section number in the TOC. Recommended fix: renumber as Section 11.1 or standalone Section 12 with all subsequent sections renumbered. Update TOC accordingly.</w:t>
      </w:r>
    </w:p>
  </w:comment>
  <w:comment w:id="95" w:author="Claude" w:date="2026-05-18T13:27:00Z" w:initials="C">
    <w:p w14:paraId="06744D90" w14:textId="77777777" w:rsidR="00B46B89" w:rsidRDefault="00000000">
      <w:r>
        <w:rPr>
          <w:rStyle w:val="CommentReference"/>
        </w:rPr>
        <w:annotationRef/>
      </w:r>
      <w:r>
        <w:rPr>
          <w:color w:val="000000"/>
          <w:sz w:val="20"/>
          <w:szCs w:val="20"/>
        </w:rPr>
        <w:t>LANGUAGE UNDER REVIEW + INCONSISTENCY: "Substantially completed" is flagged as ambiguous. Also: Sprint 0 row uses "Customer delays in fulfilling Sprint 0 dependencies" while monthly rows use "Customer delays in providing inputs, access, or acceptance decisions" - two different formulations of the same protection. Standardize once language is finalized.</w:t>
      </w:r>
    </w:p>
  </w:comment>
  <w:comment w:id="101" w:author="Claude" w:date="2026-05-18T13:27:00Z" w:initials="C">
    <w:p w14:paraId="4E93DA3A" w14:textId="77777777" w:rsidR="00B46B89" w:rsidRDefault="00000000">
      <w:r>
        <w:rPr>
          <w:rStyle w:val="CommentReference"/>
        </w:rPr>
        <w:annotationRef/>
      </w:r>
      <w:r>
        <w:rPr>
          <w:color w:val="000000"/>
          <w:sz w:val="20"/>
          <w:szCs w:val="20"/>
        </w:rPr>
        <w:t>LANGUAGE UNDER REVIEW: "Substantially completed" still present here. Replace with finalized alternative. Recommended Option 2: "...provided ECS has completed all Month 1 delivery obligations listed in Section 5, except for any items documented in writing as blocked by Customer action or inaction."</w:t>
      </w:r>
    </w:p>
  </w:comment>
  <w:comment w:id="105" w:author="Claude" w:date="2026-05-18T13:27:00Z" w:initials="C">
    <w:p w14:paraId="6960A03E" w14:textId="77777777" w:rsidR="00B46B89" w:rsidRDefault="00000000">
      <w:r>
        <w:rPr>
          <w:rStyle w:val="CommentReference"/>
        </w:rPr>
        <w:annotationRef/>
      </w:r>
      <w:r>
        <w:rPr>
          <w:color w:val="000000"/>
          <w:sz w:val="20"/>
          <w:szCs w:val="20"/>
        </w:rPr>
        <w:t>LANGUAGE UNDER REVIEW: Same "substantially completed" issue as Month 1. Update consistently once language is finalized.</w:t>
      </w:r>
    </w:p>
  </w:comment>
  <w:comment w:id="111" w:author="Claude" w:date="2026-05-18T13:27:00Z" w:initials="C">
    <w:p w14:paraId="3F396CD6" w14:textId="77777777" w:rsidR="00B46B89" w:rsidRDefault="00000000">
      <w:r>
        <w:rPr>
          <w:rStyle w:val="CommentReference"/>
        </w:rPr>
        <w:annotationRef/>
      </w:r>
      <w:r>
        <w:rPr>
          <w:color w:val="000000"/>
          <w:sz w:val="20"/>
          <w:szCs w:val="20"/>
        </w:rPr>
        <w:t>LANGUAGE UNDER REVIEW: Same "substantially completed" issue as Month 1 and Month 2. Update consistently once language is finalized.</w:t>
      </w:r>
    </w:p>
  </w:comment>
  <w:comment w:id="116" w:author="Claude" w:date="2026-05-18T13:27:00Z" w:initials="C">
    <w:p w14:paraId="7761287D" w14:textId="77777777" w:rsidR="00B46B89" w:rsidRDefault="00000000">
      <w:r>
        <w:rPr>
          <w:rStyle w:val="CommentReference"/>
        </w:rPr>
        <w:annotationRef/>
      </w:r>
      <w:r>
        <w:rPr>
          <w:color w:val="000000"/>
          <w:sz w:val="20"/>
          <w:szCs w:val="20"/>
        </w:rPr>
        <w:t>BILLING DISPUTE RISK: Go-Live trigger uses "solely due to [Customer Organization]" - a higher standard of proof than other payment rows which simply state customer delays do not defer payment. If go-live slips due to mixed factors, "solely" may allow customer to withhold payment. Align to same standard as monthly rows or explicitly define customer-caused delay for go-live.</w:t>
      </w:r>
    </w:p>
  </w:comment>
  <w:comment w:id="117" w:author="Tim Hislop" w:date="2026-05-18T11:06:00Z" w:initials="TH">
    <w:p w14:paraId="12272FDE" w14:textId="77777777" w:rsidR="00713745" w:rsidRDefault="00713745" w:rsidP="00713745">
      <w:pPr>
        <w:pStyle w:val="CommentText"/>
      </w:pPr>
      <w:r>
        <w:rPr>
          <w:rStyle w:val="CommentReference"/>
        </w:rPr>
        <w:annotationRef/>
      </w:r>
      <w:r>
        <w:t>Not sure how to incorporate this change, needs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8D6B05" w15:done="0"/>
  <w15:commentEx w15:paraId="13733D6C" w15:done="0"/>
  <w15:commentEx w15:paraId="4B9EBEFF" w15:done="0"/>
  <w15:commentEx w15:paraId="67BF0544" w15:done="0"/>
  <w15:commentEx w15:paraId="6FAE1C6A" w15:paraIdParent="67BF0544" w15:done="0"/>
  <w15:commentEx w15:paraId="5F49D3BD" w15:paraIdParent="67BF0544" w15:done="0"/>
  <w15:commentEx w15:paraId="3C30BA06" w15:done="0"/>
  <w15:commentEx w15:paraId="11029260" w15:paraIdParent="3C30BA06" w15:done="0"/>
  <w15:commentEx w15:paraId="3DC643DE" w15:paraIdParent="3C30BA06" w15:done="0"/>
  <w15:commentEx w15:paraId="3E2305DA" w15:done="0"/>
  <w15:commentEx w15:paraId="7A8970F9" w15:done="0"/>
  <w15:commentEx w15:paraId="4A9415C3" w15:done="0"/>
  <w15:commentEx w15:paraId="5687A590" w15:done="0"/>
  <w15:commentEx w15:paraId="318CCFDC" w15:done="0"/>
  <w15:commentEx w15:paraId="61E76F63" w15:done="0"/>
  <w15:commentEx w15:paraId="5E8791BF" w15:done="0"/>
  <w15:commentEx w15:paraId="06744D90" w15:done="0"/>
  <w15:commentEx w15:paraId="4E93DA3A" w15:done="0"/>
  <w15:commentEx w15:paraId="6960A03E" w15:done="0"/>
  <w15:commentEx w15:paraId="3F396CD6" w15:done="0"/>
  <w15:commentEx w15:paraId="7761287D" w15:done="0"/>
  <w15:commentEx w15:paraId="12272FDE" w15:paraIdParent="776128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E5F896" w16cex:dateUtc="2026-05-18T13:27:00Z"/>
  <w16cex:commentExtensible w16cex:durableId="63424623" w16cex:dateUtc="2026-05-18T13:27:00Z"/>
  <w16cex:commentExtensible w16cex:durableId="016C092B" w16cex:dateUtc="2026-05-18T13:27:00Z"/>
  <w16cex:commentExtensible w16cex:durableId="600AAFA5" w16cex:dateUtc="2026-05-14T12:52:00Z"/>
  <w16cex:commentExtensible w16cex:durableId="293CDFB7" w16cex:dateUtc="2026-05-15T14:22:00Z"/>
  <w16cex:commentExtensible w16cex:durableId="205CEC4C" w16cex:dateUtc="2026-05-18T15:19:00Z"/>
  <w16cex:commentExtensible w16cex:durableId="76E3F2F8" w16cex:dateUtc="2026-05-14T12:53:00Z"/>
  <w16cex:commentExtensible w16cex:durableId="3069FBB1" w16cex:dateUtc="2026-05-15T14:25:00Z"/>
  <w16cex:commentExtensible w16cex:durableId="64A5290C" w16cex:dateUtc="2026-05-18T13:53:00Z"/>
  <w16cex:commentExtensible w16cex:durableId="4A034D71" w16cex:dateUtc="2026-05-18T13:27:00Z"/>
  <w16cex:commentExtensible w16cex:durableId="158B6741" w16cex:dateUtc="2026-05-18T13:27:00Z"/>
  <w16cex:commentExtensible w16cex:durableId="484ACFA3" w16cex:dateUtc="2026-05-18T13:27:00Z"/>
  <w16cex:commentExtensible w16cex:durableId="07FD2FDC" w16cex:dateUtc="2026-05-18T13:27:00Z"/>
  <w16cex:commentExtensible w16cex:durableId="2D54F7FC" w16cex:dateUtc="2026-05-18T13:27:00Z"/>
  <w16cex:commentExtensible w16cex:durableId="4F312976" w16cex:dateUtc="2026-05-18T13:27:00Z"/>
  <w16cex:commentExtensible w16cex:durableId="4C84AF6E" w16cex:dateUtc="2026-05-18T13:27:00Z"/>
  <w16cex:commentExtensible w16cex:durableId="10E08DF5" w16cex:dateUtc="2026-05-18T13:27:00Z"/>
  <w16cex:commentExtensible w16cex:durableId="6789A74D" w16cex:dateUtc="2026-05-18T13:27:00Z"/>
  <w16cex:commentExtensible w16cex:durableId="75A5D967" w16cex:dateUtc="2026-05-18T13:27:00Z"/>
  <w16cex:commentExtensible w16cex:durableId="15A4E4F7" w16cex:dateUtc="2026-05-18T13:27:00Z"/>
  <w16cex:commentExtensible w16cex:durableId="4B26CC32" w16cex:dateUtc="2026-05-18T13:27:00Z"/>
  <w16cex:commentExtensible w16cex:durableId="41591B70" w16cex:dateUtc="2026-05-18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8D6B05" w16cid:durableId="3FE5F896"/>
  <w16cid:commentId w16cid:paraId="13733D6C" w16cid:durableId="63424623"/>
  <w16cid:commentId w16cid:paraId="4B9EBEFF" w16cid:durableId="016C092B"/>
  <w16cid:commentId w16cid:paraId="67BF0544" w16cid:durableId="600AAFA5"/>
  <w16cid:commentId w16cid:paraId="6FAE1C6A" w16cid:durableId="293CDFB7"/>
  <w16cid:commentId w16cid:paraId="5F49D3BD" w16cid:durableId="205CEC4C"/>
  <w16cid:commentId w16cid:paraId="3C30BA06" w16cid:durableId="76E3F2F8"/>
  <w16cid:commentId w16cid:paraId="11029260" w16cid:durableId="3069FBB1"/>
  <w16cid:commentId w16cid:paraId="3DC643DE" w16cid:durableId="64A5290C"/>
  <w16cid:commentId w16cid:paraId="3E2305DA" w16cid:durableId="4A034D71"/>
  <w16cid:commentId w16cid:paraId="7A8970F9" w16cid:durableId="158B6741"/>
  <w16cid:commentId w16cid:paraId="4A9415C3" w16cid:durableId="484ACFA3"/>
  <w16cid:commentId w16cid:paraId="5687A590" w16cid:durableId="07FD2FDC"/>
  <w16cid:commentId w16cid:paraId="318CCFDC" w16cid:durableId="2D54F7FC"/>
  <w16cid:commentId w16cid:paraId="61E76F63" w16cid:durableId="4F312976"/>
  <w16cid:commentId w16cid:paraId="5E8791BF" w16cid:durableId="4C84AF6E"/>
  <w16cid:commentId w16cid:paraId="06744D90" w16cid:durableId="10E08DF5"/>
  <w16cid:commentId w16cid:paraId="4E93DA3A" w16cid:durableId="6789A74D"/>
  <w16cid:commentId w16cid:paraId="6960A03E" w16cid:durableId="75A5D967"/>
  <w16cid:commentId w16cid:paraId="3F396CD6" w16cid:durableId="15A4E4F7"/>
  <w16cid:commentId w16cid:paraId="7761287D" w16cid:durableId="4B26CC32"/>
  <w16cid:commentId w16cid:paraId="12272FDE" w16cid:durableId="41591B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4700" w14:textId="77777777" w:rsidR="00E719AB" w:rsidRDefault="00E719AB">
      <w:pPr>
        <w:spacing w:after="0" w:line="240" w:lineRule="auto"/>
      </w:pPr>
      <w:r>
        <w:separator/>
      </w:r>
    </w:p>
  </w:endnote>
  <w:endnote w:type="continuationSeparator" w:id="0">
    <w:p w14:paraId="2DE0226F" w14:textId="77777777" w:rsidR="00E719AB" w:rsidRDefault="00E71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59E1" w14:textId="77777777" w:rsidR="00AB2CB6" w:rsidRDefault="00693246">
    <w:pPr>
      <w:pStyle w:val="Footer"/>
    </w:pPr>
    <w:r>
      <w:rPr>
        <w:color w:val="475569"/>
        <w:sz w:val="16"/>
      </w:rPr>
      <w:t>ECS Federal · ServiceNow Practice  ·  Confidential</w:t>
    </w:r>
    <w:r>
      <w:tab/>
    </w:r>
    <w:r>
      <w:rPr>
        <w:color w:val="475569"/>
        <w:sz w:val="16"/>
      </w:rPr>
      <w:t xml:space="preserve">Page </w:t>
    </w:r>
    <w:r>
      <w:rPr>
        <w:color w:val="475569"/>
        <w:sz w:val="16"/>
      </w:rPr>
      <w:fldChar w:fldCharType="begin"/>
    </w:r>
    <w:r>
      <w:rPr>
        <w:color w:val="475569"/>
        <w:sz w:val="16"/>
      </w:rPr>
      <w:instrText>PAGE</w:instrText>
    </w:r>
    <w:r>
      <w:rPr>
        <w:color w:val="475569"/>
        <w:sz w:val="16"/>
      </w:rPr>
      <w:fldChar w:fldCharType="separate"/>
    </w:r>
    <w:r w:rsidR="00235EAA">
      <w:rPr>
        <w:noProof/>
        <w:color w:val="475569"/>
        <w:sz w:val="16"/>
      </w:rPr>
      <w:t>1</w:t>
    </w:r>
    <w:r>
      <w:rPr>
        <w:color w:val="475569"/>
        <w:sz w:val="16"/>
      </w:rPr>
      <w:fldChar w:fldCharType="end"/>
    </w:r>
    <w:r>
      <w:rPr>
        <w:color w:val="475569"/>
        <w:sz w:val="16"/>
      </w:rPr>
      <w:t xml:space="preserve"> of </w:t>
    </w:r>
    <w:r>
      <w:rPr>
        <w:color w:val="475569"/>
        <w:sz w:val="16"/>
      </w:rPr>
      <w:fldChar w:fldCharType="begin"/>
    </w:r>
    <w:r>
      <w:rPr>
        <w:color w:val="475569"/>
        <w:sz w:val="16"/>
      </w:rPr>
      <w:instrText>NUMPAGES</w:instrText>
    </w:r>
    <w:r>
      <w:rPr>
        <w:color w:val="475569"/>
        <w:sz w:val="16"/>
      </w:rPr>
      <w:fldChar w:fldCharType="separate"/>
    </w:r>
    <w:r w:rsidR="00235EAA">
      <w:rPr>
        <w:noProof/>
        <w:color w:val="475569"/>
        <w:sz w:val="16"/>
      </w:rPr>
      <w:t>2</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15355" w14:textId="77777777" w:rsidR="00E719AB" w:rsidRDefault="00E719AB">
      <w:pPr>
        <w:spacing w:after="0" w:line="240" w:lineRule="auto"/>
      </w:pPr>
      <w:r>
        <w:separator/>
      </w:r>
    </w:p>
  </w:footnote>
  <w:footnote w:type="continuationSeparator" w:id="0">
    <w:p w14:paraId="18AE3B17" w14:textId="77777777" w:rsidR="00E719AB" w:rsidRDefault="00E71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0F10" w14:textId="77777777" w:rsidR="00AB2CB6" w:rsidRDefault="00693246">
    <w:pPr>
      <w:pStyle w:val="Header"/>
      <w:pBdr>
        <w:bottom w:val="single" w:sz="8" w:space="1" w:color="14B8A6"/>
      </w:pBdr>
    </w:pPr>
    <w:r>
      <w:rPr>
        <w:noProof/>
      </w:rPr>
      <w:drawing>
        <wp:inline distT="0" distB="0" distL="0" distR="0" wp14:anchorId="61763CE1" wp14:editId="100A6CA4">
          <wp:extent cx="960120" cy="178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rforth_logo.png"/>
                  <pic:cNvPicPr/>
                </pic:nvPicPr>
                <pic:blipFill>
                  <a:blip r:embed="rId1"/>
                  <a:stretch>
                    <a:fillRect/>
                  </a:stretch>
                </pic:blipFill>
                <pic:spPr>
                  <a:xfrm>
                    <a:off x="0" y="0"/>
                    <a:ext cx="960120" cy="178932"/>
                  </a:xfrm>
                  <a:prstGeom prst="rect">
                    <a:avLst/>
                  </a:prstGeom>
                </pic:spPr>
              </pic:pic>
            </a:graphicData>
          </a:graphic>
        </wp:inline>
      </w:drawing>
    </w:r>
    <w:r>
      <w:tab/>
    </w:r>
    <w:r>
      <w:rPr>
        <w:color w:val="475569"/>
        <w:spacing w:val="30"/>
        <w:sz w:val="18"/>
      </w:rPr>
      <w:t>Statement of Work · OOTB-First Reimplementation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C445E"/>
    <w:multiLevelType w:val="hybridMultilevel"/>
    <w:tmpl w:val="FAE009E2"/>
    <w:lvl w:ilvl="0" w:tplc="75D4AA08">
      <w:start w:val="1"/>
      <w:numFmt w:val="bullet"/>
      <w:lvlText w:val=""/>
      <w:lvlJc w:val="left"/>
      <w:pPr>
        <w:ind w:left="720" w:hanging="360"/>
      </w:pPr>
      <w:rPr>
        <w:rFonts w:ascii="Symbol" w:hAnsi="Symbol"/>
      </w:rPr>
    </w:lvl>
    <w:lvl w:ilvl="1" w:tplc="8D708C1A">
      <w:start w:val="1"/>
      <w:numFmt w:val="bullet"/>
      <w:lvlText w:val=""/>
      <w:lvlJc w:val="left"/>
      <w:pPr>
        <w:ind w:left="720" w:hanging="360"/>
      </w:pPr>
      <w:rPr>
        <w:rFonts w:ascii="Symbol" w:hAnsi="Symbol"/>
      </w:rPr>
    </w:lvl>
    <w:lvl w:ilvl="2" w:tplc="6308C9C0">
      <w:start w:val="1"/>
      <w:numFmt w:val="bullet"/>
      <w:lvlText w:val=""/>
      <w:lvlJc w:val="left"/>
      <w:pPr>
        <w:ind w:left="720" w:hanging="360"/>
      </w:pPr>
      <w:rPr>
        <w:rFonts w:ascii="Symbol" w:hAnsi="Symbol"/>
      </w:rPr>
    </w:lvl>
    <w:lvl w:ilvl="3" w:tplc="6004FC4C">
      <w:start w:val="1"/>
      <w:numFmt w:val="bullet"/>
      <w:lvlText w:val=""/>
      <w:lvlJc w:val="left"/>
      <w:pPr>
        <w:ind w:left="720" w:hanging="360"/>
      </w:pPr>
      <w:rPr>
        <w:rFonts w:ascii="Symbol" w:hAnsi="Symbol"/>
      </w:rPr>
    </w:lvl>
    <w:lvl w:ilvl="4" w:tplc="9BA80906">
      <w:start w:val="1"/>
      <w:numFmt w:val="bullet"/>
      <w:lvlText w:val=""/>
      <w:lvlJc w:val="left"/>
      <w:pPr>
        <w:ind w:left="720" w:hanging="360"/>
      </w:pPr>
      <w:rPr>
        <w:rFonts w:ascii="Symbol" w:hAnsi="Symbol"/>
      </w:rPr>
    </w:lvl>
    <w:lvl w:ilvl="5" w:tplc="65AAC050">
      <w:start w:val="1"/>
      <w:numFmt w:val="bullet"/>
      <w:lvlText w:val=""/>
      <w:lvlJc w:val="left"/>
      <w:pPr>
        <w:ind w:left="720" w:hanging="360"/>
      </w:pPr>
      <w:rPr>
        <w:rFonts w:ascii="Symbol" w:hAnsi="Symbol"/>
      </w:rPr>
    </w:lvl>
    <w:lvl w:ilvl="6" w:tplc="4444471E">
      <w:start w:val="1"/>
      <w:numFmt w:val="bullet"/>
      <w:lvlText w:val=""/>
      <w:lvlJc w:val="left"/>
      <w:pPr>
        <w:ind w:left="720" w:hanging="360"/>
      </w:pPr>
      <w:rPr>
        <w:rFonts w:ascii="Symbol" w:hAnsi="Symbol"/>
      </w:rPr>
    </w:lvl>
    <w:lvl w:ilvl="7" w:tplc="B470C96A">
      <w:start w:val="1"/>
      <w:numFmt w:val="bullet"/>
      <w:lvlText w:val=""/>
      <w:lvlJc w:val="left"/>
      <w:pPr>
        <w:ind w:left="720" w:hanging="360"/>
      </w:pPr>
      <w:rPr>
        <w:rFonts w:ascii="Symbol" w:hAnsi="Symbol"/>
      </w:rPr>
    </w:lvl>
    <w:lvl w:ilvl="8" w:tplc="5AE0CACC">
      <w:start w:val="1"/>
      <w:numFmt w:val="bullet"/>
      <w:lvlText w:val=""/>
      <w:lvlJc w:val="left"/>
      <w:pPr>
        <w:ind w:left="720" w:hanging="360"/>
      </w:pPr>
      <w:rPr>
        <w:rFonts w:ascii="Symbol" w:hAnsi="Symbol"/>
      </w:rPr>
    </w:lvl>
  </w:abstractNum>
  <w:abstractNum w:abstractNumId="10" w15:restartNumberingAfterBreak="0">
    <w:nsid w:val="125D3180"/>
    <w:multiLevelType w:val="multilevel"/>
    <w:tmpl w:val="8C9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53B4A"/>
    <w:multiLevelType w:val="hybridMultilevel"/>
    <w:tmpl w:val="0EE6DE84"/>
    <w:lvl w:ilvl="0" w:tplc="1ED4FA2C">
      <w:start w:val="1"/>
      <w:numFmt w:val="bullet"/>
      <w:pStyle w:val="Bullet1"/>
      <w:lvlText w:val=""/>
      <w:lvlJc w:val="left"/>
      <w:pPr>
        <w:ind w:left="720" w:hanging="360"/>
      </w:pPr>
      <w:rPr>
        <w:rFonts w:ascii="Symbol" w:hAnsi="Symbol" w:hint="default"/>
      </w:rPr>
    </w:lvl>
    <w:lvl w:ilvl="1" w:tplc="EDC8D63E">
      <w:start w:val="1"/>
      <w:numFmt w:val="bullet"/>
      <w:pStyle w:val="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1C4C49"/>
    <w:multiLevelType w:val="multilevel"/>
    <w:tmpl w:val="123A7B20"/>
    <w:lvl w:ilvl="0">
      <w:start w:val="1"/>
      <w:numFmt w:val="bullet"/>
      <w:lvlText w:val=""/>
      <w:lvlJc w:val="left"/>
      <w:pPr>
        <w:tabs>
          <w:tab w:val="num" w:pos="0"/>
        </w:tabs>
        <w:ind w:left="720" w:hanging="360"/>
      </w:pPr>
      <w:rPr>
        <w:rFonts w:ascii="Wingdings" w:hAnsi="Wingdings" w:cs="Wingdings" w:hint="default"/>
        <w:strike w:val="0"/>
        <w:dstrike w:val="0"/>
        <w:u w:val="none"/>
        <w:effect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effect w:val="none"/>
      </w:rPr>
    </w:lvl>
    <w:lvl w:ilvl="2">
      <w:start w:val="1"/>
      <w:numFmt w:val="bullet"/>
      <w:lvlText w:val="■"/>
      <w:lvlJc w:val="left"/>
      <w:pPr>
        <w:tabs>
          <w:tab w:val="num" w:pos="0"/>
        </w:tabs>
        <w:ind w:left="2160" w:hanging="360"/>
      </w:pPr>
      <w:rPr>
        <w:rFonts w:ascii="OpenSymbol" w:hAnsi="OpenSymbol" w:cs="OpenSymbol" w:hint="default"/>
        <w:strike w:val="0"/>
        <w:dstrike w:val="0"/>
        <w:u w:val="none"/>
        <w:effect w:val="none"/>
      </w:rPr>
    </w:lvl>
    <w:lvl w:ilvl="3">
      <w:start w:val="1"/>
      <w:numFmt w:val="bullet"/>
      <w:lvlText w:val=""/>
      <w:lvlJc w:val="left"/>
      <w:pPr>
        <w:tabs>
          <w:tab w:val="num" w:pos="0"/>
        </w:tabs>
        <w:ind w:left="2880" w:hanging="360"/>
      </w:pPr>
      <w:rPr>
        <w:rFonts w:ascii="Wingdings" w:hAnsi="Wingdings" w:cs="Wingdings" w:hint="default"/>
        <w:strike w:val="0"/>
        <w:dstrike w:val="0"/>
        <w:u w:val="none"/>
        <w:effect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effect w:val="none"/>
      </w:rPr>
    </w:lvl>
    <w:lvl w:ilvl="5">
      <w:start w:val="1"/>
      <w:numFmt w:val="bullet"/>
      <w:lvlText w:val="■"/>
      <w:lvlJc w:val="left"/>
      <w:pPr>
        <w:tabs>
          <w:tab w:val="num" w:pos="0"/>
        </w:tabs>
        <w:ind w:left="4320" w:hanging="360"/>
      </w:pPr>
      <w:rPr>
        <w:rFonts w:ascii="OpenSymbol" w:hAnsi="OpenSymbol" w:cs="OpenSymbol" w:hint="default"/>
        <w:strike w:val="0"/>
        <w:dstrike w:val="0"/>
        <w:u w:val="none"/>
        <w:effect w:val="none"/>
      </w:rPr>
    </w:lvl>
    <w:lvl w:ilvl="6">
      <w:start w:val="1"/>
      <w:numFmt w:val="bullet"/>
      <w:lvlText w:val=""/>
      <w:lvlJc w:val="left"/>
      <w:pPr>
        <w:tabs>
          <w:tab w:val="num" w:pos="0"/>
        </w:tabs>
        <w:ind w:left="5040" w:hanging="360"/>
      </w:pPr>
      <w:rPr>
        <w:rFonts w:ascii="Wingdings" w:hAnsi="Wingdings" w:cs="Wingdings" w:hint="default"/>
        <w:strike w:val="0"/>
        <w:dstrike w:val="0"/>
        <w:u w:val="none"/>
        <w:effect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effect w:val="none"/>
      </w:rPr>
    </w:lvl>
    <w:lvl w:ilvl="8">
      <w:start w:val="1"/>
      <w:numFmt w:val="bullet"/>
      <w:lvlText w:val="■"/>
      <w:lvlJc w:val="left"/>
      <w:pPr>
        <w:tabs>
          <w:tab w:val="num" w:pos="0"/>
        </w:tabs>
        <w:ind w:left="6480" w:hanging="360"/>
      </w:pPr>
      <w:rPr>
        <w:rFonts w:ascii="OpenSymbol" w:hAnsi="OpenSymbol" w:cs="OpenSymbol" w:hint="default"/>
        <w:strike w:val="0"/>
        <w:dstrike w:val="0"/>
        <w:u w:val="none"/>
        <w:effect w:val="none"/>
      </w:rPr>
    </w:lvl>
  </w:abstractNum>
  <w:abstractNum w:abstractNumId="13" w15:restartNumberingAfterBreak="0">
    <w:nsid w:val="7D6E4A19"/>
    <w:multiLevelType w:val="multilevel"/>
    <w:tmpl w:val="B7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474973">
    <w:abstractNumId w:val="8"/>
  </w:num>
  <w:num w:numId="2" w16cid:durableId="1666737180">
    <w:abstractNumId w:val="6"/>
  </w:num>
  <w:num w:numId="3" w16cid:durableId="306592172">
    <w:abstractNumId w:val="5"/>
  </w:num>
  <w:num w:numId="4" w16cid:durableId="973756538">
    <w:abstractNumId w:val="4"/>
  </w:num>
  <w:num w:numId="5" w16cid:durableId="603461061">
    <w:abstractNumId w:val="7"/>
  </w:num>
  <w:num w:numId="6" w16cid:durableId="297104642">
    <w:abstractNumId w:val="3"/>
  </w:num>
  <w:num w:numId="7" w16cid:durableId="549148183">
    <w:abstractNumId w:val="2"/>
  </w:num>
  <w:num w:numId="8" w16cid:durableId="2067602983">
    <w:abstractNumId w:val="1"/>
  </w:num>
  <w:num w:numId="9" w16cid:durableId="948465193">
    <w:abstractNumId w:val="0"/>
  </w:num>
  <w:num w:numId="10" w16cid:durableId="192811275">
    <w:abstractNumId w:val="13"/>
  </w:num>
  <w:num w:numId="11" w16cid:durableId="538706709">
    <w:abstractNumId w:val="10"/>
  </w:num>
  <w:num w:numId="12" w16cid:durableId="1356539215">
    <w:abstractNumId w:val="8"/>
  </w:num>
  <w:num w:numId="13" w16cid:durableId="162937494">
    <w:abstractNumId w:val="11"/>
  </w:num>
  <w:num w:numId="14" w16cid:durableId="2035381136">
    <w:abstractNumId w:val="8"/>
  </w:num>
  <w:num w:numId="15" w16cid:durableId="1417941541">
    <w:abstractNumId w:val="9"/>
  </w:num>
  <w:num w:numId="16" w16cid:durableId="179910283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Hislop">
    <w15:presenceInfo w15:providerId="Windows Live" w15:userId="2354c54bba65330a"/>
  </w15:person>
  <w15:person w15:author="Brian Boeth">
    <w15:presenceInfo w15:providerId="AD" w15:userId="S::Brian.Boeth@ecstech.com::c8b00db1-69c1-41ed-afdd-e04eedfd41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64"/>
    <w:rsid w:val="00013F04"/>
    <w:rsid w:val="000223B3"/>
    <w:rsid w:val="00034616"/>
    <w:rsid w:val="00040E5F"/>
    <w:rsid w:val="0006063C"/>
    <w:rsid w:val="00075C23"/>
    <w:rsid w:val="000825F9"/>
    <w:rsid w:val="00091581"/>
    <w:rsid w:val="000C11AB"/>
    <w:rsid w:val="000C63BE"/>
    <w:rsid w:val="000C6528"/>
    <w:rsid w:val="000C7B5A"/>
    <w:rsid w:val="000F548C"/>
    <w:rsid w:val="00134193"/>
    <w:rsid w:val="00135E63"/>
    <w:rsid w:val="0015074B"/>
    <w:rsid w:val="00150DC5"/>
    <w:rsid w:val="001A6A35"/>
    <w:rsid w:val="001C3D9D"/>
    <w:rsid w:val="001C5E38"/>
    <w:rsid w:val="001C5F3F"/>
    <w:rsid w:val="001D5B7D"/>
    <w:rsid w:val="001D5FE6"/>
    <w:rsid w:val="001E4469"/>
    <w:rsid w:val="001F7BDE"/>
    <w:rsid w:val="002139EF"/>
    <w:rsid w:val="00235EAA"/>
    <w:rsid w:val="0025260A"/>
    <w:rsid w:val="002536EB"/>
    <w:rsid w:val="002572A8"/>
    <w:rsid w:val="00284250"/>
    <w:rsid w:val="0029639D"/>
    <w:rsid w:val="00296A14"/>
    <w:rsid w:val="00297DB9"/>
    <w:rsid w:val="002A2D27"/>
    <w:rsid w:val="002B20C8"/>
    <w:rsid w:val="002D3155"/>
    <w:rsid w:val="002D37E1"/>
    <w:rsid w:val="002D7C63"/>
    <w:rsid w:val="0030243F"/>
    <w:rsid w:val="0030275D"/>
    <w:rsid w:val="0032037C"/>
    <w:rsid w:val="00321E8A"/>
    <w:rsid w:val="00326F90"/>
    <w:rsid w:val="00330B79"/>
    <w:rsid w:val="00340FEA"/>
    <w:rsid w:val="003449C9"/>
    <w:rsid w:val="00364EFF"/>
    <w:rsid w:val="0036791A"/>
    <w:rsid w:val="003701D3"/>
    <w:rsid w:val="00370AFE"/>
    <w:rsid w:val="00371A7C"/>
    <w:rsid w:val="00374D52"/>
    <w:rsid w:val="00390750"/>
    <w:rsid w:val="003B404A"/>
    <w:rsid w:val="003C5A62"/>
    <w:rsid w:val="003C7969"/>
    <w:rsid w:val="003D0B24"/>
    <w:rsid w:val="00427BC7"/>
    <w:rsid w:val="00442A15"/>
    <w:rsid w:val="0046068D"/>
    <w:rsid w:val="00464D50"/>
    <w:rsid w:val="00471A7C"/>
    <w:rsid w:val="0049403D"/>
    <w:rsid w:val="004C24B1"/>
    <w:rsid w:val="004C3ADA"/>
    <w:rsid w:val="004D4246"/>
    <w:rsid w:val="004D5233"/>
    <w:rsid w:val="004E5AF1"/>
    <w:rsid w:val="004F7575"/>
    <w:rsid w:val="005017A4"/>
    <w:rsid w:val="0052219F"/>
    <w:rsid w:val="005304C0"/>
    <w:rsid w:val="00545EAA"/>
    <w:rsid w:val="00553C3D"/>
    <w:rsid w:val="00557046"/>
    <w:rsid w:val="0055754D"/>
    <w:rsid w:val="005618E6"/>
    <w:rsid w:val="00563F10"/>
    <w:rsid w:val="00566A6D"/>
    <w:rsid w:val="00567137"/>
    <w:rsid w:val="005A04E9"/>
    <w:rsid w:val="005D1F8E"/>
    <w:rsid w:val="005F0DC0"/>
    <w:rsid w:val="005F0F4E"/>
    <w:rsid w:val="005F3CFF"/>
    <w:rsid w:val="005F6B84"/>
    <w:rsid w:val="0061075A"/>
    <w:rsid w:val="006171D9"/>
    <w:rsid w:val="006312E8"/>
    <w:rsid w:val="00646062"/>
    <w:rsid w:val="00647C4B"/>
    <w:rsid w:val="00657186"/>
    <w:rsid w:val="0065797C"/>
    <w:rsid w:val="00670E4A"/>
    <w:rsid w:val="00681DB8"/>
    <w:rsid w:val="00692A48"/>
    <w:rsid w:val="00692B98"/>
    <w:rsid w:val="00693246"/>
    <w:rsid w:val="00694B76"/>
    <w:rsid w:val="006C778F"/>
    <w:rsid w:val="006E13F1"/>
    <w:rsid w:val="0070525E"/>
    <w:rsid w:val="00713745"/>
    <w:rsid w:val="0074517E"/>
    <w:rsid w:val="0075585D"/>
    <w:rsid w:val="00775CB8"/>
    <w:rsid w:val="007804C0"/>
    <w:rsid w:val="00792B5C"/>
    <w:rsid w:val="007A69F2"/>
    <w:rsid w:val="007C3EC5"/>
    <w:rsid w:val="007E06A9"/>
    <w:rsid w:val="007E53E0"/>
    <w:rsid w:val="007E6412"/>
    <w:rsid w:val="007E726A"/>
    <w:rsid w:val="007F0427"/>
    <w:rsid w:val="007F2A26"/>
    <w:rsid w:val="008113AB"/>
    <w:rsid w:val="008127FE"/>
    <w:rsid w:val="00827198"/>
    <w:rsid w:val="00835810"/>
    <w:rsid w:val="008375DB"/>
    <w:rsid w:val="00840CF3"/>
    <w:rsid w:val="00863152"/>
    <w:rsid w:val="0089548D"/>
    <w:rsid w:val="0089734A"/>
    <w:rsid w:val="008975AC"/>
    <w:rsid w:val="008A70D2"/>
    <w:rsid w:val="008D64F3"/>
    <w:rsid w:val="008E48BF"/>
    <w:rsid w:val="008E6D4D"/>
    <w:rsid w:val="008F232A"/>
    <w:rsid w:val="00912115"/>
    <w:rsid w:val="00914165"/>
    <w:rsid w:val="00922CBA"/>
    <w:rsid w:val="00924C87"/>
    <w:rsid w:val="00942346"/>
    <w:rsid w:val="00951E6B"/>
    <w:rsid w:val="009539B5"/>
    <w:rsid w:val="00953C2F"/>
    <w:rsid w:val="009543CC"/>
    <w:rsid w:val="009565EB"/>
    <w:rsid w:val="00983D63"/>
    <w:rsid w:val="00983E8D"/>
    <w:rsid w:val="009942D4"/>
    <w:rsid w:val="009A0C9D"/>
    <w:rsid w:val="009A5F4D"/>
    <w:rsid w:val="009B6803"/>
    <w:rsid w:val="009D32B9"/>
    <w:rsid w:val="009D62E5"/>
    <w:rsid w:val="009D7707"/>
    <w:rsid w:val="009E2259"/>
    <w:rsid w:val="009F1E48"/>
    <w:rsid w:val="009F5454"/>
    <w:rsid w:val="00A019EA"/>
    <w:rsid w:val="00A13FB2"/>
    <w:rsid w:val="00A361B0"/>
    <w:rsid w:val="00A37203"/>
    <w:rsid w:val="00A849E5"/>
    <w:rsid w:val="00AA1064"/>
    <w:rsid w:val="00AA1D8D"/>
    <w:rsid w:val="00AB2CB6"/>
    <w:rsid w:val="00AC4B93"/>
    <w:rsid w:val="00AD548E"/>
    <w:rsid w:val="00AD59A7"/>
    <w:rsid w:val="00AE3BF9"/>
    <w:rsid w:val="00B029CE"/>
    <w:rsid w:val="00B03ED3"/>
    <w:rsid w:val="00B113AF"/>
    <w:rsid w:val="00B3149B"/>
    <w:rsid w:val="00B446C4"/>
    <w:rsid w:val="00B4655C"/>
    <w:rsid w:val="00B46B89"/>
    <w:rsid w:val="00B47730"/>
    <w:rsid w:val="00B53890"/>
    <w:rsid w:val="00B92288"/>
    <w:rsid w:val="00BB7ED0"/>
    <w:rsid w:val="00BC1C84"/>
    <w:rsid w:val="00BE1547"/>
    <w:rsid w:val="00BE16FD"/>
    <w:rsid w:val="00C0150C"/>
    <w:rsid w:val="00C076D5"/>
    <w:rsid w:val="00C12611"/>
    <w:rsid w:val="00C151EE"/>
    <w:rsid w:val="00C16046"/>
    <w:rsid w:val="00C22CC4"/>
    <w:rsid w:val="00C335DE"/>
    <w:rsid w:val="00C5665F"/>
    <w:rsid w:val="00C74F1B"/>
    <w:rsid w:val="00C75667"/>
    <w:rsid w:val="00C9180C"/>
    <w:rsid w:val="00CA13C1"/>
    <w:rsid w:val="00CA362A"/>
    <w:rsid w:val="00CA7FEA"/>
    <w:rsid w:val="00CB0664"/>
    <w:rsid w:val="00CB69C7"/>
    <w:rsid w:val="00CC5A73"/>
    <w:rsid w:val="00CD5ED6"/>
    <w:rsid w:val="00CF64A7"/>
    <w:rsid w:val="00D2211B"/>
    <w:rsid w:val="00D3306E"/>
    <w:rsid w:val="00D40637"/>
    <w:rsid w:val="00D56C0B"/>
    <w:rsid w:val="00D66001"/>
    <w:rsid w:val="00D721D7"/>
    <w:rsid w:val="00D77A52"/>
    <w:rsid w:val="00D94E07"/>
    <w:rsid w:val="00DA73AB"/>
    <w:rsid w:val="00DB4838"/>
    <w:rsid w:val="00DC5894"/>
    <w:rsid w:val="00DC58E2"/>
    <w:rsid w:val="00DD35A6"/>
    <w:rsid w:val="00DD43A9"/>
    <w:rsid w:val="00DE36E7"/>
    <w:rsid w:val="00DF71EA"/>
    <w:rsid w:val="00E23CE0"/>
    <w:rsid w:val="00E37B9F"/>
    <w:rsid w:val="00E46617"/>
    <w:rsid w:val="00E5373A"/>
    <w:rsid w:val="00E6204E"/>
    <w:rsid w:val="00E710A6"/>
    <w:rsid w:val="00E719AB"/>
    <w:rsid w:val="00EA1F42"/>
    <w:rsid w:val="00EC21B5"/>
    <w:rsid w:val="00EC2EA2"/>
    <w:rsid w:val="00EE140E"/>
    <w:rsid w:val="00EF19C1"/>
    <w:rsid w:val="00EF6198"/>
    <w:rsid w:val="00EF7CAD"/>
    <w:rsid w:val="00F17064"/>
    <w:rsid w:val="00F17B66"/>
    <w:rsid w:val="00F37CB2"/>
    <w:rsid w:val="00F56423"/>
    <w:rsid w:val="00F86310"/>
    <w:rsid w:val="00FA3988"/>
    <w:rsid w:val="00FB0808"/>
    <w:rsid w:val="00FC0502"/>
    <w:rsid w:val="00FC693F"/>
    <w:rsid w:val="00FE3282"/>
    <w:rsid w:val="00FE37AA"/>
    <w:rsid w:val="00FE3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36E19"/>
  <w14:defaultImageDpi w14:val="300"/>
  <w15:docId w15:val="{4F3D955C-55FE-4EC5-BCB7-8580217D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color w:val="1A1A1A"/>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00AC1234"/>
    <w:pPr>
      <w:tabs>
        <w:tab w:val="right" w:leader="dot" w:pos="9360"/>
      </w:tabs>
      <w:spacing w:before="80" w:after="80"/>
    </w:pPr>
    <w:rPr>
      <w:b/>
      <w:color w:val="0B1F3A"/>
    </w:rPr>
  </w:style>
  <w:style w:type="paragraph" w:styleId="TOC2">
    <w:name w:val="toc 2"/>
    <w:basedOn w:val="Normal"/>
    <w:next w:val="Normal"/>
    <w:uiPriority w:val="39"/>
    <w:unhideWhenUsed/>
    <w:rsid w:val="00AC1235"/>
    <w:pPr>
      <w:tabs>
        <w:tab w:val="right" w:leader="dot" w:pos="9360"/>
      </w:tabs>
      <w:spacing w:before="40" w:after="40"/>
      <w:ind w:left="360"/>
    </w:pPr>
    <w:rPr>
      <w:color w:val="1E293B"/>
      <w:sz w:val="20"/>
    </w:rPr>
  </w:style>
  <w:style w:type="character" w:styleId="Hyperlink">
    <w:name w:val="Hyperlink"/>
    <w:basedOn w:val="DefaultParagraphFont"/>
    <w:uiPriority w:val="99"/>
    <w:unhideWhenUsed/>
    <w:rsid w:val="00235EAA"/>
    <w:rPr>
      <w:color w:val="0000FF" w:themeColor="hyperlink"/>
      <w:u w:val="single"/>
    </w:rPr>
  </w:style>
  <w:style w:type="paragraph" w:styleId="Revision">
    <w:name w:val="Revision"/>
    <w:hidden/>
    <w:uiPriority w:val="99"/>
    <w:semiHidden/>
    <w:rsid w:val="00DD35A6"/>
    <w:pPr>
      <w:spacing w:after="0" w:line="240" w:lineRule="auto"/>
    </w:pPr>
    <w:rPr>
      <w:rFonts w:ascii="Calibri" w:eastAsia="Calibri" w:hAnsi="Calibri" w:cs="Calibri"/>
      <w:color w:val="1A1A1A"/>
    </w:rPr>
  </w:style>
  <w:style w:type="character" w:styleId="CommentReference">
    <w:name w:val="annotation reference"/>
    <w:basedOn w:val="DefaultParagraphFont"/>
    <w:uiPriority w:val="99"/>
    <w:semiHidden/>
    <w:unhideWhenUsed/>
    <w:rsid w:val="00DE36E7"/>
    <w:rPr>
      <w:sz w:val="16"/>
      <w:szCs w:val="16"/>
    </w:rPr>
  </w:style>
  <w:style w:type="paragraph" w:styleId="CommentText">
    <w:name w:val="annotation text"/>
    <w:basedOn w:val="Normal"/>
    <w:link w:val="CommentTextChar"/>
    <w:uiPriority w:val="99"/>
    <w:unhideWhenUsed/>
    <w:rsid w:val="00DE36E7"/>
    <w:pPr>
      <w:spacing w:line="240" w:lineRule="auto"/>
    </w:pPr>
    <w:rPr>
      <w:sz w:val="20"/>
      <w:szCs w:val="20"/>
    </w:rPr>
  </w:style>
  <w:style w:type="character" w:customStyle="1" w:styleId="CommentTextChar">
    <w:name w:val="Comment Text Char"/>
    <w:basedOn w:val="DefaultParagraphFont"/>
    <w:link w:val="CommentText"/>
    <w:uiPriority w:val="99"/>
    <w:rsid w:val="00DE36E7"/>
    <w:rPr>
      <w:rFonts w:ascii="Calibri" w:eastAsia="Calibri" w:hAnsi="Calibri" w:cs="Calibri"/>
      <w:color w:val="1A1A1A"/>
      <w:sz w:val="20"/>
      <w:szCs w:val="20"/>
    </w:rPr>
  </w:style>
  <w:style w:type="paragraph" w:styleId="CommentSubject">
    <w:name w:val="annotation subject"/>
    <w:basedOn w:val="CommentText"/>
    <w:next w:val="CommentText"/>
    <w:link w:val="CommentSubjectChar"/>
    <w:uiPriority w:val="99"/>
    <w:semiHidden/>
    <w:unhideWhenUsed/>
    <w:rsid w:val="00DE36E7"/>
    <w:rPr>
      <w:b/>
      <w:bCs/>
    </w:rPr>
  </w:style>
  <w:style w:type="character" w:customStyle="1" w:styleId="CommentSubjectChar">
    <w:name w:val="Comment Subject Char"/>
    <w:basedOn w:val="CommentTextChar"/>
    <w:link w:val="CommentSubject"/>
    <w:uiPriority w:val="99"/>
    <w:semiHidden/>
    <w:rsid w:val="00DE36E7"/>
    <w:rPr>
      <w:rFonts w:ascii="Calibri" w:eastAsia="Calibri" w:hAnsi="Calibri" w:cs="Calibri"/>
      <w:b/>
      <w:bCs/>
      <w:color w:val="1A1A1A"/>
      <w:sz w:val="20"/>
      <w:szCs w:val="20"/>
    </w:rPr>
  </w:style>
  <w:style w:type="character" w:styleId="Mention">
    <w:name w:val="Mention"/>
    <w:basedOn w:val="DefaultParagraphFont"/>
    <w:uiPriority w:val="99"/>
    <w:unhideWhenUsed/>
    <w:rsid w:val="00F37CB2"/>
    <w:rPr>
      <w:color w:val="2B579A"/>
      <w:shd w:val="clear" w:color="auto" w:fill="E1DFDD"/>
    </w:rPr>
  </w:style>
  <w:style w:type="character" w:styleId="LineNumber">
    <w:name w:val="line number"/>
    <w:basedOn w:val="DefaultParagraphFont"/>
    <w:uiPriority w:val="99"/>
    <w:semiHidden/>
    <w:unhideWhenUsed/>
    <w:rsid w:val="009D62E5"/>
  </w:style>
  <w:style w:type="paragraph" w:customStyle="1" w:styleId="pf0">
    <w:name w:val="pf0"/>
    <w:basedOn w:val="Normal"/>
    <w:rsid w:val="00953C2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f01">
    <w:name w:val="cf01"/>
    <w:basedOn w:val="DefaultParagraphFont"/>
    <w:rsid w:val="00953C2F"/>
    <w:rPr>
      <w:rFonts w:ascii="Segoe UI" w:hAnsi="Segoe UI" w:cs="Segoe UI" w:hint="default"/>
      <w:color w:val="1A1A1A"/>
      <w:sz w:val="18"/>
      <w:szCs w:val="18"/>
    </w:rPr>
  </w:style>
  <w:style w:type="paragraph" w:customStyle="1" w:styleId="Bullet1">
    <w:name w:val="Bullet 1"/>
    <w:basedOn w:val="Normal"/>
    <w:link w:val="Bullet1Char"/>
    <w:qFormat/>
    <w:rsid w:val="00284250"/>
    <w:pPr>
      <w:numPr>
        <w:numId w:val="13"/>
      </w:numPr>
      <w:spacing w:after="0" w:line="240" w:lineRule="auto"/>
      <w:contextualSpacing/>
      <w:jc w:val="both"/>
    </w:pPr>
    <w:rPr>
      <w:rFonts w:asciiTheme="majorHAnsi" w:eastAsiaTheme="minorEastAsia" w:hAnsiTheme="majorHAnsi" w:cstheme="minorHAnsi"/>
      <w:color w:val="auto"/>
      <w:sz w:val="20"/>
      <w:szCs w:val="20"/>
    </w:rPr>
  </w:style>
  <w:style w:type="character" w:customStyle="1" w:styleId="Bullet1Char">
    <w:name w:val="Bullet 1 Char"/>
    <w:basedOn w:val="DefaultParagraphFont"/>
    <w:link w:val="Bullet1"/>
    <w:rsid w:val="00284250"/>
    <w:rPr>
      <w:rFonts w:asciiTheme="majorHAnsi" w:hAnsiTheme="majorHAnsi" w:cstheme="minorHAnsi"/>
      <w:sz w:val="20"/>
      <w:szCs w:val="20"/>
    </w:rPr>
  </w:style>
  <w:style w:type="paragraph" w:customStyle="1" w:styleId="Bullet2">
    <w:name w:val="Bullet 2"/>
    <w:basedOn w:val="Bullet1"/>
    <w:qFormat/>
    <w:rsid w:val="00284250"/>
    <w:pPr>
      <w:numPr>
        <w:ilvl w:val="1"/>
      </w:numPr>
      <w:tabs>
        <w:tab w:val="num" w:pos="360"/>
      </w:tabs>
      <w:ind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ea10e7c1-45f6-45a6-9220-470b2ac38f45">DOCID-202112391-25700</_dlc_DocId>
    <SN_x0020_Document_x0020_ID xmlns="d1ffb523-bb88-49c4-b429-725e751bd64a" xsi:nil="true"/>
    <_dlc_DocIdUrl xmlns="ea10e7c1-45f6-45a6-9220-470b2ac38f45">
      <Url>https://itecsfederal.sharepoint.com/teams/MissionSolutions/ISM/_layouts/15/DocIdRedir.aspx?ID=DOCID-202112391-25700</Url>
      <Description>DOCID-202112391-25700</Description>
    </_dlc_DocIdUrl>
    <lcf76f155ced4ddcb4097134ff3c332f xmlns="d1ffb523-bb88-49c4-b429-725e751bd64a">
      <Terms xmlns="http://schemas.microsoft.com/office/infopath/2007/PartnerControls"/>
    </lcf76f155ced4ddcb4097134ff3c332f>
    <TaxCatchAll xmlns="ea10e7c1-45f6-45a6-9220-470b2ac38f4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D7B5FE-7CA7-469B-8EE1-B3CFDAA6F0EC}">
  <ds:schemaRefs>
    <ds:schemaRef ds:uri="http://schemas.microsoft.com/office/2006/metadata/properties"/>
    <ds:schemaRef ds:uri="http://schemas.microsoft.com/office/infopath/2007/PartnerControls"/>
    <ds:schemaRef ds:uri="ea10e7c1-45f6-45a6-9220-470b2ac38f45"/>
    <ds:schemaRef ds:uri="d1ffb523-bb88-49c4-b429-725e751bd64a"/>
  </ds:schemaRefs>
</ds:datastoreItem>
</file>

<file path=customXml/itemProps2.xml><?xml version="1.0" encoding="utf-8"?>
<ds:datastoreItem xmlns:ds="http://schemas.openxmlformats.org/officeDocument/2006/customXml" ds:itemID="{5C0628A1-C652-4E09-8BB5-9318E77C9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fb523-bb88-49c4-b429-725e751bd64a"/>
    <ds:schemaRef ds:uri="ea10e7c1-45f6-45a6-9220-470b2ac38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A3B6C50-9C34-41F1-9677-DA97426389EA}">
  <ds:schemaRefs>
    <ds:schemaRef ds:uri="http://schemas.microsoft.com/sharepoint/events"/>
  </ds:schemaRefs>
</ds:datastoreItem>
</file>

<file path=customXml/itemProps5.xml><?xml version="1.0" encoding="utf-8"?>
<ds:datastoreItem xmlns:ds="http://schemas.openxmlformats.org/officeDocument/2006/customXml" ds:itemID="{80E635A2-61EE-4B47-B340-A85CE15CCF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29</Pages>
  <Words>8423</Words>
  <Characters>51633</Characters>
  <Application>Microsoft Office Word</Application>
  <DocSecurity>0</DocSecurity>
  <Lines>1323</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Hislop</cp:lastModifiedBy>
  <cp:revision>5</cp:revision>
  <dcterms:created xsi:type="dcterms:W3CDTF">2026-05-15T20:13:00Z</dcterms:created>
  <dcterms:modified xsi:type="dcterms:W3CDTF">2026-05-18T15:25:00Z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0x010100DC18AF536E63484A9B73CECC96E010FF</vt:lpwstr>
  </property>
  <property fmtid="{D5CDD505-2E9C-101B-9397-08002B2CF9AE}" pid="4" name="_dlc_DocIdItemGuid">
    <vt:lpwstr>60043520-d630-4961-809b-d4d3c282d92a</vt:lpwstr>
  </property>
</Properties>
</file>