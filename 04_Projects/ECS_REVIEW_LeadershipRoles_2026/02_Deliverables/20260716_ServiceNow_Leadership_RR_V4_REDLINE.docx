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D7916" w14:textId="32743AAA" w:rsidR="00E7079D" w:rsidRPr="008800D9" w:rsidRDefault="006663C3" w:rsidP="00C466A4">
      <w:pPr>
        <w:pStyle w:val="Heading1"/>
        <w:jc w:val="center"/>
      </w:pPr>
      <w:r>
        <w:t xml:space="preserve">Integrated Solutions / ServiceNow Team Leadership</w:t>
        <w:br/>
        <w:t>Roles and Responsibilities</w:t>
      </w:r>
    </w:p>
    <w:p w14:paraId="35CB325C" w14:textId="77777777" w:rsidR="00E7079D" w:rsidRDefault="00630E98" w:rsidP="00C466A4">
      <w:pPr>
        <w:pStyle w:val="Heading1"/>
        <w:jc w:val="center"/>
      </w:pPr>
      <w:r>
        <w:t>Revised Future-State Role Charters and FTE Capacity Assessment</w:t>
      </w:r>
    </w:p>
    <w:p w14:paraId="629541C4" w14:textId="77777777" w:rsidR="00C466A4" w:rsidRDefault="00C466A4" w:rsidP="00C466A4"/>
    <w:p w14:paraId="58C56A9A" w14:textId="69619954" w:rsidR="00C466A4" w:rsidRDefault="00C466A4" w:rsidP="00C466A4">
      <w:pPr>
        <w:pStyle w:val="Heading1"/>
        <w:jc w:val="center"/>
      </w:pPr>
      <w:r>
        <w:t>2026-07-15</w:t>
      </w:r>
    </w:p>
    <w:p w14:paraId="0CB802F8" w14:textId="77777777" w:rsidR="006663C3" w:rsidRDefault="006663C3" w:rsidP="006663C3"/>
    <w:p w14:paraId="36049918" w14:textId="1FB4B6BF" w:rsidR="006663C3" w:rsidRPr="006663C3" w:rsidRDefault="006663C3" w:rsidP="006663C3">
      <w:pPr>
        <w:pStyle w:val="Heading2"/>
        <w:jc w:val="center"/>
      </w:pPr>
      <w:del w:id="9001" w:author="Timothy Hislop" w:date="2026-07-16T12:00:00Z">
        <w:r>
          <w:delText xml:space="preserve">V3</w:delText>
        </w:r>
      </w:del>
      <w:ins w:id="9002" w:author="Timothy Hislop" w:date="2026-07-16T12:00:00Z">
        <w:r>
          <w:t xml:space="preserve">V4</w:t>
        </w:r>
      </w:ins>
      <w:r>
        <w:t xml:space="preserve"> – Proposed (Not Yet Approved)</w:t>
      </w:r>
      <w:ins w:id="9003" w:author="Timothy Hislop" w:date="2026-07-16T12:00:00Z">
        <w:r>
          <w:t xml:space="preserve"> — Delivery Lead Revisions, T. Hislop 2026-07-16</w:t>
        </w:r>
      </w:ins>
    </w:p>
    <w:p w14:paraId="2159139C" w14:textId="77777777" w:rsidR="00E7079D" w:rsidRPr="008800D9" w:rsidRDefault="00630E98" w:rsidP="008800D9">
      <w:r>
        <w:br w:type="page"/>
      </w:r>
    </w:p>
    <w:p w14:paraId="7152088F" w14:textId="77777777" w:rsidR="00E7079D" w:rsidRPr="00C466A4" w:rsidRDefault="00630E98" w:rsidP="00C466A4">
      <w:pPr>
        <w:pStyle w:val="Heading1"/>
      </w:pPr>
      <w:r>
        <w:t>Executive Assessment</w:t>
      </w:r>
    </w:p>
    <w:p w14:paraId="1033D637" w14:textId="77777777" w:rsidR="00E7079D" w:rsidRPr="008800D9" w:rsidRDefault="00630E98" w:rsidP="008800D9">
      <w:r>
        <w:t xml:space="preserve">The revised model uses a simple domain rule: the Practice Lead owns the business; Sales owns new opportunity creation; Technical Pre-Sales owns the pre-award technical solution; </w:t>
      </w:r>
      <w:del w:id="9004" w:author="Timothy Hislop" w:date="2026-07-16T12:00:00Z">
        <w:r>
          <w:delText xml:space="preserve">the Lead Architect owns technical architecture and standards; the PMO owns project controls; Delivery owns execution and customer outcomes;</w:delText>
        </w:r>
      </w:del>
      <w:ins w:id="9005" w:author="Timothy Hislop" w:date="2026-07-16T12:00:00Z">
        <w:r>
          <w:t xml:space="preserve">the Delivery Lead owns all of delivery — execution and customer outcomes, project controls through the PMO, and technical architecture and standards through the Lead Architect — plus growth within existing accounts;</w:t>
        </w:r>
      </w:ins>
      <w:r>
        <w:t xml:space="preserve"> and Operations owns the business machinery and cross-functional workflow.</w:t>
      </w:r>
      <w:ins w:id="9006" w:author="Timothy Hislop" w:date="2026-07-16T12:00:00Z">
        <w:r>
          <w:t xml:space="preserve"> The Delivery Lead is the single point of accountability for delivery outcomes and holds the deliverability gate: no bid, proposal, or change request is submitted without the Delivery Lead’s certification that the work can be delivered as scoped, staffed, and priced. All pricing flows through the Delivery Lead, who owns pricing strategy and hours; the Practice Lead approves final rates and margin. Every function is the accountable owner of its domain: accountability is shared across the leadership team, but each decision has exactly one owner.</w:t>
        </w:r>
      </w:ins>
    </w:p>
    <w:p w14:paraId="15277833" w14:textId="77777777" w:rsidR="00E7079D" w:rsidRPr="00C466A4" w:rsidRDefault="00630E98" w:rsidP="007F0344">
      <w:pPr>
        <w:pStyle w:val="Heading2"/>
      </w:pPr>
      <w:r>
        <w:t>Core Ownership Model</w:t>
      </w:r>
    </w:p>
    <w:tbl>
      <w:tblPr>
        <w:tblStyle w:val="TableGrid"/>
        <w:tblW w:w="0" w:type="auto"/>
        <w:jc w:val="center"/>
        <w:tblLook w:val="04A0" w:firstRow="1" w:lastRow="0" w:firstColumn="1" w:lastColumn="0" w:noHBand="0" w:noVBand="1"/>
      </w:tblPr>
      <w:tblGrid>
        <w:gridCol w:w="1434"/>
        <w:gridCol w:w="5605"/>
        <w:gridCol w:w="3363"/>
      </w:tblGrid>
      <w:tr w:rsidR="00E7079D" w:rsidRPr="00C466A4" w14:paraId="5F58A9E3" w14:textId="77777777" w:rsidTr="00D17063">
        <w:trPr>
          <w:tblHeader/>
          <w:jc w:val="center"/>
        </w:trPr>
        <w:tc>
          <w:tcPr>
            <w:tcW w:w="0" w:type="auto"/>
            <w:shd w:val="clear" w:color="auto" w:fill="1F4E78"/>
            <w:tcMar>
              <w:top w:w="55" w:type="dxa"/>
              <w:left w:w="60" w:type="dxa"/>
              <w:bottom w:w="55" w:type="dxa"/>
              <w:right w:w="60" w:type="dxa"/>
            </w:tcMar>
            <w:vAlign w:val="center"/>
          </w:tcPr>
          <w:p w14:paraId="263AEC69" w14:textId="77777777" w:rsidR="00E7079D" w:rsidRPr="00C466A4" w:rsidRDefault="00630E98" w:rsidP="00C466A4">
            <w:pPr>
              <w:spacing w:after="0" w:line="240" w:lineRule="auto"/>
              <w:rPr>
                <w:color w:val="FFFFFF" w:themeColor="background1"/>
              </w:rPr>
            </w:pPr>
            <w:r>
              <w:rPr>
                <w:color w:val="FFFFFF" w:themeColor="background1"/>
              </w:rPr>
              <w:t>Role</w:t>
            </w:r>
          </w:p>
        </w:tc>
        <w:tc>
          <w:tcPr>
            <w:tcW w:w="0" w:type="auto"/>
            <w:shd w:val="clear" w:color="auto" w:fill="1F4E78"/>
            <w:tcMar>
              <w:top w:w="55" w:type="dxa"/>
              <w:left w:w="60" w:type="dxa"/>
              <w:bottom w:w="55" w:type="dxa"/>
              <w:right w:w="60" w:type="dxa"/>
            </w:tcMar>
            <w:vAlign w:val="center"/>
          </w:tcPr>
          <w:p w14:paraId="3D8C2E3E" w14:textId="77777777" w:rsidR="00E7079D" w:rsidRPr="00C466A4" w:rsidRDefault="00630E98" w:rsidP="00C466A4">
            <w:pPr>
              <w:spacing w:after="0" w:line="240" w:lineRule="auto"/>
              <w:rPr>
                <w:color w:val="FFFFFF" w:themeColor="background1"/>
              </w:rPr>
            </w:pPr>
            <w:r>
              <w:rPr>
                <w:color w:val="FFFFFF" w:themeColor="background1"/>
              </w:rPr>
              <w:t>Primary ownership</w:t>
            </w:r>
          </w:p>
        </w:tc>
        <w:tc>
          <w:tcPr>
            <w:tcW w:w="0" w:type="auto"/>
            <w:shd w:val="clear" w:color="auto" w:fill="1F4E78"/>
            <w:tcMar>
              <w:top w:w="55" w:type="dxa"/>
              <w:left w:w="60" w:type="dxa"/>
              <w:bottom w:w="55" w:type="dxa"/>
              <w:right w:w="60" w:type="dxa"/>
            </w:tcMar>
            <w:vAlign w:val="center"/>
          </w:tcPr>
          <w:p w14:paraId="45D6DFE8" w14:textId="77777777" w:rsidR="00E7079D" w:rsidRPr="00C466A4" w:rsidRDefault="00630E98" w:rsidP="00C466A4">
            <w:pPr>
              <w:spacing w:after="0" w:line="240" w:lineRule="auto"/>
              <w:rPr>
                <w:color w:val="FFFFFF" w:themeColor="background1"/>
              </w:rPr>
            </w:pPr>
            <w:r>
              <w:rPr>
                <w:color w:val="FFFFFF" w:themeColor="background1"/>
              </w:rPr>
              <w:t>Does not own</w:t>
            </w:r>
          </w:p>
        </w:tc>
      </w:tr>
      <w:tr w:rsidR="00E7079D" w:rsidRPr="008800D9" w14:paraId="4365C02E" w14:textId="77777777" w:rsidTr="00D17063">
        <w:trPr>
          <w:jc w:val="center"/>
        </w:trPr>
        <w:tc>
          <w:tcPr>
            <w:tcW w:w="0" w:type="auto"/>
            <w:tcMar>
              <w:top w:w="55" w:type="dxa"/>
              <w:left w:w="60" w:type="dxa"/>
              <w:bottom w:w="55" w:type="dxa"/>
              <w:right w:w="60" w:type="dxa"/>
            </w:tcMar>
            <w:vAlign w:val="center"/>
          </w:tcPr>
          <w:p w14:paraId="677A44CD" w14:textId="77777777" w:rsidR="00E7079D" w:rsidRPr="008800D9" w:rsidRDefault="00630E98" w:rsidP="00C466A4">
            <w:pPr>
              <w:spacing w:after="0" w:line="240" w:lineRule="auto"/>
            </w:pPr>
            <w:r>
              <w:t>Practice Lead</w:t>
            </w:r>
          </w:p>
        </w:tc>
        <w:tc>
          <w:tcPr>
            <w:tcW w:w="0" w:type="auto"/>
            <w:tcMar>
              <w:top w:w="55" w:type="dxa"/>
              <w:left w:w="60" w:type="dxa"/>
              <w:bottom w:w="55" w:type="dxa"/>
              <w:right w:w="60" w:type="dxa"/>
            </w:tcMar>
            <w:vAlign w:val="center"/>
          </w:tcPr>
          <w:p w14:paraId="58AE566C" w14:textId="77777777" w:rsidR="00E7079D" w:rsidRPr="008800D9" w:rsidRDefault="00630E98" w:rsidP="00C466A4">
            <w:pPr>
              <w:spacing w:after="0" w:line="240" w:lineRule="auto"/>
            </w:pPr>
            <w:del w:id="9007" w:author="Timothy Hislop" w:date="2026-07-16T12:00:00Z">
              <w:r>
                <w:delText xml:space="preserve">Strategy, P&amp;L, integrated priorities, organizational capability, and final cross-functional decisions</w:delText>
              </w:r>
            </w:del>
            <w:ins w:id="9008" w:author="Timothy Hislop" w:date="2026-07-16T12:00:00Z">
              <w:r>
                <w:t xml:space="preserve">Strategy, P&amp;L, investment priorities, partner and alliance relationships, final rate and margin approval, independent oversight of delivery health, and final arbitration of cross-functional conflicts</w:t>
              </w:r>
            </w:ins>
          </w:p>
        </w:tc>
        <w:tc>
          <w:tcPr>
            <w:tcW w:w="0" w:type="auto"/>
            <w:tcMar>
              <w:top w:w="55" w:type="dxa"/>
              <w:left w:w="60" w:type="dxa"/>
              <w:bottom w:w="55" w:type="dxa"/>
              <w:right w:w="60" w:type="dxa"/>
            </w:tcMar>
            <w:vAlign w:val="center"/>
          </w:tcPr>
          <w:p w14:paraId="333640EE" w14:textId="77777777" w:rsidR="00E7079D" w:rsidRPr="008800D9" w:rsidRDefault="00630E98" w:rsidP="00C466A4">
            <w:pPr>
              <w:spacing w:after="0" w:line="240" w:lineRule="auto"/>
            </w:pPr>
            <w:r>
              <w:t xml:space="preserve">Routine functional execution</w:t>
            </w:r>
            <w:ins w:id="9009" w:author="Timothy Hislop" w:date="2026-07-16T12:00:00Z">
              <w:r>
                <w:t xml:space="preserve">, delivery execution decisions, hours or staffing composition, or direct changes to delivery commitments (route through the Delivery Lead)</w:t>
              </w:r>
            </w:ins>
          </w:p>
        </w:tc>
      </w:tr>
      <w:tr w:rsidR="00E7079D" w:rsidRPr="008800D9" w14:paraId="13F64745" w14:textId="77777777" w:rsidTr="00D17063">
        <w:trPr>
          <w:jc w:val="center"/>
        </w:trPr>
        <w:tc>
          <w:tcPr>
            <w:tcW w:w="0" w:type="auto"/>
            <w:tcMar>
              <w:top w:w="55" w:type="dxa"/>
              <w:left w:w="60" w:type="dxa"/>
              <w:bottom w:w="55" w:type="dxa"/>
              <w:right w:w="60" w:type="dxa"/>
            </w:tcMar>
            <w:vAlign w:val="center"/>
          </w:tcPr>
          <w:p w14:paraId="318A76C2" w14:textId="77777777" w:rsidR="00E7079D" w:rsidRPr="008800D9" w:rsidRDefault="00630E98" w:rsidP="00C466A4">
            <w:pPr>
              <w:spacing w:after="0" w:line="240" w:lineRule="auto"/>
            </w:pPr>
            <w:r>
              <w:t>Sales Representative</w:t>
            </w:r>
          </w:p>
        </w:tc>
        <w:tc>
          <w:tcPr>
            <w:tcW w:w="0" w:type="auto"/>
            <w:tcMar>
              <w:top w:w="55" w:type="dxa"/>
              <w:left w:w="60" w:type="dxa"/>
              <w:bottom w:w="55" w:type="dxa"/>
              <w:right w:w="60" w:type="dxa"/>
            </w:tcMar>
            <w:vAlign w:val="center"/>
          </w:tcPr>
          <w:p w14:paraId="27FAC659" w14:textId="77777777" w:rsidR="00E7079D" w:rsidRPr="008800D9" w:rsidRDefault="00630E98" w:rsidP="00C466A4">
            <w:pPr>
              <w:spacing w:after="0" w:line="240" w:lineRule="auto"/>
            </w:pPr>
            <w:r>
              <w:t>New-logo and whitespace opportunity creation, relationships, qualification, and pipeline</w:t>
            </w:r>
          </w:p>
        </w:tc>
        <w:tc>
          <w:tcPr>
            <w:tcW w:w="0" w:type="auto"/>
            <w:tcMar>
              <w:top w:w="55" w:type="dxa"/>
              <w:left w:w="60" w:type="dxa"/>
              <w:bottom w:w="55" w:type="dxa"/>
              <w:right w:w="60" w:type="dxa"/>
            </w:tcMar>
            <w:vAlign w:val="center"/>
          </w:tcPr>
          <w:p w14:paraId="5A97FDF3" w14:textId="77777777" w:rsidR="00E7079D" w:rsidRPr="008800D9" w:rsidRDefault="00630E98" w:rsidP="00C466A4">
            <w:pPr>
              <w:spacing w:after="0" w:line="240" w:lineRule="auto"/>
            </w:pPr>
            <w:r>
              <w:t xml:space="preserve">Existing-account delivery growth, technical design, or delivery commitments</w:t>
            </w:r>
            <w:ins w:id="9010" w:author="Timothy Hislop" w:date="2026-07-16T12:00:00Z">
              <w:r>
                <w:t xml:space="preserve">, or pricing commitments of any kind (including verbal ranges)</w:t>
              </w:r>
            </w:ins>
          </w:p>
        </w:tc>
      </w:tr>
      <w:tr w:rsidR="00E7079D" w:rsidRPr="008800D9" w14:paraId="047BD1F9" w14:textId="77777777" w:rsidTr="00D17063">
        <w:trPr>
          <w:jc w:val="center"/>
        </w:trPr>
        <w:tc>
          <w:tcPr>
            <w:tcW w:w="0" w:type="auto"/>
            <w:tcMar>
              <w:top w:w="55" w:type="dxa"/>
              <w:left w:w="60" w:type="dxa"/>
              <w:bottom w:w="55" w:type="dxa"/>
              <w:right w:w="60" w:type="dxa"/>
            </w:tcMar>
            <w:vAlign w:val="center"/>
          </w:tcPr>
          <w:p w14:paraId="6A18DC6F" w14:textId="77777777" w:rsidR="00E7079D" w:rsidRPr="008800D9" w:rsidRDefault="00630E98" w:rsidP="00C466A4">
            <w:pPr>
              <w:spacing w:after="0" w:line="240" w:lineRule="auto"/>
            </w:pPr>
            <w:r>
              <w:t xml:space="preserve">Technical Pre-Sales</w:t>
            </w:r>
          </w:p>
        </w:tc>
        <w:tc>
          <w:tcPr>
            <w:tcW w:w="0" w:type="auto"/>
            <w:tcMar>
              <w:top w:w="55" w:type="dxa"/>
              <w:left w:w="60" w:type="dxa"/>
              <w:bottom w:w="55" w:type="dxa"/>
              <w:right w:w="60" w:type="dxa"/>
            </w:tcMar>
            <w:vAlign w:val="center"/>
          </w:tcPr>
          <w:p w14:paraId="56CD7B45" w14:textId="77777777" w:rsidR="00E7079D" w:rsidRPr="008800D9" w:rsidRDefault="00630E98" w:rsidP="00C466A4">
            <w:pPr>
              <w:spacing w:after="0" w:line="240" w:lineRule="auto"/>
            </w:pPr>
            <w:r>
              <w:t xml:space="preserve">Pre-award technical discovery, solution baseline, demos, and technical proposal content</w:t>
            </w:r>
            <w:ins w:id="9011" w:author="Timothy Hislop" w:date="2026-07-16T12:00:00Z">
              <w:r>
                <w:t xml:space="preserve">, and draft LOE input</w:t>
              </w:r>
            </w:ins>
          </w:p>
        </w:tc>
        <w:tc>
          <w:tcPr>
            <w:tcW w:w="0" w:type="auto"/>
            <w:tcMar>
              <w:top w:w="55" w:type="dxa"/>
              <w:left w:w="60" w:type="dxa"/>
              <w:bottom w:w="55" w:type="dxa"/>
              <w:right w:w="60" w:type="dxa"/>
            </w:tcMar>
            <w:vAlign w:val="center"/>
          </w:tcPr>
          <w:p w14:paraId="23FEE3F4" w14:textId="77777777" w:rsidR="00E7079D" w:rsidRPr="008800D9" w:rsidRDefault="00630E98" w:rsidP="00C466A4">
            <w:pPr>
              <w:spacing w:after="0" w:line="240" w:lineRule="auto"/>
            </w:pPr>
            <w:del w:id="9012" w:author="Timothy Hislop" w:date="2026-07-16T12:00:00Z">
              <w:r>
                <w:delText xml:space="preserve">Post-award design authority or final commercial commitments</w:delText>
              </w:r>
            </w:del>
            <w:ins w:id="9013" w:author="Timothy Hislop" w:date="2026-07-16T12:00:00Z">
              <w:r>
                <w:t xml:space="preserve">Post-award design authority, final hours or pricing, or bid submission without Delivery Lead deliverability certification</w:t>
              </w:r>
            </w:ins>
          </w:p>
        </w:tc>
      </w:tr>
      <w:tr w:rsidR="00E7079D" w:rsidRPr="008800D9" w14:paraId="3A01BBBC" w14:textId="77777777" w:rsidTr="00D17063">
        <w:trPr>
          <w:jc w:val="center"/>
        </w:trPr>
        <w:tc>
          <w:tcPr>
            <w:tcW w:w="0" w:type="auto"/>
            <w:tcMar>
              <w:top w:w="55" w:type="dxa"/>
              <w:left w:w="60" w:type="dxa"/>
              <w:bottom w:w="55" w:type="dxa"/>
              <w:right w:w="60" w:type="dxa"/>
            </w:tcMar>
            <w:vAlign w:val="center"/>
          </w:tcPr>
          <w:p w14:paraId="1D32F821" w14:textId="77777777" w:rsidR="00E7079D" w:rsidRPr="008800D9" w:rsidRDefault="00630E98" w:rsidP="00C466A4">
            <w:pPr>
              <w:spacing w:after="0" w:line="240" w:lineRule="auto"/>
            </w:pPr>
            <w:r>
              <w:t>Lead Architect</w:t>
            </w:r>
          </w:p>
        </w:tc>
        <w:tc>
          <w:tcPr>
            <w:tcW w:w="0" w:type="auto"/>
            <w:tcMar>
              <w:top w:w="55" w:type="dxa"/>
              <w:left w:w="60" w:type="dxa"/>
              <w:bottom w:w="55" w:type="dxa"/>
              <w:right w:w="60" w:type="dxa"/>
            </w:tcMar>
            <w:vAlign w:val="center"/>
          </w:tcPr>
          <w:p w14:paraId="4765C615" w14:textId="77777777" w:rsidR="00E7079D" w:rsidRPr="008800D9" w:rsidRDefault="00630E98" w:rsidP="00C466A4">
            <w:pPr>
              <w:spacing w:after="0" w:line="240" w:lineRule="auto"/>
            </w:pPr>
            <w:r>
              <w:t xml:space="preserve">Architecture strategy, technical standards, design authority, technical quality, and technical capability</w:t>
            </w:r>
            <w:ins w:id="9014" w:author="Timothy Hislop" w:date="2026-07-16T12:00:00Z">
              <w:r>
                <w:t xml:space="preserve"> — design authority retained in full, exercised within the delivery organization with execution accountability to the Delivery Lead</w:t>
              </w:r>
            </w:ins>
          </w:p>
        </w:tc>
        <w:tc>
          <w:tcPr>
            <w:tcW w:w="0" w:type="auto"/>
            <w:tcMar>
              <w:top w:w="55" w:type="dxa"/>
              <w:left w:w="60" w:type="dxa"/>
              <w:bottom w:w="55" w:type="dxa"/>
              <w:right w:w="60" w:type="dxa"/>
            </w:tcMar>
            <w:vAlign w:val="center"/>
          </w:tcPr>
          <w:p w14:paraId="266CE108" w14:textId="77777777" w:rsidR="00E7079D" w:rsidRPr="008800D9" w:rsidRDefault="00630E98" w:rsidP="00C466A4">
            <w:pPr>
              <w:spacing w:after="0" w:line="240" w:lineRule="auto"/>
            </w:pPr>
            <w:r>
              <w:t xml:space="preserve">Project controls, account ownership, or day-to-day delivery management</w:t>
            </w:r>
            <w:ins w:id="9015" w:author="Timothy Hislop" w:date="2026-07-16T12:00:00Z">
              <w:r>
                <w:t xml:space="preserve">, or unilateral approval of exceptions with cost, schedule, or customer impact (escalates to the Delivery Lead)</w:t>
              </w:r>
            </w:ins>
          </w:p>
        </w:tc>
      </w:tr>
      <w:tr w:rsidR="00E7079D" w:rsidRPr="008800D9" w14:paraId="5BDE4A5F" w14:textId="77777777" w:rsidTr="00D17063">
        <w:trPr>
          <w:jc w:val="center"/>
        </w:trPr>
        <w:tc>
          <w:tcPr>
            <w:tcW w:w="0" w:type="auto"/>
            <w:tcMar>
              <w:top w:w="55" w:type="dxa"/>
              <w:left w:w="60" w:type="dxa"/>
              <w:bottom w:w="55" w:type="dxa"/>
              <w:right w:w="60" w:type="dxa"/>
            </w:tcMar>
            <w:vAlign w:val="center"/>
          </w:tcPr>
          <w:p w14:paraId="6F8BEE3D" w14:textId="77777777" w:rsidR="00E7079D" w:rsidRPr="008800D9" w:rsidRDefault="00630E98" w:rsidP="00C466A4">
            <w:pPr>
              <w:spacing w:after="0" w:line="240" w:lineRule="auto"/>
            </w:pPr>
            <w:r>
              <w:t>PMO Lead</w:t>
            </w:r>
          </w:p>
        </w:tc>
        <w:tc>
          <w:tcPr>
            <w:tcW w:w="0" w:type="auto"/>
            <w:tcMar>
              <w:top w:w="55" w:type="dxa"/>
              <w:left w:w="60" w:type="dxa"/>
              <w:bottom w:w="55" w:type="dxa"/>
              <w:right w:w="60" w:type="dxa"/>
            </w:tcMar>
            <w:vAlign w:val="center"/>
          </w:tcPr>
          <w:p w14:paraId="663F9D48" w14:textId="77777777" w:rsidR="00E7079D" w:rsidRPr="008800D9" w:rsidRDefault="00630E98" w:rsidP="00C466A4">
            <w:pPr>
              <w:spacing w:after="0" w:line="240" w:lineRule="auto"/>
            </w:pPr>
            <w:del w:id="9016" w:author="Timothy Hislop" w:date="2026-07-16T12:00:00Z">
              <w:r>
                <w:delText xml:space="preserve">Project-management framework, health, RIDAC, change control, gates, PM capability, and recovery governance</w:delText>
              </w:r>
            </w:del>
            <w:ins w:id="9017" w:author="Timothy Hislop" w:date="2026-07-16T12:00:00Z">
              <w:r>
                <w:t xml:space="preserve">Project-management framework, health, RIDAC, change control, gates, PM capability, and recovery-process administration — reporting to the Delivery Lead</w:t>
              </w:r>
            </w:ins>
          </w:p>
        </w:tc>
        <w:tc>
          <w:tcPr>
            <w:tcW w:w="0" w:type="auto"/>
            <w:tcMar>
              <w:top w:w="55" w:type="dxa"/>
              <w:left w:w="60" w:type="dxa"/>
              <w:bottom w:w="55" w:type="dxa"/>
              <w:right w:w="60" w:type="dxa"/>
            </w:tcMar>
            <w:vAlign w:val="center"/>
          </w:tcPr>
          <w:p w14:paraId="3181CE90" w14:textId="77777777" w:rsidR="00E7079D" w:rsidRPr="008800D9" w:rsidRDefault="00630E98" w:rsidP="00C466A4">
            <w:pPr>
              <w:spacing w:after="0" w:line="240" w:lineRule="auto"/>
            </w:pPr>
            <w:r>
              <w:t xml:space="preserve">Technical methodology, customer account strategy, or all-resource staffing</w:t>
            </w:r>
            <w:ins w:id="9018" w:author="Timothy Hislop" w:date="2026-07-16T12:00:00Z">
              <w:r>
                <w:t xml:space="preserve">, or recovery decisions (made by the Delivery Lead)</w:t>
              </w:r>
            </w:ins>
          </w:p>
        </w:tc>
      </w:tr>
      <w:tr w:rsidR="00E7079D" w:rsidRPr="008800D9" w14:paraId="74BB773D" w14:textId="77777777" w:rsidTr="00D17063">
        <w:trPr>
          <w:jc w:val="center"/>
        </w:trPr>
        <w:tc>
          <w:tcPr>
            <w:tcW w:w="0" w:type="auto"/>
            <w:tcMar>
              <w:top w:w="55" w:type="dxa"/>
              <w:left w:w="60" w:type="dxa"/>
              <w:bottom w:w="55" w:type="dxa"/>
              <w:right w:w="60" w:type="dxa"/>
            </w:tcMar>
            <w:vAlign w:val="center"/>
          </w:tcPr>
          <w:p w14:paraId="79D7F31A" w14:textId="77777777" w:rsidR="00E7079D" w:rsidRPr="008800D9" w:rsidRDefault="00630E98" w:rsidP="00C466A4">
            <w:pPr>
              <w:spacing w:after="0" w:line="240" w:lineRule="auto"/>
            </w:pPr>
            <w:del w:id="9019" w:author="Timothy Hislop" w:date="2026-07-16T12:00:00Z">
              <w:r>
                <w:delText xml:space="preserve">Delivery and CX Lead</w:delText>
              </w:r>
            </w:del>
            <w:ins w:id="9020" w:author="Timothy Hislop" w:date="2026-07-16T12:00:00Z">
              <w:r>
                <w:t xml:space="preserve">Delivery Lead</w:t>
              </w:r>
            </w:ins>
          </w:p>
        </w:tc>
        <w:tc>
          <w:tcPr>
            <w:tcW w:w="0" w:type="auto"/>
            <w:tcMar>
              <w:top w:w="55" w:type="dxa"/>
              <w:left w:w="60" w:type="dxa"/>
              <w:bottom w:w="55" w:type="dxa"/>
              <w:right w:w="60" w:type="dxa"/>
            </w:tcMar>
            <w:vAlign w:val="center"/>
          </w:tcPr>
          <w:p w14:paraId="6C962F6B" w14:textId="77777777" w:rsidR="00E7079D" w:rsidRPr="008800D9" w:rsidRDefault="00630E98" w:rsidP="00C466A4">
            <w:pPr>
              <w:spacing w:after="0" w:line="240" w:lineRule="auto"/>
            </w:pPr>
            <w:del w:id="9021" w:author="Timothy Hislop" w:date="2026-07-16T12:00:00Z">
              <w:r>
                <w:delText xml:space="preserve">Delivery execution, integrated quality, customer experience, adoption, value, and existing-account roadmaps</w:delText>
              </w:r>
            </w:del>
            <w:ins w:id="9022" w:author="Timothy Hislop" w:date="2026-07-16T12:00:00Z">
              <w:r>
                <w:t xml:space="preserve">Single point of accountability for all of delivery: execution, integrated quality, customer experience, adoption, value, existing-account roadmaps and growth; the PMO Lead and Lead Architect report to this role; deliverability certification of every bid; pricing strategy, hours, and staffing mix; delivery forecast content; performance accountability of delivery personnel; recovery decisions</w:t>
              </w:r>
            </w:ins>
          </w:p>
        </w:tc>
        <w:tc>
          <w:tcPr>
            <w:tcW w:w="0" w:type="auto"/>
            <w:tcMar>
              <w:top w:w="55" w:type="dxa"/>
              <w:left w:w="60" w:type="dxa"/>
              <w:bottom w:w="55" w:type="dxa"/>
              <w:right w:w="60" w:type="dxa"/>
            </w:tcMar>
            <w:vAlign w:val="center"/>
          </w:tcPr>
          <w:p w14:paraId="58A60931" w14:textId="77777777" w:rsidR="00E7079D" w:rsidRPr="008800D9" w:rsidRDefault="00630E98" w:rsidP="00C466A4">
            <w:pPr>
              <w:spacing w:after="0" w:line="240" w:lineRule="auto"/>
            </w:pPr>
            <w:del w:id="9023" w:author="Timothy Hislop" w:date="2026-07-16T12:00:00Z">
              <w:r>
                <w:delText xml:space="preserve">Architecture exceptions, project-control standards, or consolidated forecast</w:delText>
              </w:r>
            </w:del>
            <w:ins w:id="9024" w:author="Timothy Hislop" w:date="2026-07-16T12:00:00Z">
              <w:r>
                <w:t xml:space="preserve">Final rates and margin thresholds, forecast process and systems, or new-logo opportunity creation</w:t>
              </w:r>
            </w:ins>
          </w:p>
        </w:tc>
      </w:tr>
      <w:tr w:rsidR="00E7079D" w:rsidRPr="008800D9" w14:paraId="722FB552" w14:textId="77777777" w:rsidTr="00D17063">
        <w:trPr>
          <w:jc w:val="center"/>
        </w:trPr>
        <w:tc>
          <w:tcPr>
            <w:tcW w:w="0" w:type="auto"/>
            <w:tcMar>
              <w:top w:w="55" w:type="dxa"/>
              <w:left w:w="60" w:type="dxa"/>
              <w:bottom w:w="55" w:type="dxa"/>
              <w:right w:w="60" w:type="dxa"/>
            </w:tcMar>
            <w:vAlign w:val="center"/>
          </w:tcPr>
          <w:p w14:paraId="56DA4237" w14:textId="77777777" w:rsidR="00E7079D" w:rsidRPr="008800D9" w:rsidRDefault="00630E98" w:rsidP="00C466A4">
            <w:pPr>
              <w:spacing w:after="0" w:line="240" w:lineRule="auto"/>
            </w:pPr>
            <w:r>
              <w:t>Operations Lead</w:t>
            </w:r>
          </w:p>
        </w:tc>
        <w:tc>
          <w:tcPr>
            <w:tcW w:w="0" w:type="auto"/>
            <w:tcMar>
              <w:top w:w="55" w:type="dxa"/>
              <w:left w:w="60" w:type="dxa"/>
              <w:bottom w:w="55" w:type="dxa"/>
              <w:right w:w="60" w:type="dxa"/>
            </w:tcMar>
            <w:vAlign w:val="center"/>
          </w:tcPr>
          <w:p w14:paraId="0E2B16EB" w14:textId="77777777" w:rsidR="00E7079D" w:rsidRPr="008800D9" w:rsidRDefault="00630E98" w:rsidP="00C466A4">
            <w:pPr>
              <w:spacing w:after="0" w:line="240" w:lineRule="auto"/>
            </w:pPr>
            <w:r>
              <w:t xml:space="preserve">Forecast process, systems and data, corporate interfaces, setup, agreements, procurement, </w:t>
            </w:r>
            <w:del w:id="9025" w:author="Timothy Hislop" w:date="2026-07-16T12:00:00Z">
              <w:r>
                <w:delText xml:space="preserve">pricing coordination, and staffing-process data</w:delText>
              </w:r>
            </w:del>
            <w:ins w:id="9026" w:author="Timothy Hislop" w:date="2026-07-16T12:00:00Z">
              <w:r>
                <w:t xml:space="preserve">pricing mechanics (rate cards, templates, routing), and staffing-process data</w:t>
              </w:r>
            </w:ins>
          </w:p>
        </w:tc>
        <w:tc>
          <w:tcPr>
            <w:tcW w:w="0" w:type="auto"/>
            <w:tcMar>
              <w:top w:w="55" w:type="dxa"/>
              <w:left w:w="60" w:type="dxa"/>
              <w:bottom w:w="55" w:type="dxa"/>
              <w:right w:w="60" w:type="dxa"/>
            </w:tcMar>
            <w:vAlign w:val="center"/>
          </w:tcPr>
          <w:p w14:paraId="261AEE2B" w14:textId="77777777" w:rsidR="00E7079D" w:rsidRPr="008800D9" w:rsidRDefault="00630E98" w:rsidP="00C466A4">
            <w:pPr>
              <w:spacing w:after="0" w:line="240" w:lineRule="auto"/>
            </w:pPr>
            <w:r>
              <w:t xml:space="preserve">Central corporate approvals or routine project management</w:t>
            </w:r>
            <w:ins w:id="9027" w:author="Timothy Hislop" w:date="2026-07-16T12:00:00Z">
              <w:r>
                <w:t xml:space="preserve">, pricing decisions, forecast content, or delivery staffing decisions</w:t>
              </w:r>
            </w:ins>
          </w:p>
        </w:tc>
      </w:tr>
    </w:tbl>
    <w:p w14:paraId="6F01BD55" w14:textId="3549D1A2" w:rsidR="00E7079D" w:rsidRPr="008800D9" w:rsidRDefault="00E7079D" w:rsidP="008800D9"/>
    <w:p w14:paraId="57DCF8A7" w14:textId="77777777" w:rsidR="00E7079D" w:rsidRPr="008800D9" w:rsidRDefault="00E7079D" w:rsidP="008800D9">
      <w:pPr>
        <w:sectPr w:rsidR="00E7079D" w:rsidRPr="008800D9">
          <w:headerReference w:type="default" r:id="rId12"/>
          <w:footerReference w:type="default" r:id="rId13"/>
          <w:pgSz w:w="12240" w:h="15840"/>
          <w:pgMar w:top="893" w:right="979" w:bottom="835" w:left="979" w:header="720" w:footer="720" w:gutter="0"/>
          <w:cols w:space="720"/>
          <w:docGrid w:linePitch="360"/>
        </w:sectPr>
      </w:pPr>
    </w:p>
    <w:p w14:paraId="533BF80E" w14:textId="77777777" w:rsidR="00E7079D" w:rsidRPr="008800D9" w:rsidRDefault="00630E98" w:rsidP="00C466A4">
      <w:pPr>
        <w:pStyle w:val="Heading1"/>
      </w:pPr>
      <w:r>
        <w:t>Cross-Role Ownership Matrix</w:t>
      </w:r>
    </w:p>
    <w:p w14:paraId="3EA825AD" w14:textId="77777777" w:rsidR="00E7079D" w:rsidRPr="008800D9" w:rsidRDefault="00630E98" w:rsidP="008800D9">
      <w:r>
        <w:t>A = accountable; R = responsible; C = consulted; I = informed. The matrix is intentionally high level and should be converted into a detailed process RACI after stakeholder interviews validate the future-state design.</w:t>
      </w:r>
    </w:p>
    <w:tbl>
      <w:tblPr>
        <w:tblStyle w:val="TableGrid"/>
        <w:tblW w:w="0" w:type="auto"/>
        <w:jc w:val="center"/>
        <w:tblLook w:val="04A0" w:firstRow="1" w:lastRow="0" w:firstColumn="1" w:lastColumn="0" w:noHBand="0" w:noVBand="1"/>
      </w:tblPr>
      <w:tblGrid>
        <w:gridCol w:w="4719"/>
        <w:gridCol w:w="1085"/>
        <w:gridCol w:w="1490"/>
        <w:gridCol w:w="1459"/>
        <w:gridCol w:w="1567"/>
        <w:gridCol w:w="1505"/>
        <w:gridCol w:w="1633"/>
        <w:gridCol w:w="1350"/>
      </w:tblGrid>
      <w:tr w:rsidR="00E7079D" w:rsidRPr="007F0344" w14:paraId="7D1B9681" w14:textId="77777777" w:rsidTr="007F0344">
        <w:trPr>
          <w:tblHeader/>
          <w:jc w:val="center"/>
        </w:trPr>
        <w:tc>
          <w:tcPr>
            <w:tcW w:w="0" w:type="auto"/>
            <w:shd w:val="clear" w:color="auto" w:fill="1F4E78"/>
            <w:tcMar>
              <w:top w:w="55" w:type="dxa"/>
              <w:left w:w="60" w:type="dxa"/>
              <w:bottom w:w="55" w:type="dxa"/>
              <w:right w:w="60" w:type="dxa"/>
            </w:tcMar>
            <w:vAlign w:val="center"/>
          </w:tcPr>
          <w:p w14:paraId="53BA2999" w14:textId="77777777" w:rsidR="00E7079D" w:rsidRPr="007F0344" w:rsidRDefault="00630E98" w:rsidP="007F0344">
            <w:pPr>
              <w:spacing w:after="0" w:line="240" w:lineRule="auto"/>
              <w:rPr>
                <w:b/>
                <w:bCs/>
                <w:color w:val="FFFFFF" w:themeColor="background1"/>
              </w:rPr>
            </w:pPr>
            <w:r>
              <w:rPr>
                <w:b/>
                <w:bCs/>
                <w:color w:val="FFFFFF" w:themeColor="background1"/>
              </w:rPr>
              <w:t>Activity / decision domain</w:t>
            </w:r>
          </w:p>
        </w:tc>
        <w:tc>
          <w:tcPr>
            <w:tcW w:w="0" w:type="auto"/>
            <w:shd w:val="clear" w:color="auto" w:fill="1F4E78"/>
            <w:tcMar>
              <w:top w:w="55" w:type="dxa"/>
              <w:left w:w="60" w:type="dxa"/>
              <w:bottom w:w="55" w:type="dxa"/>
              <w:right w:w="60" w:type="dxa"/>
            </w:tcMar>
            <w:vAlign w:val="center"/>
          </w:tcPr>
          <w:p w14:paraId="27DAC4ED" w14:textId="77777777" w:rsidR="00E7079D" w:rsidRPr="007F0344" w:rsidRDefault="00630E98" w:rsidP="007F0344">
            <w:pPr>
              <w:spacing w:after="0" w:line="240" w:lineRule="auto"/>
              <w:rPr>
                <w:b/>
                <w:bCs/>
                <w:color w:val="FFFFFF" w:themeColor="background1"/>
              </w:rPr>
            </w:pPr>
            <w:r>
              <w:rPr>
                <w:b/>
                <w:bCs/>
                <w:color w:val="FFFFFF" w:themeColor="background1"/>
              </w:rPr>
              <w:t>Practice Lead</w:t>
            </w:r>
          </w:p>
        </w:tc>
        <w:tc>
          <w:tcPr>
            <w:tcW w:w="0" w:type="auto"/>
            <w:shd w:val="clear" w:color="auto" w:fill="1F4E78"/>
            <w:tcMar>
              <w:top w:w="55" w:type="dxa"/>
              <w:left w:w="60" w:type="dxa"/>
              <w:bottom w:w="55" w:type="dxa"/>
              <w:right w:w="60" w:type="dxa"/>
            </w:tcMar>
            <w:vAlign w:val="center"/>
          </w:tcPr>
          <w:p w14:paraId="0EC1729F" w14:textId="77777777" w:rsidR="00E7079D" w:rsidRPr="007F0344" w:rsidRDefault="00630E98" w:rsidP="007F0344">
            <w:pPr>
              <w:spacing w:after="0" w:line="240" w:lineRule="auto"/>
              <w:rPr>
                <w:b/>
                <w:bCs/>
                <w:color w:val="FFFFFF" w:themeColor="background1"/>
              </w:rPr>
            </w:pPr>
            <w:r>
              <w:rPr>
                <w:b/>
                <w:bCs/>
                <w:color w:val="FFFFFF" w:themeColor="background1"/>
              </w:rPr>
              <w:t>Sales Rep</w:t>
            </w:r>
          </w:p>
        </w:tc>
        <w:tc>
          <w:tcPr>
            <w:tcW w:w="0" w:type="auto"/>
            <w:shd w:val="clear" w:color="auto" w:fill="1F4E78"/>
            <w:tcMar>
              <w:top w:w="55" w:type="dxa"/>
              <w:left w:w="60" w:type="dxa"/>
              <w:bottom w:w="55" w:type="dxa"/>
              <w:right w:w="60" w:type="dxa"/>
            </w:tcMar>
            <w:vAlign w:val="center"/>
          </w:tcPr>
          <w:p w14:paraId="2E56EBEB" w14:textId="77777777" w:rsidR="00E7079D" w:rsidRPr="007F0344" w:rsidRDefault="00630E98" w:rsidP="007F0344">
            <w:pPr>
              <w:spacing w:after="0" w:line="240" w:lineRule="auto"/>
              <w:rPr>
                <w:b/>
                <w:bCs/>
                <w:color w:val="FFFFFF" w:themeColor="background1"/>
              </w:rPr>
            </w:pPr>
            <w:r>
              <w:rPr>
                <w:b/>
                <w:bCs/>
                <w:color w:val="FFFFFF" w:themeColor="background1"/>
              </w:rPr>
              <w:t xml:space="preserve">Technical Pre-Sales</w:t>
            </w:r>
          </w:p>
        </w:tc>
        <w:tc>
          <w:tcPr>
            <w:tcW w:w="0" w:type="auto"/>
            <w:shd w:val="clear" w:color="auto" w:fill="1F4E78"/>
            <w:tcMar>
              <w:top w:w="55" w:type="dxa"/>
              <w:left w:w="60" w:type="dxa"/>
              <w:bottom w:w="55" w:type="dxa"/>
              <w:right w:w="60" w:type="dxa"/>
            </w:tcMar>
            <w:vAlign w:val="center"/>
          </w:tcPr>
          <w:p w14:paraId="57A56C03" w14:textId="77777777" w:rsidR="00E7079D" w:rsidRPr="007F0344" w:rsidRDefault="00630E98" w:rsidP="007F0344">
            <w:pPr>
              <w:spacing w:after="0" w:line="240" w:lineRule="auto"/>
              <w:rPr>
                <w:b/>
                <w:bCs/>
                <w:color w:val="FFFFFF" w:themeColor="background1"/>
              </w:rPr>
            </w:pPr>
            <w:r>
              <w:rPr>
                <w:b/>
                <w:bCs/>
                <w:color w:val="FFFFFF" w:themeColor="background1"/>
              </w:rPr>
              <w:t>Lead Architect</w:t>
            </w:r>
          </w:p>
        </w:tc>
        <w:tc>
          <w:tcPr>
            <w:tcW w:w="0" w:type="auto"/>
            <w:shd w:val="clear" w:color="auto" w:fill="1F4E78"/>
            <w:tcMar>
              <w:top w:w="55" w:type="dxa"/>
              <w:left w:w="60" w:type="dxa"/>
              <w:bottom w:w="55" w:type="dxa"/>
              <w:right w:w="60" w:type="dxa"/>
            </w:tcMar>
            <w:vAlign w:val="center"/>
          </w:tcPr>
          <w:p w14:paraId="002DA089" w14:textId="77777777" w:rsidR="00E7079D" w:rsidRPr="007F0344" w:rsidRDefault="00630E98" w:rsidP="007F0344">
            <w:pPr>
              <w:spacing w:after="0" w:line="240" w:lineRule="auto"/>
              <w:rPr>
                <w:b/>
                <w:bCs/>
                <w:color w:val="FFFFFF" w:themeColor="background1"/>
              </w:rPr>
            </w:pPr>
            <w:r>
              <w:rPr>
                <w:b/>
                <w:bCs/>
                <w:color w:val="FFFFFF" w:themeColor="background1"/>
              </w:rPr>
              <w:t>PMO Lead</w:t>
            </w:r>
          </w:p>
        </w:tc>
        <w:tc>
          <w:tcPr>
            <w:tcW w:w="0" w:type="auto"/>
            <w:shd w:val="clear" w:color="auto" w:fill="1F4E78"/>
            <w:tcMar>
              <w:top w:w="55" w:type="dxa"/>
              <w:left w:w="60" w:type="dxa"/>
              <w:bottom w:w="55" w:type="dxa"/>
              <w:right w:w="60" w:type="dxa"/>
            </w:tcMar>
            <w:vAlign w:val="center"/>
          </w:tcPr>
          <w:p w14:paraId="71745B64" w14:textId="77777777" w:rsidR="00E7079D" w:rsidRPr="007F0344" w:rsidRDefault="00630E98" w:rsidP="007F0344">
            <w:pPr>
              <w:spacing w:after="0" w:line="240" w:lineRule="auto"/>
              <w:rPr>
                <w:b/>
                <w:bCs/>
                <w:color w:val="FFFFFF" w:themeColor="background1"/>
              </w:rPr>
            </w:pPr>
            <w:del w:id="9062" w:author="Timothy Hislop" w:date="2026-07-16T12:00:00Z">
              <w:r>
                <w:rPr>
                  <w:b/>
                  <w:bCs/>
                  <w:color w:val="FFFFFF" w:themeColor="background1"/>
                </w:rPr>
                <w:delText xml:space="preserve">Delivery &amp; CX Lead</w:delText>
              </w:r>
            </w:del>
            <w:ins w:id="9063" w:author="Timothy Hislop" w:date="2026-07-16T12:00:00Z">
              <w:r>
                <w:rPr>
                  <w:b/>
                  <w:bCs/>
                  <w:color w:val="FFFFFF" w:themeColor="background1"/>
                </w:rPr>
                <w:t xml:space="preserve">Delivery Lead</w:t>
              </w:r>
            </w:ins>
          </w:p>
        </w:tc>
        <w:tc>
          <w:tcPr>
            <w:tcW w:w="0" w:type="auto"/>
            <w:shd w:val="clear" w:color="auto" w:fill="1F4E78"/>
            <w:tcMar>
              <w:top w:w="55" w:type="dxa"/>
              <w:left w:w="60" w:type="dxa"/>
              <w:bottom w:w="55" w:type="dxa"/>
              <w:right w:w="60" w:type="dxa"/>
            </w:tcMar>
            <w:vAlign w:val="center"/>
          </w:tcPr>
          <w:p w14:paraId="17E3114E" w14:textId="77777777" w:rsidR="00E7079D" w:rsidRPr="007F0344" w:rsidRDefault="00630E98" w:rsidP="007F0344">
            <w:pPr>
              <w:spacing w:after="0" w:line="240" w:lineRule="auto"/>
              <w:rPr>
                <w:b/>
                <w:bCs/>
                <w:color w:val="FFFFFF" w:themeColor="background1"/>
              </w:rPr>
            </w:pPr>
            <w:r>
              <w:rPr>
                <w:b/>
                <w:bCs/>
                <w:color w:val="FFFFFF" w:themeColor="background1"/>
              </w:rPr>
              <w:t>Operations Lead</w:t>
            </w:r>
          </w:p>
        </w:tc>
      </w:tr>
      <w:tr w:rsidR="00E7079D" w:rsidRPr="008800D9" w14:paraId="02DF9838" w14:textId="77777777" w:rsidTr="007F0344">
        <w:trPr>
          <w:jc w:val="center"/>
        </w:trPr>
        <w:tc>
          <w:tcPr>
            <w:tcW w:w="0" w:type="auto"/>
            <w:tcMar>
              <w:top w:w="55" w:type="dxa"/>
              <w:left w:w="60" w:type="dxa"/>
              <w:bottom w:w="55" w:type="dxa"/>
              <w:right w:w="60" w:type="dxa"/>
            </w:tcMar>
            <w:vAlign w:val="center"/>
          </w:tcPr>
          <w:p w14:paraId="2669C368" w14:textId="77777777" w:rsidR="00E7079D" w:rsidRPr="008800D9" w:rsidRDefault="00630E98" w:rsidP="007F0344">
            <w:pPr>
              <w:spacing w:after="0" w:line="240" w:lineRule="auto"/>
            </w:pPr>
            <w:r>
              <w:t>Practice strategy and P&amp;L results</w:t>
            </w:r>
          </w:p>
        </w:tc>
        <w:tc>
          <w:tcPr>
            <w:tcW w:w="0" w:type="auto"/>
            <w:shd w:val="clear" w:color="auto" w:fill="E2F0D9"/>
            <w:tcMar>
              <w:top w:w="55" w:type="dxa"/>
              <w:left w:w="60" w:type="dxa"/>
              <w:bottom w:w="55" w:type="dxa"/>
              <w:right w:w="60" w:type="dxa"/>
            </w:tcMar>
            <w:vAlign w:val="center"/>
          </w:tcPr>
          <w:p w14:paraId="427A4007" w14:textId="77777777" w:rsidR="00E7079D" w:rsidRPr="008800D9" w:rsidRDefault="00630E98" w:rsidP="007F0344">
            <w:pPr>
              <w:spacing w:after="0" w:line="240" w:lineRule="auto"/>
            </w:pPr>
            <w:r>
              <w:t>A/R</w:t>
            </w:r>
          </w:p>
        </w:tc>
        <w:tc>
          <w:tcPr>
            <w:tcW w:w="0" w:type="auto"/>
            <w:tcMar>
              <w:top w:w="55" w:type="dxa"/>
              <w:left w:w="60" w:type="dxa"/>
              <w:bottom w:w="55" w:type="dxa"/>
              <w:right w:w="60" w:type="dxa"/>
            </w:tcMar>
            <w:vAlign w:val="center"/>
          </w:tcPr>
          <w:p w14:paraId="66F71ED0" w14:textId="77777777" w:rsidR="00E7079D" w:rsidRPr="008800D9" w:rsidRDefault="00630E98" w:rsidP="007F0344">
            <w:pPr>
              <w:spacing w:after="0" w:line="240" w:lineRule="auto"/>
            </w:pPr>
            <w:r>
              <w:t>C</w:t>
            </w:r>
          </w:p>
        </w:tc>
        <w:tc>
          <w:tcPr>
            <w:tcW w:w="0" w:type="auto"/>
            <w:tcMar>
              <w:top w:w="55" w:type="dxa"/>
              <w:left w:w="60" w:type="dxa"/>
              <w:bottom w:w="55" w:type="dxa"/>
              <w:right w:w="60" w:type="dxa"/>
            </w:tcMar>
            <w:vAlign w:val="center"/>
          </w:tcPr>
          <w:p w14:paraId="3165FC56" w14:textId="77777777" w:rsidR="00E7079D" w:rsidRPr="008800D9" w:rsidRDefault="00630E98" w:rsidP="007F0344">
            <w:pPr>
              <w:spacing w:after="0" w:line="240" w:lineRule="auto"/>
            </w:pPr>
            <w:r>
              <w:t>C</w:t>
            </w:r>
          </w:p>
        </w:tc>
        <w:tc>
          <w:tcPr>
            <w:tcW w:w="0" w:type="auto"/>
            <w:tcMar>
              <w:top w:w="55" w:type="dxa"/>
              <w:left w:w="60" w:type="dxa"/>
              <w:bottom w:w="55" w:type="dxa"/>
              <w:right w:w="60" w:type="dxa"/>
            </w:tcMar>
            <w:vAlign w:val="center"/>
          </w:tcPr>
          <w:p w14:paraId="308E42DD" w14:textId="77777777" w:rsidR="00E7079D" w:rsidRPr="008800D9" w:rsidRDefault="00630E98" w:rsidP="007F0344">
            <w:pPr>
              <w:spacing w:after="0" w:line="240" w:lineRule="auto"/>
            </w:pPr>
            <w:r>
              <w:t>C</w:t>
            </w:r>
          </w:p>
        </w:tc>
        <w:tc>
          <w:tcPr>
            <w:tcW w:w="0" w:type="auto"/>
            <w:tcMar>
              <w:top w:w="55" w:type="dxa"/>
              <w:left w:w="60" w:type="dxa"/>
              <w:bottom w:w="55" w:type="dxa"/>
              <w:right w:w="60" w:type="dxa"/>
            </w:tcMar>
            <w:vAlign w:val="center"/>
          </w:tcPr>
          <w:p w14:paraId="5CA7E709" w14:textId="77777777" w:rsidR="00E7079D" w:rsidRPr="008800D9" w:rsidRDefault="00630E98" w:rsidP="007F0344">
            <w:pPr>
              <w:spacing w:after="0" w:line="240" w:lineRule="auto"/>
            </w:pPr>
            <w:r>
              <w:t>C</w:t>
            </w:r>
          </w:p>
        </w:tc>
        <w:tc>
          <w:tcPr>
            <w:tcW w:w="0" w:type="auto"/>
            <w:tcMar>
              <w:top w:w="55" w:type="dxa"/>
              <w:left w:w="60" w:type="dxa"/>
              <w:bottom w:w="55" w:type="dxa"/>
              <w:right w:w="60" w:type="dxa"/>
            </w:tcMar>
            <w:vAlign w:val="center"/>
          </w:tcPr>
          <w:p w14:paraId="30571A70" w14:textId="77777777" w:rsidR="00E7079D" w:rsidRPr="008800D9" w:rsidRDefault="00630E98" w:rsidP="007F0344">
            <w:pPr>
              <w:spacing w:after="0" w:line="240" w:lineRule="auto"/>
            </w:pPr>
            <w:r>
              <w:t>C</w:t>
            </w:r>
          </w:p>
        </w:tc>
        <w:tc>
          <w:tcPr>
            <w:tcW w:w="0" w:type="auto"/>
            <w:shd w:val="clear" w:color="auto" w:fill="FFF2CC"/>
            <w:tcMar>
              <w:top w:w="55" w:type="dxa"/>
              <w:left w:w="60" w:type="dxa"/>
              <w:bottom w:w="55" w:type="dxa"/>
              <w:right w:w="60" w:type="dxa"/>
            </w:tcMar>
            <w:vAlign w:val="center"/>
          </w:tcPr>
          <w:p w14:paraId="189E102F" w14:textId="77777777" w:rsidR="00E7079D" w:rsidRPr="008800D9" w:rsidRDefault="00630E98" w:rsidP="007F0344">
            <w:pPr>
              <w:spacing w:after="0" w:line="240" w:lineRule="auto"/>
            </w:pPr>
            <w:r>
              <w:t>R</w:t>
            </w:r>
          </w:p>
        </w:tc>
      </w:tr>
      <w:tr w:rsidR="00E7079D" w:rsidRPr="008800D9" w14:paraId="6C5E2044" w14:textId="77777777" w:rsidTr="007F0344">
        <w:trPr>
          <w:jc w:val="center"/>
        </w:trPr>
        <w:tc>
          <w:tcPr>
            <w:tcW w:w="0" w:type="auto"/>
            <w:tcMar>
              <w:top w:w="55" w:type="dxa"/>
              <w:left w:w="60" w:type="dxa"/>
              <w:bottom w:w="55" w:type="dxa"/>
              <w:right w:w="60" w:type="dxa"/>
            </w:tcMar>
            <w:vAlign w:val="center"/>
          </w:tcPr>
          <w:p w14:paraId="56DF5836" w14:textId="77777777" w:rsidR="00E7079D" w:rsidRPr="008800D9" w:rsidRDefault="00630E98" w:rsidP="007F0344">
            <w:pPr>
              <w:spacing w:after="0" w:line="240" w:lineRule="auto"/>
            </w:pPr>
            <w:r>
              <w:t>New-logo and non-ServiceNow-account whitespace growth</w:t>
            </w:r>
          </w:p>
        </w:tc>
        <w:tc>
          <w:tcPr>
            <w:tcW w:w="0" w:type="auto"/>
            <w:tcMar>
              <w:top w:w="55" w:type="dxa"/>
              <w:left w:w="60" w:type="dxa"/>
              <w:bottom w:w="55" w:type="dxa"/>
              <w:right w:w="60" w:type="dxa"/>
            </w:tcMar>
            <w:vAlign w:val="center"/>
          </w:tcPr>
          <w:p w14:paraId="5147EE7A" w14:textId="77777777" w:rsidR="00E7079D" w:rsidRPr="008800D9" w:rsidRDefault="00630E98" w:rsidP="007F0344">
            <w:pPr>
              <w:spacing w:after="0" w:line="240" w:lineRule="auto"/>
            </w:pPr>
            <w:r>
              <w:t>C</w:t>
            </w:r>
          </w:p>
        </w:tc>
        <w:tc>
          <w:tcPr>
            <w:tcW w:w="0" w:type="auto"/>
            <w:shd w:val="clear" w:color="auto" w:fill="E2F0D9"/>
            <w:tcMar>
              <w:top w:w="55" w:type="dxa"/>
              <w:left w:w="60" w:type="dxa"/>
              <w:bottom w:w="55" w:type="dxa"/>
              <w:right w:w="60" w:type="dxa"/>
            </w:tcMar>
            <w:vAlign w:val="center"/>
          </w:tcPr>
          <w:p w14:paraId="4F94AD83" w14:textId="77777777" w:rsidR="00E7079D" w:rsidRPr="008800D9" w:rsidRDefault="00630E98" w:rsidP="007F0344">
            <w:pPr>
              <w:spacing w:after="0" w:line="240" w:lineRule="auto"/>
            </w:pPr>
            <w:r>
              <w:t>A/R</w:t>
            </w:r>
          </w:p>
        </w:tc>
        <w:tc>
          <w:tcPr>
            <w:tcW w:w="0" w:type="auto"/>
            <w:shd w:val="clear" w:color="auto" w:fill="FFF2CC"/>
            <w:tcMar>
              <w:top w:w="55" w:type="dxa"/>
              <w:left w:w="60" w:type="dxa"/>
              <w:bottom w:w="55" w:type="dxa"/>
              <w:right w:w="60" w:type="dxa"/>
            </w:tcMar>
            <w:vAlign w:val="center"/>
          </w:tcPr>
          <w:p w14:paraId="15D169B6" w14:textId="77777777" w:rsidR="00E7079D" w:rsidRPr="008800D9" w:rsidRDefault="00630E98" w:rsidP="007F0344">
            <w:pPr>
              <w:spacing w:after="0" w:line="240" w:lineRule="auto"/>
            </w:pPr>
            <w:r>
              <w:t>R</w:t>
            </w:r>
          </w:p>
        </w:tc>
        <w:tc>
          <w:tcPr>
            <w:tcW w:w="0" w:type="auto"/>
            <w:tcMar>
              <w:top w:w="55" w:type="dxa"/>
              <w:left w:w="60" w:type="dxa"/>
              <w:bottom w:w="55" w:type="dxa"/>
              <w:right w:w="60" w:type="dxa"/>
            </w:tcMar>
            <w:vAlign w:val="center"/>
          </w:tcPr>
          <w:p w14:paraId="1DD12CE8" w14:textId="77777777" w:rsidR="00E7079D" w:rsidRPr="008800D9" w:rsidRDefault="00630E98" w:rsidP="007F0344">
            <w:pPr>
              <w:spacing w:after="0" w:line="240" w:lineRule="auto"/>
            </w:pPr>
            <w:r>
              <w:t>C</w:t>
            </w:r>
          </w:p>
        </w:tc>
        <w:tc>
          <w:tcPr>
            <w:tcW w:w="0" w:type="auto"/>
            <w:tcMar>
              <w:top w:w="55" w:type="dxa"/>
              <w:left w:w="60" w:type="dxa"/>
              <w:bottom w:w="55" w:type="dxa"/>
              <w:right w:w="60" w:type="dxa"/>
            </w:tcMar>
            <w:vAlign w:val="center"/>
          </w:tcPr>
          <w:p w14:paraId="7CB48630" w14:textId="77777777" w:rsidR="00E7079D" w:rsidRPr="008800D9" w:rsidRDefault="00630E98" w:rsidP="007F0344">
            <w:pPr>
              <w:spacing w:after="0" w:line="240" w:lineRule="auto"/>
            </w:pPr>
            <w:r>
              <w:t>C</w:t>
            </w:r>
          </w:p>
        </w:tc>
        <w:tc>
          <w:tcPr>
            <w:tcW w:w="0" w:type="auto"/>
            <w:tcMar>
              <w:top w:w="55" w:type="dxa"/>
              <w:left w:w="60" w:type="dxa"/>
              <w:bottom w:w="55" w:type="dxa"/>
              <w:right w:w="60" w:type="dxa"/>
            </w:tcMar>
            <w:vAlign w:val="center"/>
          </w:tcPr>
          <w:p w14:paraId="348CCB56" w14:textId="77777777" w:rsidR="00E7079D" w:rsidRPr="008800D9" w:rsidRDefault="00630E98" w:rsidP="007F0344">
            <w:pPr>
              <w:spacing w:after="0" w:line="240" w:lineRule="auto"/>
            </w:pPr>
            <w:r>
              <w:t>C</w:t>
            </w:r>
          </w:p>
        </w:tc>
        <w:tc>
          <w:tcPr>
            <w:tcW w:w="0" w:type="auto"/>
            <w:tcMar>
              <w:top w:w="55" w:type="dxa"/>
              <w:left w:w="60" w:type="dxa"/>
              <w:bottom w:w="55" w:type="dxa"/>
              <w:right w:w="60" w:type="dxa"/>
            </w:tcMar>
            <w:vAlign w:val="center"/>
          </w:tcPr>
          <w:p w14:paraId="18616B4D" w14:textId="77777777" w:rsidR="00E7079D" w:rsidRPr="008800D9" w:rsidRDefault="00630E98" w:rsidP="007F0344">
            <w:pPr>
              <w:spacing w:after="0" w:line="240" w:lineRule="auto"/>
            </w:pPr>
            <w:r>
              <w:t>C</w:t>
            </w:r>
          </w:p>
        </w:tc>
      </w:tr>
      <w:tr w:rsidR="00E7079D" w:rsidRPr="008800D9" w14:paraId="0E15AA28" w14:textId="77777777" w:rsidTr="007F0344">
        <w:trPr>
          <w:jc w:val="center"/>
        </w:trPr>
        <w:tc>
          <w:tcPr>
            <w:tcW w:w="0" w:type="auto"/>
            <w:tcMar>
              <w:top w:w="55" w:type="dxa"/>
              <w:left w:w="60" w:type="dxa"/>
              <w:bottom w:w="55" w:type="dxa"/>
              <w:right w:w="60" w:type="dxa"/>
            </w:tcMar>
            <w:vAlign w:val="center"/>
          </w:tcPr>
          <w:p w14:paraId="7208D2DA" w14:textId="77777777" w:rsidR="00E7079D" w:rsidRPr="008800D9" w:rsidRDefault="00630E98" w:rsidP="007F0344">
            <w:pPr>
              <w:spacing w:after="0" w:line="240" w:lineRule="auto"/>
            </w:pPr>
            <w:r>
              <w:t>Existing ServiceNow account health and expansion identification</w:t>
            </w:r>
          </w:p>
        </w:tc>
        <w:tc>
          <w:tcPr>
            <w:tcW w:w="0" w:type="auto"/>
            <w:tcMar>
              <w:top w:w="55" w:type="dxa"/>
              <w:left w:w="60" w:type="dxa"/>
              <w:bottom w:w="55" w:type="dxa"/>
              <w:right w:w="60" w:type="dxa"/>
            </w:tcMar>
            <w:vAlign w:val="center"/>
          </w:tcPr>
          <w:p w14:paraId="578DE2AA" w14:textId="77777777" w:rsidR="00E7079D" w:rsidRPr="008800D9" w:rsidRDefault="00630E98" w:rsidP="007F0344">
            <w:pPr>
              <w:spacing w:after="0" w:line="240" w:lineRule="auto"/>
            </w:pPr>
            <w:r>
              <w:t>C</w:t>
            </w:r>
          </w:p>
        </w:tc>
        <w:tc>
          <w:tcPr>
            <w:tcW w:w="0" w:type="auto"/>
            <w:shd w:val="clear" w:color="auto" w:fill="FFF2CC"/>
            <w:tcMar>
              <w:top w:w="55" w:type="dxa"/>
              <w:left w:w="60" w:type="dxa"/>
              <w:bottom w:w="55" w:type="dxa"/>
              <w:right w:w="60" w:type="dxa"/>
            </w:tcMar>
            <w:vAlign w:val="center"/>
          </w:tcPr>
          <w:p w14:paraId="793D7C21" w14:textId="77777777" w:rsidR="00E7079D" w:rsidRPr="008800D9" w:rsidRDefault="00630E98" w:rsidP="007F0344">
            <w:pPr>
              <w:spacing w:after="0" w:line="240" w:lineRule="auto"/>
            </w:pPr>
            <w:r>
              <w:t>R</w:t>
            </w:r>
          </w:p>
        </w:tc>
        <w:tc>
          <w:tcPr>
            <w:tcW w:w="0" w:type="auto"/>
            <w:tcMar>
              <w:top w:w="55" w:type="dxa"/>
              <w:left w:w="60" w:type="dxa"/>
              <w:bottom w:w="55" w:type="dxa"/>
              <w:right w:w="60" w:type="dxa"/>
            </w:tcMar>
            <w:vAlign w:val="center"/>
          </w:tcPr>
          <w:p w14:paraId="46CFFF2A" w14:textId="77777777" w:rsidR="00E7079D" w:rsidRPr="008800D9" w:rsidRDefault="00630E98" w:rsidP="007F0344">
            <w:pPr>
              <w:spacing w:after="0" w:line="240" w:lineRule="auto"/>
            </w:pPr>
            <w:r>
              <w:t>C</w:t>
            </w:r>
          </w:p>
        </w:tc>
        <w:tc>
          <w:tcPr>
            <w:tcW w:w="0" w:type="auto"/>
            <w:tcMar>
              <w:top w:w="55" w:type="dxa"/>
              <w:left w:w="60" w:type="dxa"/>
              <w:bottom w:w="55" w:type="dxa"/>
              <w:right w:w="60" w:type="dxa"/>
            </w:tcMar>
            <w:vAlign w:val="center"/>
          </w:tcPr>
          <w:p w14:paraId="347CCDCB" w14:textId="77777777" w:rsidR="00E7079D" w:rsidRPr="008800D9" w:rsidRDefault="00630E98" w:rsidP="007F0344">
            <w:pPr>
              <w:spacing w:after="0" w:line="240" w:lineRule="auto"/>
            </w:pPr>
            <w:r>
              <w:t>C</w:t>
            </w:r>
          </w:p>
        </w:tc>
        <w:tc>
          <w:tcPr>
            <w:tcW w:w="0" w:type="auto"/>
            <w:tcMar>
              <w:top w:w="55" w:type="dxa"/>
              <w:left w:w="60" w:type="dxa"/>
              <w:bottom w:w="55" w:type="dxa"/>
              <w:right w:w="60" w:type="dxa"/>
            </w:tcMar>
            <w:vAlign w:val="center"/>
          </w:tcPr>
          <w:p w14:paraId="32EFAEED" w14:textId="77777777" w:rsidR="00E7079D" w:rsidRPr="008800D9" w:rsidRDefault="00630E98" w:rsidP="007F0344">
            <w:pPr>
              <w:spacing w:after="0" w:line="240" w:lineRule="auto"/>
            </w:pPr>
            <w:r>
              <w:t>C</w:t>
            </w:r>
          </w:p>
        </w:tc>
        <w:tc>
          <w:tcPr>
            <w:tcW w:w="0" w:type="auto"/>
            <w:shd w:val="clear" w:color="auto" w:fill="E2F0D9"/>
            <w:tcMar>
              <w:top w:w="55" w:type="dxa"/>
              <w:left w:w="60" w:type="dxa"/>
              <w:bottom w:w="55" w:type="dxa"/>
              <w:right w:w="60" w:type="dxa"/>
            </w:tcMar>
            <w:vAlign w:val="center"/>
          </w:tcPr>
          <w:p w14:paraId="30168D32" w14:textId="77777777" w:rsidR="00E7079D" w:rsidRPr="008800D9" w:rsidRDefault="00630E98" w:rsidP="007F0344">
            <w:pPr>
              <w:spacing w:after="0" w:line="240" w:lineRule="auto"/>
            </w:pPr>
            <w:r>
              <w:t>A/R</w:t>
            </w:r>
          </w:p>
        </w:tc>
        <w:tc>
          <w:tcPr>
            <w:tcW w:w="0" w:type="auto"/>
            <w:tcMar>
              <w:top w:w="55" w:type="dxa"/>
              <w:left w:w="60" w:type="dxa"/>
              <w:bottom w:w="55" w:type="dxa"/>
              <w:right w:w="60" w:type="dxa"/>
            </w:tcMar>
            <w:vAlign w:val="center"/>
          </w:tcPr>
          <w:p w14:paraId="6C337B7F" w14:textId="77777777" w:rsidR="00E7079D" w:rsidRPr="008800D9" w:rsidRDefault="00630E98" w:rsidP="007F0344">
            <w:pPr>
              <w:spacing w:after="0" w:line="240" w:lineRule="auto"/>
            </w:pPr>
            <w:r>
              <w:t>C</w:t>
            </w:r>
          </w:p>
        </w:tc>
      </w:tr>
      <w:tr w:rsidR="00E7079D" w:rsidRPr="008800D9" w14:paraId="293FE333" w14:textId="77777777" w:rsidTr="007F0344">
        <w:trPr>
          <w:jc w:val="center"/>
        </w:trPr>
        <w:tc>
          <w:tcPr>
            <w:tcW w:w="0" w:type="auto"/>
            <w:tcMar>
              <w:top w:w="55" w:type="dxa"/>
              <w:left w:w="60" w:type="dxa"/>
              <w:bottom w:w="55" w:type="dxa"/>
              <w:right w:w="60" w:type="dxa"/>
            </w:tcMar>
            <w:vAlign w:val="center"/>
          </w:tcPr>
          <w:p w14:paraId="702D6D1C" w14:textId="77777777" w:rsidR="00E7079D" w:rsidRPr="008800D9" w:rsidRDefault="00630E98" w:rsidP="007F0344">
            <w:pPr>
              <w:spacing w:after="0" w:line="240" w:lineRule="auto"/>
            </w:pPr>
            <w:r>
              <w:t>Pre-award technical solution baseline</w:t>
            </w:r>
          </w:p>
        </w:tc>
        <w:tc>
          <w:tcPr>
            <w:tcW w:w="0" w:type="auto"/>
            <w:tcMar>
              <w:top w:w="55" w:type="dxa"/>
              <w:left w:w="60" w:type="dxa"/>
              <w:bottom w:w="55" w:type="dxa"/>
              <w:right w:w="60" w:type="dxa"/>
            </w:tcMar>
            <w:vAlign w:val="center"/>
          </w:tcPr>
          <w:p w14:paraId="19BFCE4D" w14:textId="77777777" w:rsidR="00E7079D" w:rsidRPr="008800D9" w:rsidRDefault="00630E98" w:rsidP="007F0344">
            <w:pPr>
              <w:spacing w:after="0" w:line="240" w:lineRule="auto"/>
            </w:pPr>
            <w:r>
              <w:t>C</w:t>
            </w:r>
          </w:p>
        </w:tc>
        <w:tc>
          <w:tcPr>
            <w:tcW w:w="0" w:type="auto"/>
            <w:tcMar>
              <w:top w:w="55" w:type="dxa"/>
              <w:left w:w="60" w:type="dxa"/>
              <w:bottom w:w="55" w:type="dxa"/>
              <w:right w:w="60" w:type="dxa"/>
            </w:tcMar>
            <w:vAlign w:val="center"/>
          </w:tcPr>
          <w:p w14:paraId="6E5A0EA7" w14:textId="77777777" w:rsidR="00E7079D" w:rsidRPr="008800D9" w:rsidRDefault="00630E98" w:rsidP="007F0344">
            <w:pPr>
              <w:spacing w:after="0" w:line="240" w:lineRule="auto"/>
            </w:pPr>
            <w:r>
              <w:t>C</w:t>
            </w:r>
          </w:p>
        </w:tc>
        <w:tc>
          <w:tcPr>
            <w:tcW w:w="0" w:type="auto"/>
            <w:shd w:val="clear" w:color="auto" w:fill="E2F0D9"/>
            <w:tcMar>
              <w:top w:w="55" w:type="dxa"/>
              <w:left w:w="60" w:type="dxa"/>
              <w:bottom w:w="55" w:type="dxa"/>
              <w:right w:w="60" w:type="dxa"/>
            </w:tcMar>
            <w:vAlign w:val="center"/>
          </w:tcPr>
          <w:p w14:paraId="0FF0FCBB" w14:textId="77777777" w:rsidR="00E7079D" w:rsidRPr="008800D9" w:rsidRDefault="00630E98" w:rsidP="007F0344">
            <w:pPr>
              <w:spacing w:after="0" w:line="240" w:lineRule="auto"/>
            </w:pPr>
            <w:r>
              <w:t>A/R</w:t>
            </w:r>
          </w:p>
        </w:tc>
        <w:tc>
          <w:tcPr>
            <w:tcW w:w="0" w:type="auto"/>
            <w:shd w:val="clear" w:color="auto" w:fill="E2F0D9"/>
            <w:tcMar>
              <w:top w:w="55" w:type="dxa"/>
              <w:left w:w="60" w:type="dxa"/>
              <w:bottom w:w="55" w:type="dxa"/>
              <w:right w:w="60" w:type="dxa"/>
            </w:tcMar>
            <w:vAlign w:val="center"/>
          </w:tcPr>
          <w:p w14:paraId="2B1C4051" w14:textId="77777777" w:rsidR="00E7079D" w:rsidRPr="008800D9" w:rsidRDefault="00630E98" w:rsidP="007F0344">
            <w:pPr>
              <w:spacing w:after="0" w:line="240" w:lineRule="auto"/>
            </w:pPr>
            <w:r>
              <w:t>C/Approve high risk</w:t>
            </w:r>
          </w:p>
        </w:tc>
        <w:tc>
          <w:tcPr>
            <w:tcW w:w="0" w:type="auto"/>
            <w:tcMar>
              <w:top w:w="55" w:type="dxa"/>
              <w:left w:w="60" w:type="dxa"/>
              <w:bottom w:w="55" w:type="dxa"/>
              <w:right w:w="60" w:type="dxa"/>
            </w:tcMar>
            <w:vAlign w:val="center"/>
          </w:tcPr>
          <w:p w14:paraId="75DC279C" w14:textId="77777777" w:rsidR="00E7079D" w:rsidRPr="008800D9" w:rsidRDefault="00630E98" w:rsidP="007F0344">
            <w:pPr>
              <w:spacing w:after="0" w:line="240" w:lineRule="auto"/>
            </w:pPr>
            <w:r>
              <w:t>C</w:t>
            </w:r>
          </w:p>
        </w:tc>
        <w:tc>
          <w:tcPr>
            <w:tcW w:w="0" w:type="auto"/>
            <w:tcMar>
              <w:top w:w="55" w:type="dxa"/>
              <w:left w:w="60" w:type="dxa"/>
              <w:bottom w:w="55" w:type="dxa"/>
              <w:right w:w="60" w:type="dxa"/>
            </w:tcMar>
            <w:vAlign w:val="center"/>
          </w:tcPr>
          <w:p w14:paraId="19E870C1" w14:textId="77777777" w:rsidR="00E7079D" w:rsidRPr="008800D9" w:rsidRDefault="00630E98" w:rsidP="007F0344">
            <w:pPr>
              <w:spacing w:after="0" w:line="240" w:lineRule="auto"/>
            </w:pPr>
            <w:r>
              <w:t>C</w:t>
            </w:r>
          </w:p>
        </w:tc>
        <w:tc>
          <w:tcPr>
            <w:tcW w:w="0" w:type="auto"/>
            <w:tcMar>
              <w:top w:w="55" w:type="dxa"/>
              <w:left w:w="60" w:type="dxa"/>
              <w:bottom w:w="55" w:type="dxa"/>
              <w:right w:w="60" w:type="dxa"/>
            </w:tcMar>
            <w:vAlign w:val="center"/>
          </w:tcPr>
          <w:p w14:paraId="053A50F1" w14:textId="77777777" w:rsidR="00E7079D" w:rsidRPr="008800D9" w:rsidRDefault="00630E98" w:rsidP="007F0344">
            <w:pPr>
              <w:spacing w:after="0" w:line="240" w:lineRule="auto"/>
            </w:pPr>
            <w:r>
              <w:t>C</w:t>
            </w:r>
          </w:p>
        </w:tc>
      </w:tr>
      <w:tr w:rsidR="00E7079D" w:rsidRPr="008800D9" w14:paraId="293FE333" w14:textId="77777777" w:rsidTr="007F0344">
        <w:trPr>
          <w:jc w:val="center"/>
          <w:ins w:id="9028" w:author="Timothy Hislop" w:date="2026-07-16T12:00:00Z"/>
        </w:trPr>
        <w:tc>
          <w:tcPr>
            <w:tcW w:w="0" w:type="auto"/>
            <w:tcMar>
              <w:top w:w="55" w:type="dxa"/>
              <w:left w:w="60" w:type="dxa"/>
              <w:bottom w:w="55" w:type="dxa"/>
              <w:right w:w="60" w:type="dxa"/>
            </w:tcMar>
            <w:vAlign w:val="center"/>
          </w:tcPr>
          <w:p w14:paraId="702D6D1C" w14:textId="77777777" w:rsidR="00E7079D" w:rsidRPr="008800D9" w:rsidRDefault="00630E98" w:rsidP="007F0344">
            <w:pPr>
              <w:spacing w:after="0" w:line="240" w:lineRule="auto"/>
              <w:rPr>
                <w:ins w:id="9029" w:author="Timothy Hislop" w:date="2026-07-16T12:00:00Z"/>
              </w:rPr>
            </w:pPr>
            <w:ins w:id="9030" w:author="Timothy Hislop" w:date="2026-07-16T12:00:00Z">
              <w:r>
                <w:t xml:space="preserve">Bid deliverability certification</w:t>
              </w:r>
            </w:ins>
          </w:p>
        </w:tc>
        <w:tc>
          <w:tcPr>
            <w:tcW w:w="0" w:type="auto"/>
            <w:tcMar>
              <w:top w:w="55" w:type="dxa"/>
              <w:left w:w="60" w:type="dxa"/>
              <w:bottom w:w="55" w:type="dxa"/>
              <w:right w:w="60" w:type="dxa"/>
            </w:tcMar>
            <w:vAlign w:val="center"/>
          </w:tcPr>
          <w:p w14:paraId="19BFCE4D" w14:textId="77777777" w:rsidR="00E7079D" w:rsidRPr="008800D9" w:rsidRDefault="00630E98" w:rsidP="007F0344">
            <w:pPr>
              <w:spacing w:after="0" w:line="240" w:lineRule="auto"/>
              <w:rPr>
                <w:ins w:id="9031" w:author="Timothy Hislop" w:date="2026-07-16T12:00:00Z"/>
              </w:rPr>
            </w:pPr>
            <w:ins w:id="9032" w:author="Timothy Hislop" w:date="2026-07-16T12:00:00Z">
              <w:r>
                <w:t xml:space="preserve">C</w:t>
              </w:r>
            </w:ins>
          </w:p>
        </w:tc>
        <w:tc>
          <w:tcPr>
            <w:tcW w:w="0" w:type="auto"/>
            <w:tcMar>
              <w:top w:w="55" w:type="dxa"/>
              <w:left w:w="60" w:type="dxa"/>
              <w:bottom w:w="55" w:type="dxa"/>
              <w:right w:w="60" w:type="dxa"/>
            </w:tcMar>
            <w:vAlign w:val="center"/>
          </w:tcPr>
          <w:p w14:paraId="6E5A0EA7" w14:textId="77777777" w:rsidR="00E7079D" w:rsidRPr="008800D9" w:rsidRDefault="00630E98" w:rsidP="007F0344">
            <w:pPr>
              <w:spacing w:after="0" w:line="240" w:lineRule="auto"/>
              <w:rPr>
                <w:ins w:id="9033" w:author="Timothy Hislop" w:date="2026-07-16T12:00:00Z"/>
              </w:rPr>
            </w:pPr>
            <w:ins w:id="9034" w:author="Timothy Hislop" w:date="2026-07-16T12:00:00Z">
              <w:r>
                <w:t xml:space="preserve">I</w:t>
              </w:r>
            </w:ins>
          </w:p>
        </w:tc>
        <w:tc>
          <w:tcPr>
            <w:tcW w:w="0" w:type="auto"/>
            <w:shd w:val="clear" w:color="auto" w:fill="E2F0D9"/>
            <w:tcMar>
              <w:top w:w="55" w:type="dxa"/>
              <w:left w:w="60" w:type="dxa"/>
              <w:bottom w:w="55" w:type="dxa"/>
              <w:right w:w="60" w:type="dxa"/>
            </w:tcMar>
            <w:vAlign w:val="center"/>
          </w:tcPr>
          <w:p w14:paraId="0FF0FCBB" w14:textId="77777777" w:rsidR="00E7079D" w:rsidRPr="008800D9" w:rsidRDefault="00630E98" w:rsidP="007F0344">
            <w:pPr>
              <w:spacing w:after="0" w:line="240" w:lineRule="auto"/>
              <w:rPr>
                <w:ins w:id="9035" w:author="Timothy Hislop" w:date="2026-07-16T12:00:00Z"/>
              </w:rPr>
            </w:pPr>
            <w:ins w:id="9036" w:author="Timothy Hislop" w:date="2026-07-16T12:00:00Z">
              <w:r>
                <w:t xml:space="preserve">R solution and estimate inputs</w:t>
              </w:r>
            </w:ins>
          </w:p>
        </w:tc>
        <w:tc>
          <w:tcPr>
            <w:tcW w:w="0" w:type="auto"/>
            <w:shd w:val="clear" w:color="auto" w:fill="E2F0D9"/>
            <w:tcMar>
              <w:top w:w="55" w:type="dxa"/>
              <w:left w:w="60" w:type="dxa"/>
              <w:bottom w:w="55" w:type="dxa"/>
              <w:right w:w="60" w:type="dxa"/>
            </w:tcMar>
            <w:vAlign w:val="center"/>
          </w:tcPr>
          <w:p w14:paraId="2B1C4051" w14:textId="77777777" w:rsidR="00E7079D" w:rsidRPr="008800D9" w:rsidRDefault="00630E98" w:rsidP="007F0344">
            <w:pPr>
              <w:spacing w:after="0" w:line="240" w:lineRule="auto"/>
              <w:rPr>
                <w:ins w:id="9037" w:author="Timothy Hislop" w:date="2026-07-16T12:00:00Z"/>
              </w:rPr>
            </w:pPr>
            <w:ins w:id="9038" w:author="Timothy Hislop" w:date="2026-07-16T12:00:00Z">
              <w:r>
                <w:t xml:space="preserve">C technical validation</w:t>
              </w:r>
            </w:ins>
          </w:p>
        </w:tc>
        <w:tc>
          <w:tcPr>
            <w:tcW w:w="0" w:type="auto"/>
            <w:tcMar>
              <w:top w:w="55" w:type="dxa"/>
              <w:left w:w="60" w:type="dxa"/>
              <w:bottom w:w="55" w:type="dxa"/>
              <w:right w:w="60" w:type="dxa"/>
            </w:tcMar>
            <w:vAlign w:val="center"/>
          </w:tcPr>
          <w:p w14:paraId="75DC279C" w14:textId="77777777" w:rsidR="00E7079D" w:rsidRPr="008800D9" w:rsidRDefault="00630E98" w:rsidP="007F0344">
            <w:pPr>
              <w:spacing w:after="0" w:line="240" w:lineRule="auto"/>
              <w:rPr>
                <w:ins w:id="9039" w:author="Timothy Hislop" w:date="2026-07-16T12:00:00Z"/>
              </w:rPr>
            </w:pPr>
            <w:ins w:id="9040" w:author="Timothy Hislop" w:date="2026-07-16T12:00:00Z">
              <w:r>
                <w:t xml:space="preserve">C control readiness</w:t>
              </w:r>
            </w:ins>
          </w:p>
        </w:tc>
        <w:tc>
          <w:tcPr>
            <w:tcW w:w="0" w:type="auto"/>
            <w:tcMar>
              <w:top w:w="55" w:type="dxa"/>
              <w:left w:w="60" w:type="dxa"/>
              <w:bottom w:w="55" w:type="dxa"/>
              <w:right w:w="60" w:type="dxa"/>
            </w:tcMar>
            <w:vAlign w:val="center"/>
          </w:tcPr>
          <w:p w14:paraId="19E870C1" w14:textId="77777777" w:rsidR="00E7079D" w:rsidRPr="008800D9" w:rsidRDefault="00630E98" w:rsidP="007F0344">
            <w:pPr>
              <w:spacing w:after="0" w:line="240" w:lineRule="auto"/>
              <w:rPr>
                <w:ins w:id="9041" w:author="Timothy Hislop" w:date="2026-07-16T12:00:00Z"/>
              </w:rPr>
            </w:pPr>
            <w:ins w:id="9042" w:author="Timothy Hislop" w:date="2026-07-16T12:00:00Z">
              <w:r>
                <w:t xml:space="preserve">A/R</w:t>
              </w:r>
            </w:ins>
          </w:p>
        </w:tc>
        <w:tc>
          <w:tcPr>
            <w:tcW w:w="0" w:type="auto"/>
            <w:tcMar>
              <w:top w:w="55" w:type="dxa"/>
              <w:left w:w="60" w:type="dxa"/>
              <w:bottom w:w="55" w:type="dxa"/>
              <w:right w:w="60" w:type="dxa"/>
            </w:tcMar>
            <w:vAlign w:val="center"/>
          </w:tcPr>
          <w:p w14:paraId="053A50F1" w14:textId="77777777" w:rsidR="00E7079D" w:rsidRPr="008800D9" w:rsidRDefault="00630E98" w:rsidP="007F0344">
            <w:pPr>
              <w:spacing w:after="0" w:line="240" w:lineRule="auto"/>
              <w:rPr>
                <w:ins w:id="9043" w:author="Timothy Hislop" w:date="2026-07-16T12:00:00Z"/>
              </w:rPr>
            </w:pPr>
            <w:ins w:id="9044" w:author="Timothy Hislop" w:date="2026-07-16T12:00:00Z">
              <w:r>
                <w:t xml:space="preserve">I</w:t>
              </w:r>
            </w:ins>
          </w:p>
        </w:tc>
      </w:tr>
      <w:tr w:rsidR="00E7079D" w:rsidRPr="008800D9" w14:paraId="4F5E86E1" w14:textId="77777777" w:rsidTr="007F0344">
        <w:trPr>
          <w:jc w:val="center"/>
        </w:trPr>
        <w:tc>
          <w:tcPr>
            <w:tcW w:w="0" w:type="auto"/>
            <w:tcMar>
              <w:top w:w="55" w:type="dxa"/>
              <w:left w:w="60" w:type="dxa"/>
              <w:bottom w:w="55" w:type="dxa"/>
              <w:right w:w="60" w:type="dxa"/>
            </w:tcMar>
            <w:vAlign w:val="center"/>
          </w:tcPr>
          <w:p w14:paraId="12FBF778" w14:textId="77777777" w:rsidR="00E7079D" w:rsidRPr="008800D9" w:rsidRDefault="00630E98" w:rsidP="007F0344">
            <w:pPr>
              <w:spacing w:after="0" w:line="240" w:lineRule="auto"/>
            </w:pPr>
            <w:r>
              <w:t>Technical architecture, standards, and exceptions</w:t>
            </w:r>
          </w:p>
        </w:tc>
        <w:tc>
          <w:tcPr>
            <w:tcW w:w="0" w:type="auto"/>
            <w:tcMar>
              <w:top w:w="55" w:type="dxa"/>
              <w:left w:w="60" w:type="dxa"/>
              <w:bottom w:w="55" w:type="dxa"/>
              <w:right w:w="60" w:type="dxa"/>
            </w:tcMar>
            <w:vAlign w:val="center"/>
          </w:tcPr>
          <w:p w14:paraId="67516532" w14:textId="77777777" w:rsidR="00E7079D" w:rsidRPr="008800D9" w:rsidRDefault="00630E98" w:rsidP="007F0344">
            <w:pPr>
              <w:spacing w:after="0" w:line="240" w:lineRule="auto"/>
            </w:pPr>
            <w:r>
              <w:t>C</w:t>
            </w:r>
          </w:p>
        </w:tc>
        <w:tc>
          <w:tcPr>
            <w:tcW w:w="0" w:type="auto"/>
            <w:tcMar>
              <w:top w:w="55" w:type="dxa"/>
              <w:left w:w="60" w:type="dxa"/>
              <w:bottom w:w="55" w:type="dxa"/>
              <w:right w:w="60" w:type="dxa"/>
            </w:tcMar>
            <w:vAlign w:val="center"/>
          </w:tcPr>
          <w:p w14:paraId="38A42E9E" w14:textId="77777777" w:rsidR="00E7079D" w:rsidRPr="008800D9" w:rsidRDefault="00630E98" w:rsidP="007F0344">
            <w:pPr>
              <w:spacing w:after="0" w:line="240" w:lineRule="auto"/>
            </w:pPr>
            <w:r>
              <w:t>I</w:t>
            </w:r>
          </w:p>
        </w:tc>
        <w:tc>
          <w:tcPr>
            <w:tcW w:w="0" w:type="auto"/>
            <w:tcMar>
              <w:top w:w="55" w:type="dxa"/>
              <w:left w:w="60" w:type="dxa"/>
              <w:bottom w:w="55" w:type="dxa"/>
              <w:right w:w="60" w:type="dxa"/>
            </w:tcMar>
            <w:vAlign w:val="center"/>
          </w:tcPr>
          <w:p w14:paraId="0D9D3C1E" w14:textId="77777777" w:rsidR="00E7079D" w:rsidRPr="008800D9" w:rsidRDefault="00630E98" w:rsidP="007F0344">
            <w:pPr>
              <w:spacing w:after="0" w:line="240" w:lineRule="auto"/>
            </w:pPr>
            <w:r>
              <w:t>C</w:t>
            </w:r>
          </w:p>
        </w:tc>
        <w:tc>
          <w:tcPr>
            <w:tcW w:w="0" w:type="auto"/>
            <w:shd w:val="clear" w:color="auto" w:fill="E2F0D9"/>
            <w:tcMar>
              <w:top w:w="55" w:type="dxa"/>
              <w:left w:w="60" w:type="dxa"/>
              <w:bottom w:w="55" w:type="dxa"/>
              <w:right w:w="60" w:type="dxa"/>
            </w:tcMar>
            <w:vAlign w:val="center"/>
          </w:tcPr>
          <w:p w14:paraId="641800C5" w14:textId="77777777" w:rsidR="00E7079D" w:rsidRPr="008800D9" w:rsidRDefault="00630E98" w:rsidP="007F0344">
            <w:pPr>
              <w:spacing w:after="0" w:line="240" w:lineRule="auto"/>
            </w:pPr>
            <w:r>
              <w:t>A/R</w:t>
            </w:r>
          </w:p>
        </w:tc>
        <w:tc>
          <w:tcPr>
            <w:tcW w:w="0" w:type="auto"/>
            <w:tcMar>
              <w:top w:w="55" w:type="dxa"/>
              <w:left w:w="60" w:type="dxa"/>
              <w:bottom w:w="55" w:type="dxa"/>
              <w:right w:w="60" w:type="dxa"/>
            </w:tcMar>
            <w:vAlign w:val="center"/>
          </w:tcPr>
          <w:p w14:paraId="07E2766A" w14:textId="77777777" w:rsidR="00E7079D" w:rsidRPr="008800D9" w:rsidRDefault="00630E98" w:rsidP="007F0344">
            <w:pPr>
              <w:spacing w:after="0" w:line="240" w:lineRule="auto"/>
            </w:pPr>
            <w:r>
              <w:t>C</w:t>
            </w:r>
          </w:p>
        </w:tc>
        <w:tc>
          <w:tcPr>
            <w:tcW w:w="0" w:type="auto"/>
            <w:shd w:val="clear" w:color="auto" w:fill="FFF2CC"/>
            <w:tcMar>
              <w:top w:w="55" w:type="dxa"/>
              <w:left w:w="60" w:type="dxa"/>
              <w:bottom w:w="55" w:type="dxa"/>
              <w:right w:w="60" w:type="dxa"/>
            </w:tcMar>
            <w:vAlign w:val="center"/>
          </w:tcPr>
          <w:p w14:paraId="15E562C1" w14:textId="77777777" w:rsidR="00E7079D" w:rsidRPr="008800D9" w:rsidRDefault="00630E98" w:rsidP="007F0344">
            <w:pPr>
              <w:spacing w:after="0" w:line="240" w:lineRule="auto"/>
            </w:pPr>
            <w:del w:id="9066" w:author="Timothy Hislop" w:date="2026-07-16T12:00:00Z">
              <w:r>
                <w:delText xml:space="preserve">R execution</w:delText>
              </w:r>
            </w:del>
            <w:ins w:id="9067" w:author="Timothy Hislop" w:date="2026-07-16T12:00:00Z">
              <w:r>
                <w:t xml:space="preserve">A exceptions with cost/schedule/customer impact; R execution</w:t>
              </w:r>
            </w:ins>
          </w:p>
        </w:tc>
        <w:tc>
          <w:tcPr>
            <w:tcW w:w="0" w:type="auto"/>
            <w:tcMar>
              <w:top w:w="55" w:type="dxa"/>
              <w:left w:w="60" w:type="dxa"/>
              <w:bottom w:w="55" w:type="dxa"/>
              <w:right w:w="60" w:type="dxa"/>
            </w:tcMar>
            <w:vAlign w:val="center"/>
          </w:tcPr>
          <w:p w14:paraId="1C0A39F7" w14:textId="77777777" w:rsidR="00E7079D" w:rsidRPr="008800D9" w:rsidRDefault="00630E98" w:rsidP="007F0344">
            <w:pPr>
              <w:spacing w:after="0" w:line="240" w:lineRule="auto"/>
            </w:pPr>
            <w:r>
              <w:t>I</w:t>
            </w:r>
          </w:p>
        </w:tc>
      </w:tr>
      <w:tr w:rsidR="00E7079D" w:rsidRPr="008800D9" w14:paraId="3BA2FEDD" w14:textId="77777777" w:rsidTr="007F0344">
        <w:trPr>
          <w:jc w:val="center"/>
        </w:trPr>
        <w:tc>
          <w:tcPr>
            <w:tcW w:w="0" w:type="auto"/>
            <w:tcMar>
              <w:top w:w="55" w:type="dxa"/>
              <w:left w:w="60" w:type="dxa"/>
              <w:bottom w:w="55" w:type="dxa"/>
              <w:right w:w="60" w:type="dxa"/>
            </w:tcMar>
            <w:vAlign w:val="center"/>
          </w:tcPr>
          <w:p w14:paraId="786950E2" w14:textId="77777777" w:rsidR="00E7079D" w:rsidRPr="008800D9" w:rsidRDefault="00630E98" w:rsidP="007F0344">
            <w:pPr>
              <w:spacing w:after="0" w:line="240" w:lineRule="auto"/>
            </w:pPr>
            <w:r>
              <w:t>Delivery execution, customer experience, and adoption</w:t>
            </w:r>
          </w:p>
        </w:tc>
        <w:tc>
          <w:tcPr>
            <w:tcW w:w="0" w:type="auto"/>
            <w:tcMar>
              <w:top w:w="55" w:type="dxa"/>
              <w:left w:w="60" w:type="dxa"/>
              <w:bottom w:w="55" w:type="dxa"/>
              <w:right w:w="60" w:type="dxa"/>
            </w:tcMar>
            <w:vAlign w:val="center"/>
          </w:tcPr>
          <w:p w14:paraId="7B50E48F" w14:textId="77777777" w:rsidR="00E7079D" w:rsidRPr="008800D9" w:rsidRDefault="00630E98" w:rsidP="007F0344">
            <w:pPr>
              <w:spacing w:after="0" w:line="240" w:lineRule="auto"/>
            </w:pPr>
            <w:r>
              <w:t>C</w:t>
            </w:r>
          </w:p>
        </w:tc>
        <w:tc>
          <w:tcPr>
            <w:tcW w:w="0" w:type="auto"/>
            <w:tcMar>
              <w:top w:w="55" w:type="dxa"/>
              <w:left w:w="60" w:type="dxa"/>
              <w:bottom w:w="55" w:type="dxa"/>
              <w:right w:w="60" w:type="dxa"/>
            </w:tcMar>
            <w:vAlign w:val="center"/>
          </w:tcPr>
          <w:p w14:paraId="695D48E5" w14:textId="77777777" w:rsidR="00E7079D" w:rsidRPr="008800D9" w:rsidRDefault="00630E98" w:rsidP="007F0344">
            <w:pPr>
              <w:spacing w:after="0" w:line="240" w:lineRule="auto"/>
            </w:pPr>
            <w:r>
              <w:t>I</w:t>
            </w:r>
          </w:p>
        </w:tc>
        <w:tc>
          <w:tcPr>
            <w:tcW w:w="0" w:type="auto"/>
            <w:tcMar>
              <w:top w:w="55" w:type="dxa"/>
              <w:left w:w="60" w:type="dxa"/>
              <w:bottom w:w="55" w:type="dxa"/>
              <w:right w:w="60" w:type="dxa"/>
            </w:tcMar>
            <w:vAlign w:val="center"/>
          </w:tcPr>
          <w:p w14:paraId="3AC25847" w14:textId="77777777" w:rsidR="00E7079D" w:rsidRPr="008800D9" w:rsidRDefault="00630E98" w:rsidP="007F0344">
            <w:pPr>
              <w:spacing w:after="0" w:line="240" w:lineRule="auto"/>
            </w:pPr>
            <w:r>
              <w:t>C</w:t>
            </w:r>
          </w:p>
        </w:tc>
        <w:tc>
          <w:tcPr>
            <w:tcW w:w="0" w:type="auto"/>
            <w:shd w:val="clear" w:color="auto" w:fill="FFF2CC"/>
            <w:tcMar>
              <w:top w:w="55" w:type="dxa"/>
              <w:left w:w="60" w:type="dxa"/>
              <w:bottom w:w="55" w:type="dxa"/>
              <w:right w:w="60" w:type="dxa"/>
            </w:tcMar>
            <w:vAlign w:val="center"/>
          </w:tcPr>
          <w:p w14:paraId="4CC16286" w14:textId="77777777" w:rsidR="00E7079D" w:rsidRPr="008800D9" w:rsidRDefault="00630E98" w:rsidP="007F0344">
            <w:pPr>
              <w:spacing w:after="0" w:line="240" w:lineRule="auto"/>
            </w:pPr>
            <w:r>
              <w:t>R technical</w:t>
            </w:r>
          </w:p>
        </w:tc>
        <w:tc>
          <w:tcPr>
            <w:tcW w:w="0" w:type="auto"/>
            <w:tcMar>
              <w:top w:w="55" w:type="dxa"/>
              <w:left w:w="60" w:type="dxa"/>
              <w:bottom w:w="55" w:type="dxa"/>
              <w:right w:w="60" w:type="dxa"/>
            </w:tcMar>
            <w:vAlign w:val="center"/>
          </w:tcPr>
          <w:p w14:paraId="31ED9A81" w14:textId="77777777" w:rsidR="00E7079D" w:rsidRPr="008800D9" w:rsidRDefault="00630E98" w:rsidP="007F0344">
            <w:pPr>
              <w:spacing w:after="0" w:line="240" w:lineRule="auto"/>
            </w:pPr>
            <w:r>
              <w:t>C controls</w:t>
            </w:r>
          </w:p>
        </w:tc>
        <w:tc>
          <w:tcPr>
            <w:tcW w:w="0" w:type="auto"/>
            <w:shd w:val="clear" w:color="auto" w:fill="E2F0D9"/>
            <w:tcMar>
              <w:top w:w="55" w:type="dxa"/>
              <w:left w:w="60" w:type="dxa"/>
              <w:bottom w:w="55" w:type="dxa"/>
              <w:right w:w="60" w:type="dxa"/>
            </w:tcMar>
            <w:vAlign w:val="center"/>
          </w:tcPr>
          <w:p w14:paraId="034D08F4" w14:textId="77777777" w:rsidR="00E7079D" w:rsidRPr="008800D9" w:rsidRDefault="00630E98" w:rsidP="007F0344">
            <w:pPr>
              <w:spacing w:after="0" w:line="240" w:lineRule="auto"/>
            </w:pPr>
            <w:r>
              <w:t>A/R</w:t>
            </w:r>
          </w:p>
        </w:tc>
        <w:tc>
          <w:tcPr>
            <w:tcW w:w="0" w:type="auto"/>
            <w:tcMar>
              <w:top w:w="55" w:type="dxa"/>
              <w:left w:w="60" w:type="dxa"/>
              <w:bottom w:w="55" w:type="dxa"/>
              <w:right w:w="60" w:type="dxa"/>
            </w:tcMar>
            <w:vAlign w:val="center"/>
          </w:tcPr>
          <w:p w14:paraId="3D5D340F" w14:textId="77777777" w:rsidR="00E7079D" w:rsidRPr="008800D9" w:rsidRDefault="00630E98" w:rsidP="007F0344">
            <w:pPr>
              <w:spacing w:after="0" w:line="240" w:lineRule="auto"/>
            </w:pPr>
            <w:r>
              <w:t>C</w:t>
            </w:r>
          </w:p>
        </w:tc>
      </w:tr>
      <w:tr w:rsidR="00E7079D" w:rsidRPr="008800D9" w14:paraId="52B04EC9" w14:textId="77777777" w:rsidTr="007F0344">
        <w:trPr>
          <w:jc w:val="center"/>
        </w:trPr>
        <w:tc>
          <w:tcPr>
            <w:tcW w:w="0" w:type="auto"/>
            <w:tcMar>
              <w:top w:w="55" w:type="dxa"/>
              <w:left w:w="60" w:type="dxa"/>
              <w:bottom w:w="55" w:type="dxa"/>
              <w:right w:w="60" w:type="dxa"/>
            </w:tcMar>
            <w:vAlign w:val="center"/>
          </w:tcPr>
          <w:p w14:paraId="771845D7" w14:textId="77777777" w:rsidR="00E7079D" w:rsidRPr="008800D9" w:rsidRDefault="00630E98" w:rsidP="007F0344">
            <w:pPr>
              <w:spacing w:after="0" w:line="240" w:lineRule="auto"/>
            </w:pPr>
            <w:r>
              <w:t>Project-management controls, health, RIDAC, and change governance</w:t>
            </w:r>
          </w:p>
        </w:tc>
        <w:tc>
          <w:tcPr>
            <w:tcW w:w="0" w:type="auto"/>
            <w:tcMar>
              <w:top w:w="55" w:type="dxa"/>
              <w:left w:w="60" w:type="dxa"/>
              <w:bottom w:w="55" w:type="dxa"/>
              <w:right w:w="60" w:type="dxa"/>
            </w:tcMar>
            <w:vAlign w:val="center"/>
          </w:tcPr>
          <w:p w14:paraId="793C35F9" w14:textId="77777777" w:rsidR="00E7079D" w:rsidRPr="008800D9" w:rsidRDefault="00630E98" w:rsidP="007F0344">
            <w:pPr>
              <w:spacing w:after="0" w:line="240" w:lineRule="auto"/>
            </w:pPr>
            <w:r>
              <w:t>C</w:t>
            </w:r>
          </w:p>
        </w:tc>
        <w:tc>
          <w:tcPr>
            <w:tcW w:w="0" w:type="auto"/>
            <w:tcMar>
              <w:top w:w="55" w:type="dxa"/>
              <w:left w:w="60" w:type="dxa"/>
              <w:bottom w:w="55" w:type="dxa"/>
              <w:right w:w="60" w:type="dxa"/>
            </w:tcMar>
            <w:vAlign w:val="center"/>
          </w:tcPr>
          <w:p w14:paraId="15EF8ED1" w14:textId="77777777" w:rsidR="00E7079D" w:rsidRPr="008800D9" w:rsidRDefault="00630E98" w:rsidP="007F0344">
            <w:pPr>
              <w:spacing w:after="0" w:line="240" w:lineRule="auto"/>
            </w:pPr>
            <w:r>
              <w:t>I</w:t>
            </w:r>
          </w:p>
        </w:tc>
        <w:tc>
          <w:tcPr>
            <w:tcW w:w="0" w:type="auto"/>
            <w:tcMar>
              <w:top w:w="55" w:type="dxa"/>
              <w:left w:w="60" w:type="dxa"/>
              <w:bottom w:w="55" w:type="dxa"/>
              <w:right w:w="60" w:type="dxa"/>
            </w:tcMar>
            <w:vAlign w:val="center"/>
          </w:tcPr>
          <w:p w14:paraId="2246970F" w14:textId="77777777" w:rsidR="00E7079D" w:rsidRPr="008800D9" w:rsidRDefault="00630E98" w:rsidP="007F0344">
            <w:pPr>
              <w:spacing w:after="0" w:line="240" w:lineRule="auto"/>
            </w:pPr>
            <w:r>
              <w:t>C</w:t>
            </w:r>
          </w:p>
        </w:tc>
        <w:tc>
          <w:tcPr>
            <w:tcW w:w="0" w:type="auto"/>
            <w:tcMar>
              <w:top w:w="55" w:type="dxa"/>
              <w:left w:w="60" w:type="dxa"/>
              <w:bottom w:w="55" w:type="dxa"/>
              <w:right w:w="60" w:type="dxa"/>
            </w:tcMar>
            <w:vAlign w:val="center"/>
          </w:tcPr>
          <w:p w14:paraId="091DD798" w14:textId="77777777" w:rsidR="00E7079D" w:rsidRPr="008800D9" w:rsidRDefault="00630E98" w:rsidP="007F0344">
            <w:pPr>
              <w:spacing w:after="0" w:line="240" w:lineRule="auto"/>
            </w:pPr>
            <w:r>
              <w:t>C</w:t>
            </w:r>
          </w:p>
        </w:tc>
        <w:tc>
          <w:tcPr>
            <w:tcW w:w="0" w:type="auto"/>
            <w:shd w:val="clear" w:color="auto" w:fill="E2F0D9"/>
            <w:tcMar>
              <w:top w:w="55" w:type="dxa"/>
              <w:left w:w="60" w:type="dxa"/>
              <w:bottom w:w="55" w:type="dxa"/>
              <w:right w:w="60" w:type="dxa"/>
            </w:tcMar>
            <w:vAlign w:val="center"/>
          </w:tcPr>
          <w:p w14:paraId="58E49E16" w14:textId="77777777" w:rsidR="00E7079D" w:rsidRPr="008800D9" w:rsidRDefault="00630E98" w:rsidP="007F0344">
            <w:pPr>
              <w:spacing w:after="0" w:line="240" w:lineRule="auto"/>
            </w:pPr>
            <w:r>
              <w:t>A/R</w:t>
            </w:r>
          </w:p>
        </w:tc>
        <w:tc>
          <w:tcPr>
            <w:tcW w:w="0" w:type="auto"/>
            <w:shd w:val="clear" w:color="auto" w:fill="FFF2CC"/>
            <w:tcMar>
              <w:top w:w="55" w:type="dxa"/>
              <w:left w:w="60" w:type="dxa"/>
              <w:bottom w:w="55" w:type="dxa"/>
              <w:right w:w="60" w:type="dxa"/>
            </w:tcMar>
            <w:vAlign w:val="center"/>
          </w:tcPr>
          <w:p w14:paraId="559190DA" w14:textId="77777777" w:rsidR="00E7079D" w:rsidRPr="008800D9" w:rsidRDefault="00630E98" w:rsidP="007F0344">
            <w:pPr>
              <w:spacing w:after="0" w:line="240" w:lineRule="auto"/>
            </w:pPr>
            <w:r>
              <w:t>R inputs</w:t>
            </w:r>
          </w:p>
        </w:tc>
        <w:tc>
          <w:tcPr>
            <w:tcW w:w="0" w:type="auto"/>
            <w:tcMar>
              <w:top w:w="55" w:type="dxa"/>
              <w:left w:w="60" w:type="dxa"/>
              <w:bottom w:w="55" w:type="dxa"/>
              <w:right w:w="60" w:type="dxa"/>
            </w:tcMar>
            <w:vAlign w:val="center"/>
          </w:tcPr>
          <w:p w14:paraId="4C6ED363" w14:textId="77777777" w:rsidR="00E7079D" w:rsidRPr="008800D9" w:rsidRDefault="00630E98" w:rsidP="007F0344">
            <w:pPr>
              <w:spacing w:after="0" w:line="240" w:lineRule="auto"/>
            </w:pPr>
            <w:r>
              <w:t>C</w:t>
            </w:r>
          </w:p>
        </w:tc>
      </w:tr>
      <w:tr w:rsidR="00E7079D" w:rsidRPr="008800D9" w14:paraId="54CB642C" w14:textId="77777777" w:rsidTr="007F0344">
        <w:trPr>
          <w:jc w:val="center"/>
        </w:trPr>
        <w:tc>
          <w:tcPr>
            <w:tcW w:w="0" w:type="auto"/>
            <w:tcMar>
              <w:top w:w="55" w:type="dxa"/>
              <w:left w:w="60" w:type="dxa"/>
              <w:bottom w:w="55" w:type="dxa"/>
              <w:right w:w="60" w:type="dxa"/>
            </w:tcMar>
            <w:vAlign w:val="center"/>
          </w:tcPr>
          <w:p w14:paraId="50CB5C58" w14:textId="77777777" w:rsidR="00E7079D" w:rsidRPr="008800D9" w:rsidRDefault="00630E98" w:rsidP="007F0344">
            <w:pPr>
              <w:spacing w:after="0" w:line="240" w:lineRule="auto"/>
            </w:pPr>
            <w:r>
              <w:t>Consolidated forecast process and operational data</w:t>
            </w:r>
          </w:p>
        </w:tc>
        <w:tc>
          <w:tcPr>
            <w:tcW w:w="0" w:type="auto"/>
            <w:shd w:val="clear" w:color="auto" w:fill="E2F0D9"/>
            <w:tcMar>
              <w:top w:w="55" w:type="dxa"/>
              <w:left w:w="60" w:type="dxa"/>
              <w:bottom w:w="55" w:type="dxa"/>
              <w:right w:w="60" w:type="dxa"/>
            </w:tcMar>
            <w:vAlign w:val="center"/>
          </w:tcPr>
          <w:p w14:paraId="24A28851" w14:textId="77777777" w:rsidR="00E7079D" w:rsidRPr="008800D9" w:rsidRDefault="00630E98" w:rsidP="007F0344">
            <w:pPr>
              <w:spacing w:after="0" w:line="240" w:lineRule="auto"/>
            </w:pPr>
            <w:r>
              <w:t xml:space="preserve">A results</w:t>
            </w:r>
          </w:p>
        </w:tc>
        <w:tc>
          <w:tcPr>
            <w:tcW w:w="0" w:type="auto"/>
            <w:shd w:val="clear" w:color="auto" w:fill="FFF2CC"/>
            <w:tcMar>
              <w:top w:w="55" w:type="dxa"/>
              <w:left w:w="60" w:type="dxa"/>
              <w:bottom w:w="55" w:type="dxa"/>
              <w:right w:w="60" w:type="dxa"/>
            </w:tcMar>
            <w:vAlign w:val="center"/>
          </w:tcPr>
          <w:p w14:paraId="0A5457EE" w14:textId="77777777" w:rsidR="00E7079D" w:rsidRPr="008800D9" w:rsidRDefault="00630E98" w:rsidP="007F0344">
            <w:pPr>
              <w:spacing w:after="0" w:line="240" w:lineRule="auto"/>
            </w:pPr>
            <w:r>
              <w:t>R opportunity input</w:t>
            </w:r>
          </w:p>
        </w:tc>
        <w:tc>
          <w:tcPr>
            <w:tcW w:w="0" w:type="auto"/>
            <w:tcMar>
              <w:top w:w="55" w:type="dxa"/>
              <w:left w:w="60" w:type="dxa"/>
              <w:bottom w:w="55" w:type="dxa"/>
              <w:right w:w="60" w:type="dxa"/>
            </w:tcMar>
            <w:vAlign w:val="center"/>
          </w:tcPr>
          <w:p w14:paraId="60BE0A65" w14:textId="77777777" w:rsidR="00E7079D" w:rsidRPr="008800D9" w:rsidRDefault="00630E98" w:rsidP="007F0344">
            <w:pPr>
              <w:spacing w:after="0" w:line="240" w:lineRule="auto"/>
            </w:pPr>
            <w:r>
              <w:t>C</w:t>
            </w:r>
          </w:p>
        </w:tc>
        <w:tc>
          <w:tcPr>
            <w:tcW w:w="0" w:type="auto"/>
            <w:tcMar>
              <w:top w:w="55" w:type="dxa"/>
              <w:left w:w="60" w:type="dxa"/>
              <w:bottom w:w="55" w:type="dxa"/>
              <w:right w:w="60" w:type="dxa"/>
            </w:tcMar>
            <w:vAlign w:val="center"/>
          </w:tcPr>
          <w:p w14:paraId="75A1A2B9" w14:textId="77777777" w:rsidR="00E7079D" w:rsidRPr="008800D9" w:rsidRDefault="00630E98" w:rsidP="007F0344">
            <w:pPr>
              <w:spacing w:after="0" w:line="240" w:lineRule="auto"/>
            </w:pPr>
            <w:r>
              <w:t>C</w:t>
            </w:r>
          </w:p>
        </w:tc>
        <w:tc>
          <w:tcPr>
            <w:tcW w:w="0" w:type="auto"/>
            <w:shd w:val="clear" w:color="auto" w:fill="FFF2CC"/>
            <w:tcMar>
              <w:top w:w="55" w:type="dxa"/>
              <w:left w:w="60" w:type="dxa"/>
              <w:bottom w:w="55" w:type="dxa"/>
              <w:right w:w="60" w:type="dxa"/>
            </w:tcMar>
            <w:vAlign w:val="center"/>
          </w:tcPr>
          <w:p w14:paraId="54EC91D6" w14:textId="77777777" w:rsidR="00E7079D" w:rsidRPr="008800D9" w:rsidRDefault="00630E98" w:rsidP="007F0344">
            <w:pPr>
              <w:spacing w:after="0" w:line="240" w:lineRule="auto"/>
            </w:pPr>
            <w:r>
              <w:t>R project input</w:t>
            </w:r>
          </w:p>
        </w:tc>
        <w:tc>
          <w:tcPr>
            <w:tcW w:w="0" w:type="auto"/>
            <w:shd w:val="clear" w:color="auto" w:fill="FFF2CC"/>
            <w:tcMar>
              <w:top w:w="55" w:type="dxa"/>
              <w:left w:w="60" w:type="dxa"/>
              <w:bottom w:w="55" w:type="dxa"/>
              <w:right w:w="60" w:type="dxa"/>
            </w:tcMar>
            <w:vAlign w:val="center"/>
          </w:tcPr>
          <w:p w14:paraId="12A397AF" w14:textId="77777777" w:rsidR="00E7079D" w:rsidRPr="008800D9" w:rsidRDefault="00630E98" w:rsidP="007F0344">
            <w:pPr>
              <w:spacing w:after="0" w:line="240" w:lineRule="auto"/>
            </w:pPr>
            <w:del w:id="9068" w:author="Timothy Hislop" w:date="2026-07-16T12:00:00Z">
              <w:r>
                <w:delText xml:space="preserve">R delivery input</w:delText>
              </w:r>
            </w:del>
            <w:ins w:id="9069" w:author="Timothy Hislop" w:date="2026-07-16T12:00:00Z">
              <w:r>
                <w:t xml:space="preserve">A/R delivery forecast content</w:t>
              </w:r>
            </w:ins>
          </w:p>
        </w:tc>
        <w:tc>
          <w:tcPr>
            <w:tcW w:w="0" w:type="auto"/>
            <w:shd w:val="clear" w:color="auto" w:fill="E2F0D9"/>
            <w:tcMar>
              <w:top w:w="55" w:type="dxa"/>
              <w:left w:w="60" w:type="dxa"/>
              <w:bottom w:w="55" w:type="dxa"/>
              <w:right w:w="60" w:type="dxa"/>
            </w:tcMar>
            <w:vAlign w:val="center"/>
          </w:tcPr>
          <w:p w14:paraId="28FEDF5B" w14:textId="77777777" w:rsidR="00E7079D" w:rsidRPr="008800D9" w:rsidRDefault="00630E98" w:rsidP="007F0344">
            <w:pPr>
              <w:spacing w:after="0" w:line="240" w:lineRule="auto"/>
            </w:pPr>
            <w:r>
              <w:t>A/R process</w:t>
            </w:r>
          </w:p>
        </w:tc>
      </w:tr>
      <w:tr w:rsidR="00E7079D" w:rsidRPr="008800D9" w14:paraId="54CB642C" w14:textId="77777777" w:rsidTr="007F0344">
        <w:trPr>
          <w:jc w:val="center"/>
          <w:ins w:id="9045" w:author="Timothy Hislop" w:date="2026-07-16T12:00:00Z"/>
        </w:trPr>
        <w:tc>
          <w:tcPr>
            <w:tcW w:w="0" w:type="auto"/>
            <w:tcMar>
              <w:top w:w="55" w:type="dxa"/>
              <w:left w:w="60" w:type="dxa"/>
              <w:bottom w:w="55" w:type="dxa"/>
              <w:right w:w="60" w:type="dxa"/>
            </w:tcMar>
            <w:vAlign w:val="center"/>
          </w:tcPr>
          <w:p w14:paraId="50CB5C58" w14:textId="77777777" w:rsidR="00E7079D" w:rsidRPr="008800D9" w:rsidRDefault="00630E98" w:rsidP="007F0344">
            <w:pPr>
              <w:spacing w:after="0" w:line="240" w:lineRule="auto"/>
              <w:rPr>
                <w:ins w:id="9046" w:author="Timothy Hislop" w:date="2026-07-16T12:00:00Z"/>
              </w:rPr>
            </w:pPr>
            <w:ins w:id="9047" w:author="Timothy Hislop" w:date="2026-07-16T12:00:00Z">
              <w:r>
                <w:t xml:space="preserve">Pricing strategy, hours, and rates</w:t>
              </w:r>
            </w:ins>
          </w:p>
        </w:tc>
        <w:tc>
          <w:tcPr>
            <w:tcW w:w="0" w:type="auto"/>
            <w:shd w:val="clear" w:color="auto" w:fill="E2F0D9"/>
            <w:tcMar>
              <w:top w:w="55" w:type="dxa"/>
              <w:left w:w="60" w:type="dxa"/>
              <w:bottom w:w="55" w:type="dxa"/>
              <w:right w:w="60" w:type="dxa"/>
            </w:tcMar>
            <w:vAlign w:val="center"/>
          </w:tcPr>
          <w:p w14:paraId="24A28851" w14:textId="77777777" w:rsidR="00E7079D" w:rsidRPr="008800D9" w:rsidRDefault="00630E98" w:rsidP="007F0344">
            <w:pPr>
              <w:spacing w:after="0" w:line="240" w:lineRule="auto"/>
              <w:rPr>
                <w:ins w:id="9048" w:author="Timothy Hislop" w:date="2026-07-16T12:00:00Z"/>
              </w:rPr>
            </w:pPr>
            <w:ins w:id="9049" w:author="Timothy Hislop" w:date="2026-07-16T12:00:00Z">
              <w:r>
                <w:t xml:space="preserve">A rates and margin</w:t>
              </w:r>
            </w:ins>
          </w:p>
        </w:tc>
        <w:tc>
          <w:tcPr>
            <w:tcW w:w="0" w:type="auto"/>
            <w:shd w:val="clear" w:color="auto" w:fill="FFF2CC"/>
            <w:tcMar>
              <w:top w:w="55" w:type="dxa"/>
              <w:left w:w="60" w:type="dxa"/>
              <w:bottom w:w="55" w:type="dxa"/>
              <w:right w:w="60" w:type="dxa"/>
            </w:tcMar>
            <w:vAlign w:val="center"/>
          </w:tcPr>
          <w:p w14:paraId="0A5457EE" w14:textId="77777777" w:rsidR="00E7079D" w:rsidRPr="008800D9" w:rsidRDefault="00630E98" w:rsidP="007F0344">
            <w:pPr>
              <w:spacing w:after="0" w:line="240" w:lineRule="auto"/>
              <w:rPr>
                <w:ins w:id="9050" w:author="Timothy Hislop" w:date="2026-07-16T12:00:00Z"/>
              </w:rPr>
            </w:pPr>
            <w:ins w:id="9051" w:author="Timothy Hislop" w:date="2026-07-16T12:00:00Z">
              <w:r>
                <w:t xml:space="preserve">I</w:t>
              </w:r>
            </w:ins>
          </w:p>
        </w:tc>
        <w:tc>
          <w:tcPr>
            <w:tcW w:w="0" w:type="auto"/>
            <w:tcMar>
              <w:top w:w="55" w:type="dxa"/>
              <w:left w:w="60" w:type="dxa"/>
              <w:bottom w:w="55" w:type="dxa"/>
              <w:right w:w="60" w:type="dxa"/>
            </w:tcMar>
            <w:vAlign w:val="center"/>
          </w:tcPr>
          <w:p w14:paraId="60BE0A65" w14:textId="77777777" w:rsidR="00E7079D" w:rsidRPr="008800D9" w:rsidRDefault="00630E98" w:rsidP="007F0344">
            <w:pPr>
              <w:spacing w:after="0" w:line="240" w:lineRule="auto"/>
              <w:rPr>
                <w:ins w:id="9052" w:author="Timothy Hislop" w:date="2026-07-16T12:00:00Z"/>
              </w:rPr>
            </w:pPr>
            <w:ins w:id="9053" w:author="Timothy Hislop" w:date="2026-07-16T12:00:00Z">
              <w:r>
                <w:t xml:space="preserve">C draft LOE input</w:t>
              </w:r>
            </w:ins>
          </w:p>
        </w:tc>
        <w:tc>
          <w:tcPr>
            <w:tcW w:w="0" w:type="auto"/>
            <w:tcMar>
              <w:top w:w="55" w:type="dxa"/>
              <w:left w:w="60" w:type="dxa"/>
              <w:bottom w:w="55" w:type="dxa"/>
              <w:right w:w="60" w:type="dxa"/>
            </w:tcMar>
            <w:vAlign w:val="center"/>
          </w:tcPr>
          <w:p w14:paraId="75A1A2B9" w14:textId="77777777" w:rsidR="00E7079D" w:rsidRPr="008800D9" w:rsidRDefault="00630E98" w:rsidP="007F0344">
            <w:pPr>
              <w:spacing w:after="0" w:line="240" w:lineRule="auto"/>
              <w:rPr>
                <w:ins w:id="9054" w:author="Timothy Hislop" w:date="2026-07-16T12:00:00Z"/>
              </w:rPr>
            </w:pPr>
            <w:ins w:id="9055" w:author="Timothy Hislop" w:date="2026-07-16T12:00:00Z">
              <w:r>
                <w:t xml:space="preserve">C</w:t>
              </w:r>
            </w:ins>
          </w:p>
        </w:tc>
        <w:tc>
          <w:tcPr>
            <w:tcW w:w="0" w:type="auto"/>
            <w:shd w:val="clear" w:color="auto" w:fill="FFF2CC"/>
            <w:tcMar>
              <w:top w:w="55" w:type="dxa"/>
              <w:left w:w="60" w:type="dxa"/>
              <w:bottom w:w="55" w:type="dxa"/>
              <w:right w:w="60" w:type="dxa"/>
            </w:tcMar>
            <w:vAlign w:val="center"/>
          </w:tcPr>
          <w:p w14:paraId="54EC91D6" w14:textId="77777777" w:rsidR="00E7079D" w:rsidRPr="008800D9" w:rsidRDefault="00630E98" w:rsidP="007F0344">
            <w:pPr>
              <w:spacing w:after="0" w:line="240" w:lineRule="auto"/>
              <w:rPr>
                <w:ins w:id="9056" w:author="Timothy Hislop" w:date="2026-07-16T12:00:00Z"/>
              </w:rPr>
            </w:pPr>
            <w:ins w:id="9057" w:author="Timothy Hislop" w:date="2026-07-16T12:00:00Z">
              <w:r>
                <w:t xml:space="preserve">C</w:t>
              </w:r>
            </w:ins>
          </w:p>
        </w:tc>
        <w:tc>
          <w:tcPr>
            <w:tcW w:w="0" w:type="auto"/>
            <w:shd w:val="clear" w:color="auto" w:fill="FFF2CC"/>
            <w:tcMar>
              <w:top w:w="55" w:type="dxa"/>
              <w:left w:w="60" w:type="dxa"/>
              <w:bottom w:w="55" w:type="dxa"/>
              <w:right w:w="60" w:type="dxa"/>
            </w:tcMar>
            <w:vAlign w:val="center"/>
          </w:tcPr>
          <w:p w14:paraId="12A397AF" w14:textId="77777777" w:rsidR="00E7079D" w:rsidRPr="008800D9" w:rsidRDefault="00630E98" w:rsidP="007F0344">
            <w:pPr>
              <w:spacing w:after="0" w:line="240" w:lineRule="auto"/>
              <w:rPr>
                <w:ins w:id="9058" w:author="Timothy Hislop" w:date="2026-07-16T12:00:00Z"/>
              </w:rPr>
            </w:pPr>
            <w:ins w:id="9059" w:author="Timothy Hislop" w:date="2026-07-16T12:00:00Z">
              <w:r>
                <w:t xml:space="preserve">A/R pricing strategy and hours</w:t>
              </w:r>
            </w:ins>
          </w:p>
        </w:tc>
        <w:tc>
          <w:tcPr>
            <w:tcW w:w="0" w:type="auto"/>
            <w:shd w:val="clear" w:color="auto" w:fill="E2F0D9"/>
            <w:tcMar>
              <w:top w:w="55" w:type="dxa"/>
              <w:left w:w="60" w:type="dxa"/>
              <w:bottom w:w="55" w:type="dxa"/>
              <w:right w:w="60" w:type="dxa"/>
            </w:tcMar>
            <w:vAlign w:val="center"/>
          </w:tcPr>
          <w:p w14:paraId="28FEDF5B" w14:textId="77777777" w:rsidR="00E7079D" w:rsidRPr="008800D9" w:rsidRDefault="00630E98" w:rsidP="007F0344">
            <w:pPr>
              <w:spacing w:after="0" w:line="240" w:lineRule="auto"/>
              <w:rPr>
                <w:ins w:id="9060" w:author="Timothy Hislop" w:date="2026-07-16T12:00:00Z"/>
              </w:rPr>
            </w:pPr>
            <w:ins w:id="9061" w:author="Timothy Hislop" w:date="2026-07-16T12:00:00Z">
              <w:r>
                <w:t xml:space="preserve">R pricing mechanics</w:t>
              </w:r>
            </w:ins>
          </w:p>
        </w:tc>
      </w:tr>
      <w:tr w:rsidR="00E7079D" w:rsidRPr="008800D9" w14:paraId="3948B740" w14:textId="77777777" w:rsidTr="007F0344">
        <w:trPr>
          <w:jc w:val="center"/>
        </w:trPr>
        <w:tc>
          <w:tcPr>
            <w:tcW w:w="0" w:type="auto"/>
            <w:tcMar>
              <w:top w:w="55" w:type="dxa"/>
              <w:left w:w="60" w:type="dxa"/>
              <w:bottom w:w="55" w:type="dxa"/>
              <w:right w:w="60" w:type="dxa"/>
            </w:tcMar>
            <w:vAlign w:val="center"/>
          </w:tcPr>
          <w:p w14:paraId="19CEDC14" w14:textId="77777777" w:rsidR="00E7079D" w:rsidRPr="008800D9" w:rsidRDefault="00630E98" w:rsidP="007F0344">
            <w:pPr>
              <w:spacing w:after="0" w:line="240" w:lineRule="auto"/>
            </w:pPr>
            <w:r>
              <w:t>Integrated workforce capacity and staffing process</w:t>
            </w:r>
          </w:p>
        </w:tc>
        <w:tc>
          <w:tcPr>
            <w:tcW w:w="0" w:type="auto"/>
            <w:shd w:val="clear" w:color="auto" w:fill="E2F0D9"/>
            <w:tcMar>
              <w:top w:w="55" w:type="dxa"/>
              <w:left w:w="60" w:type="dxa"/>
              <w:bottom w:w="55" w:type="dxa"/>
              <w:right w:w="60" w:type="dxa"/>
            </w:tcMar>
            <w:vAlign w:val="center"/>
          </w:tcPr>
          <w:p w14:paraId="2FDDBAEA" w14:textId="77777777" w:rsidR="00E7079D" w:rsidRPr="008800D9" w:rsidRDefault="00630E98" w:rsidP="007F0344">
            <w:pPr>
              <w:spacing w:after="0" w:line="240" w:lineRule="auto"/>
            </w:pPr>
            <w:r>
              <w:t>A priority</w:t>
            </w:r>
          </w:p>
        </w:tc>
        <w:tc>
          <w:tcPr>
            <w:tcW w:w="0" w:type="auto"/>
            <w:tcMar>
              <w:top w:w="55" w:type="dxa"/>
              <w:left w:w="60" w:type="dxa"/>
              <w:bottom w:w="55" w:type="dxa"/>
              <w:right w:w="60" w:type="dxa"/>
            </w:tcMar>
            <w:vAlign w:val="center"/>
          </w:tcPr>
          <w:p w14:paraId="68588011" w14:textId="77777777" w:rsidR="00E7079D" w:rsidRPr="008800D9" w:rsidRDefault="00630E98" w:rsidP="007F0344">
            <w:pPr>
              <w:spacing w:after="0" w:line="240" w:lineRule="auto"/>
            </w:pPr>
            <w:r>
              <w:t>I</w:t>
            </w:r>
          </w:p>
        </w:tc>
        <w:tc>
          <w:tcPr>
            <w:tcW w:w="0" w:type="auto"/>
            <w:tcMar>
              <w:top w:w="55" w:type="dxa"/>
              <w:left w:w="60" w:type="dxa"/>
              <w:bottom w:w="55" w:type="dxa"/>
              <w:right w:w="60" w:type="dxa"/>
            </w:tcMar>
            <w:vAlign w:val="center"/>
          </w:tcPr>
          <w:p w14:paraId="2635FCF2" w14:textId="77777777" w:rsidR="00E7079D" w:rsidRPr="008800D9" w:rsidRDefault="00630E98" w:rsidP="007F0344">
            <w:pPr>
              <w:spacing w:after="0" w:line="240" w:lineRule="auto"/>
            </w:pPr>
            <w:r>
              <w:t>C demand</w:t>
            </w:r>
          </w:p>
        </w:tc>
        <w:tc>
          <w:tcPr>
            <w:tcW w:w="0" w:type="auto"/>
            <w:shd w:val="clear" w:color="auto" w:fill="FFF2CC"/>
            <w:tcMar>
              <w:top w:w="55" w:type="dxa"/>
              <w:left w:w="60" w:type="dxa"/>
              <w:bottom w:w="55" w:type="dxa"/>
              <w:right w:w="60" w:type="dxa"/>
            </w:tcMar>
            <w:vAlign w:val="center"/>
          </w:tcPr>
          <w:p w14:paraId="0035918E" w14:textId="77777777" w:rsidR="00E7079D" w:rsidRPr="008800D9" w:rsidRDefault="00630E98" w:rsidP="007F0344">
            <w:pPr>
              <w:spacing w:after="0" w:line="240" w:lineRule="auto"/>
            </w:pPr>
            <w:r>
              <w:t>R technical fit</w:t>
            </w:r>
          </w:p>
        </w:tc>
        <w:tc>
          <w:tcPr>
            <w:tcW w:w="0" w:type="auto"/>
            <w:shd w:val="clear" w:color="auto" w:fill="FFF2CC"/>
            <w:tcMar>
              <w:top w:w="55" w:type="dxa"/>
              <w:left w:w="60" w:type="dxa"/>
              <w:bottom w:w="55" w:type="dxa"/>
              <w:right w:w="60" w:type="dxa"/>
            </w:tcMar>
            <w:vAlign w:val="center"/>
          </w:tcPr>
          <w:p w14:paraId="221DAC8F" w14:textId="77777777" w:rsidR="00E7079D" w:rsidRPr="008800D9" w:rsidRDefault="00630E98" w:rsidP="007F0344">
            <w:pPr>
              <w:spacing w:after="0" w:line="240" w:lineRule="auto"/>
            </w:pPr>
            <w:r>
              <w:t>R PM fit</w:t>
            </w:r>
          </w:p>
        </w:tc>
        <w:tc>
          <w:tcPr>
            <w:tcW w:w="0" w:type="auto"/>
            <w:shd w:val="clear" w:color="auto" w:fill="FFF2CC"/>
            <w:tcMar>
              <w:top w:w="55" w:type="dxa"/>
              <w:left w:w="60" w:type="dxa"/>
              <w:bottom w:w="55" w:type="dxa"/>
              <w:right w:w="60" w:type="dxa"/>
            </w:tcMar>
            <w:vAlign w:val="center"/>
          </w:tcPr>
          <w:p w14:paraId="6771B7B9" w14:textId="77777777" w:rsidR="00E7079D" w:rsidRPr="008800D9" w:rsidRDefault="00630E98" w:rsidP="007F0344">
            <w:pPr>
              <w:spacing w:after="0" w:line="240" w:lineRule="auto"/>
            </w:pPr>
            <w:del w:id="9070" w:author="Timothy Hislop" w:date="2026-07-16T12:00:00Z">
              <w:r>
                <w:delText xml:space="preserve">R delivery demand</w:delText>
              </w:r>
            </w:del>
            <w:ins w:id="9071" w:author="Timothy Hislop" w:date="2026-07-16T12:00:00Z">
              <w:r>
                <w:t xml:space="preserve">A/R delivery staffing decisions and demand</w:t>
              </w:r>
            </w:ins>
          </w:p>
        </w:tc>
        <w:tc>
          <w:tcPr>
            <w:tcW w:w="0" w:type="auto"/>
            <w:shd w:val="clear" w:color="auto" w:fill="E2F0D9"/>
            <w:tcMar>
              <w:top w:w="55" w:type="dxa"/>
              <w:left w:w="60" w:type="dxa"/>
              <w:bottom w:w="55" w:type="dxa"/>
              <w:right w:w="60" w:type="dxa"/>
            </w:tcMar>
            <w:vAlign w:val="center"/>
          </w:tcPr>
          <w:p w14:paraId="10A23144" w14:textId="77777777" w:rsidR="00E7079D" w:rsidRPr="008800D9" w:rsidRDefault="00630E98" w:rsidP="007F0344">
            <w:pPr>
              <w:spacing w:after="0" w:line="240" w:lineRule="auto"/>
            </w:pPr>
            <w:r>
              <w:t>A/R process/data</w:t>
            </w:r>
          </w:p>
        </w:tc>
      </w:tr>
      <w:tr w:rsidR="00E7079D" w:rsidRPr="008800D9" w14:paraId="34DCF4EC" w14:textId="77777777" w:rsidTr="007F0344">
        <w:trPr>
          <w:jc w:val="center"/>
        </w:trPr>
        <w:tc>
          <w:tcPr>
            <w:tcW w:w="0" w:type="auto"/>
            <w:tcMar>
              <w:top w:w="55" w:type="dxa"/>
              <w:left w:w="60" w:type="dxa"/>
              <w:bottom w:w="55" w:type="dxa"/>
              <w:right w:w="60" w:type="dxa"/>
            </w:tcMar>
            <w:vAlign w:val="center"/>
          </w:tcPr>
          <w:p w14:paraId="35AAD8E9" w14:textId="77777777" w:rsidR="00E7079D" w:rsidRPr="008800D9" w:rsidRDefault="00630E98" w:rsidP="007F0344">
            <w:pPr>
              <w:spacing w:after="0" w:line="240" w:lineRule="auto"/>
            </w:pPr>
            <w:r>
              <w:t>Award-to-execution transition workflow</w:t>
            </w:r>
          </w:p>
        </w:tc>
        <w:tc>
          <w:tcPr>
            <w:tcW w:w="0" w:type="auto"/>
            <w:tcMar>
              <w:top w:w="55" w:type="dxa"/>
              <w:left w:w="60" w:type="dxa"/>
              <w:bottom w:w="55" w:type="dxa"/>
              <w:right w:w="60" w:type="dxa"/>
            </w:tcMar>
            <w:vAlign w:val="center"/>
          </w:tcPr>
          <w:p w14:paraId="76502122" w14:textId="77777777" w:rsidR="00E7079D" w:rsidRPr="008800D9" w:rsidRDefault="00630E98" w:rsidP="007F0344">
            <w:pPr>
              <w:spacing w:after="0" w:line="240" w:lineRule="auto"/>
            </w:pPr>
            <w:r>
              <w:t>Escalation</w:t>
            </w:r>
          </w:p>
        </w:tc>
        <w:tc>
          <w:tcPr>
            <w:tcW w:w="0" w:type="auto"/>
            <w:shd w:val="clear" w:color="auto" w:fill="FFF2CC"/>
            <w:tcMar>
              <w:top w:w="55" w:type="dxa"/>
              <w:left w:w="60" w:type="dxa"/>
              <w:bottom w:w="55" w:type="dxa"/>
              <w:right w:w="60" w:type="dxa"/>
            </w:tcMar>
            <w:vAlign w:val="center"/>
          </w:tcPr>
          <w:p w14:paraId="7B1401EB" w14:textId="77777777" w:rsidR="00E7079D" w:rsidRPr="008800D9" w:rsidRDefault="00630E98" w:rsidP="007F0344">
            <w:pPr>
              <w:spacing w:after="0" w:line="240" w:lineRule="auto"/>
            </w:pPr>
            <w:r>
              <w:t>R sales handoff</w:t>
            </w:r>
          </w:p>
        </w:tc>
        <w:tc>
          <w:tcPr>
            <w:tcW w:w="0" w:type="auto"/>
            <w:shd w:val="clear" w:color="auto" w:fill="FFF2CC"/>
            <w:tcMar>
              <w:top w:w="55" w:type="dxa"/>
              <w:left w:w="60" w:type="dxa"/>
              <w:bottom w:w="55" w:type="dxa"/>
              <w:right w:w="60" w:type="dxa"/>
            </w:tcMar>
            <w:vAlign w:val="center"/>
          </w:tcPr>
          <w:p w14:paraId="499A9C37" w14:textId="77777777" w:rsidR="00E7079D" w:rsidRPr="008800D9" w:rsidRDefault="00630E98" w:rsidP="007F0344">
            <w:pPr>
              <w:spacing w:after="0" w:line="240" w:lineRule="auto"/>
            </w:pPr>
            <w:r>
              <w:t>R solution handoff</w:t>
            </w:r>
          </w:p>
        </w:tc>
        <w:tc>
          <w:tcPr>
            <w:tcW w:w="0" w:type="auto"/>
            <w:shd w:val="clear" w:color="auto" w:fill="FFF2CC"/>
            <w:tcMar>
              <w:top w:w="55" w:type="dxa"/>
              <w:left w:w="60" w:type="dxa"/>
              <w:bottom w:w="55" w:type="dxa"/>
              <w:right w:w="60" w:type="dxa"/>
            </w:tcMar>
            <w:vAlign w:val="center"/>
          </w:tcPr>
          <w:p w14:paraId="4B67CFF5" w14:textId="77777777" w:rsidR="00E7079D" w:rsidRPr="008800D9" w:rsidRDefault="00630E98" w:rsidP="007F0344">
            <w:pPr>
              <w:spacing w:after="0" w:line="240" w:lineRule="auto"/>
            </w:pPr>
            <w:r>
              <w:t>R technical readiness</w:t>
            </w:r>
          </w:p>
        </w:tc>
        <w:tc>
          <w:tcPr>
            <w:tcW w:w="0" w:type="auto"/>
            <w:shd w:val="clear" w:color="auto" w:fill="FFF2CC"/>
            <w:tcMar>
              <w:top w:w="55" w:type="dxa"/>
              <w:left w:w="60" w:type="dxa"/>
              <w:bottom w:w="55" w:type="dxa"/>
              <w:right w:w="60" w:type="dxa"/>
            </w:tcMar>
            <w:vAlign w:val="center"/>
          </w:tcPr>
          <w:p w14:paraId="68A1CC02" w14:textId="77777777" w:rsidR="00E7079D" w:rsidRPr="008800D9" w:rsidRDefault="00630E98" w:rsidP="007F0344">
            <w:pPr>
              <w:spacing w:after="0" w:line="240" w:lineRule="auto"/>
            </w:pPr>
            <w:r>
              <w:t>R control readiness</w:t>
            </w:r>
          </w:p>
        </w:tc>
        <w:tc>
          <w:tcPr>
            <w:tcW w:w="0" w:type="auto"/>
            <w:shd w:val="clear" w:color="auto" w:fill="FFF2CC"/>
            <w:tcMar>
              <w:top w:w="55" w:type="dxa"/>
              <w:left w:w="60" w:type="dxa"/>
              <w:bottom w:w="55" w:type="dxa"/>
              <w:right w:w="60" w:type="dxa"/>
            </w:tcMar>
            <w:vAlign w:val="center"/>
          </w:tcPr>
          <w:p w14:paraId="221C590C" w14:textId="77777777" w:rsidR="00E7079D" w:rsidRPr="008800D9" w:rsidRDefault="00630E98" w:rsidP="007F0344">
            <w:pPr>
              <w:spacing w:after="0" w:line="240" w:lineRule="auto"/>
            </w:pPr>
            <w:r>
              <w:t>R delivery acceptance</w:t>
            </w:r>
          </w:p>
        </w:tc>
        <w:tc>
          <w:tcPr>
            <w:tcW w:w="0" w:type="auto"/>
            <w:shd w:val="clear" w:color="auto" w:fill="E2F0D9"/>
            <w:tcMar>
              <w:top w:w="55" w:type="dxa"/>
              <w:left w:w="60" w:type="dxa"/>
              <w:bottom w:w="55" w:type="dxa"/>
              <w:right w:w="60" w:type="dxa"/>
            </w:tcMar>
            <w:vAlign w:val="center"/>
          </w:tcPr>
          <w:p w14:paraId="3490DF8D" w14:textId="77777777" w:rsidR="00E7079D" w:rsidRPr="008800D9" w:rsidRDefault="00630E98" w:rsidP="007F0344">
            <w:pPr>
              <w:spacing w:after="0" w:line="240" w:lineRule="auto"/>
            </w:pPr>
            <w:r>
              <w:t>A/R workflow</w:t>
            </w:r>
          </w:p>
        </w:tc>
      </w:tr>
      <w:tr w:rsidR="00E7079D" w:rsidRPr="008800D9" w14:paraId="24D6303B" w14:textId="77777777" w:rsidTr="007F0344">
        <w:trPr>
          <w:jc w:val="center"/>
        </w:trPr>
        <w:tc>
          <w:tcPr>
            <w:tcW w:w="0" w:type="auto"/>
            <w:tcMar>
              <w:top w:w="55" w:type="dxa"/>
              <w:left w:w="60" w:type="dxa"/>
              <w:bottom w:w="55" w:type="dxa"/>
              <w:right w:w="60" w:type="dxa"/>
            </w:tcMar>
            <w:vAlign w:val="center"/>
          </w:tcPr>
          <w:p w14:paraId="1BACCD44" w14:textId="77777777" w:rsidR="00E7079D" w:rsidRPr="008800D9" w:rsidRDefault="00630E98" w:rsidP="007F0344">
            <w:pPr>
              <w:spacing w:after="0" w:line="240" w:lineRule="auto"/>
            </w:pPr>
            <w:r>
              <w:t>Integrated delivery quality and release readiness</w:t>
            </w:r>
          </w:p>
        </w:tc>
        <w:tc>
          <w:tcPr>
            <w:tcW w:w="0" w:type="auto"/>
            <w:tcMar>
              <w:top w:w="55" w:type="dxa"/>
              <w:left w:w="60" w:type="dxa"/>
              <w:bottom w:w="55" w:type="dxa"/>
              <w:right w:w="60" w:type="dxa"/>
            </w:tcMar>
            <w:vAlign w:val="center"/>
          </w:tcPr>
          <w:p w14:paraId="4F4B60C6" w14:textId="77777777" w:rsidR="00E7079D" w:rsidRPr="008800D9" w:rsidRDefault="00630E98" w:rsidP="007F0344">
            <w:pPr>
              <w:spacing w:after="0" w:line="240" w:lineRule="auto"/>
            </w:pPr>
            <w:r>
              <w:t>I</w:t>
            </w:r>
          </w:p>
        </w:tc>
        <w:tc>
          <w:tcPr>
            <w:tcW w:w="0" w:type="auto"/>
            <w:tcMar>
              <w:top w:w="55" w:type="dxa"/>
              <w:left w:w="60" w:type="dxa"/>
              <w:bottom w:w="55" w:type="dxa"/>
              <w:right w:w="60" w:type="dxa"/>
            </w:tcMar>
            <w:vAlign w:val="center"/>
          </w:tcPr>
          <w:p w14:paraId="19CC792E" w14:textId="77777777" w:rsidR="00E7079D" w:rsidRPr="008800D9" w:rsidRDefault="00630E98" w:rsidP="007F0344">
            <w:pPr>
              <w:spacing w:after="0" w:line="240" w:lineRule="auto"/>
            </w:pPr>
            <w:r>
              <w:t>I</w:t>
            </w:r>
          </w:p>
        </w:tc>
        <w:tc>
          <w:tcPr>
            <w:tcW w:w="0" w:type="auto"/>
            <w:tcMar>
              <w:top w:w="55" w:type="dxa"/>
              <w:left w:w="60" w:type="dxa"/>
              <w:bottom w:w="55" w:type="dxa"/>
              <w:right w:w="60" w:type="dxa"/>
            </w:tcMar>
            <w:vAlign w:val="center"/>
          </w:tcPr>
          <w:p w14:paraId="545186BE" w14:textId="77777777" w:rsidR="00E7079D" w:rsidRPr="008800D9" w:rsidRDefault="00630E98" w:rsidP="007F0344">
            <w:pPr>
              <w:spacing w:after="0" w:line="240" w:lineRule="auto"/>
            </w:pPr>
            <w:r>
              <w:t>C</w:t>
            </w:r>
          </w:p>
        </w:tc>
        <w:tc>
          <w:tcPr>
            <w:tcW w:w="0" w:type="auto"/>
            <w:shd w:val="clear" w:color="auto" w:fill="FFF2CC"/>
            <w:tcMar>
              <w:top w:w="55" w:type="dxa"/>
              <w:left w:w="60" w:type="dxa"/>
              <w:bottom w:w="55" w:type="dxa"/>
              <w:right w:w="60" w:type="dxa"/>
            </w:tcMar>
            <w:vAlign w:val="center"/>
          </w:tcPr>
          <w:p w14:paraId="56AB073B" w14:textId="77777777" w:rsidR="00E7079D" w:rsidRPr="008800D9" w:rsidRDefault="00630E98" w:rsidP="007F0344">
            <w:pPr>
              <w:spacing w:after="0" w:line="240" w:lineRule="auto"/>
            </w:pPr>
            <w:r>
              <w:t>R technical quality</w:t>
            </w:r>
          </w:p>
        </w:tc>
        <w:tc>
          <w:tcPr>
            <w:tcW w:w="0" w:type="auto"/>
            <w:shd w:val="clear" w:color="auto" w:fill="FFF2CC"/>
            <w:tcMar>
              <w:top w:w="55" w:type="dxa"/>
              <w:left w:w="60" w:type="dxa"/>
              <w:bottom w:w="55" w:type="dxa"/>
              <w:right w:w="60" w:type="dxa"/>
            </w:tcMar>
            <w:vAlign w:val="center"/>
          </w:tcPr>
          <w:p w14:paraId="7A4144F6" w14:textId="77777777" w:rsidR="00E7079D" w:rsidRPr="008800D9" w:rsidRDefault="00630E98" w:rsidP="007F0344">
            <w:pPr>
              <w:spacing w:after="0" w:line="240" w:lineRule="auto"/>
            </w:pPr>
            <w:r>
              <w:t>R evidence/control</w:t>
            </w:r>
          </w:p>
        </w:tc>
        <w:tc>
          <w:tcPr>
            <w:tcW w:w="0" w:type="auto"/>
            <w:shd w:val="clear" w:color="auto" w:fill="E2F0D9"/>
            <w:tcMar>
              <w:top w:w="55" w:type="dxa"/>
              <w:left w:w="60" w:type="dxa"/>
              <w:bottom w:w="55" w:type="dxa"/>
              <w:right w:w="60" w:type="dxa"/>
            </w:tcMar>
            <w:vAlign w:val="center"/>
          </w:tcPr>
          <w:p w14:paraId="34FF8C1A" w14:textId="77777777" w:rsidR="00E7079D" w:rsidRPr="008800D9" w:rsidRDefault="00630E98" w:rsidP="007F0344">
            <w:pPr>
              <w:spacing w:after="0" w:line="240" w:lineRule="auto"/>
            </w:pPr>
            <w:r>
              <w:t>A/R</w:t>
            </w:r>
          </w:p>
        </w:tc>
        <w:tc>
          <w:tcPr>
            <w:tcW w:w="0" w:type="auto"/>
            <w:tcMar>
              <w:top w:w="55" w:type="dxa"/>
              <w:left w:w="60" w:type="dxa"/>
              <w:bottom w:w="55" w:type="dxa"/>
              <w:right w:w="60" w:type="dxa"/>
            </w:tcMar>
            <w:vAlign w:val="center"/>
          </w:tcPr>
          <w:p w14:paraId="4AAE894D" w14:textId="77777777" w:rsidR="00E7079D" w:rsidRPr="008800D9" w:rsidRDefault="00630E98" w:rsidP="007F0344">
            <w:pPr>
              <w:spacing w:after="0" w:line="240" w:lineRule="auto"/>
            </w:pPr>
            <w:r>
              <w:t>C</w:t>
            </w:r>
          </w:p>
        </w:tc>
      </w:tr>
      <w:tr w:rsidR="00E7079D" w:rsidRPr="008800D9" w14:paraId="61282581" w14:textId="77777777" w:rsidTr="007F0344">
        <w:trPr>
          <w:jc w:val="center"/>
        </w:trPr>
        <w:tc>
          <w:tcPr>
            <w:tcW w:w="0" w:type="auto"/>
            <w:tcMar>
              <w:top w:w="55" w:type="dxa"/>
              <w:left w:w="60" w:type="dxa"/>
              <w:bottom w:w="55" w:type="dxa"/>
              <w:right w:w="60" w:type="dxa"/>
            </w:tcMar>
            <w:vAlign w:val="center"/>
          </w:tcPr>
          <w:p w14:paraId="4805186E" w14:textId="77777777" w:rsidR="00E7079D" w:rsidRPr="008800D9" w:rsidRDefault="00630E98" w:rsidP="007F0344">
            <w:pPr>
              <w:spacing w:after="0" w:line="240" w:lineRule="auto"/>
            </w:pPr>
            <w:r>
              <w:t>Technical capability, mentoring, and technical hiring</w:t>
            </w:r>
          </w:p>
        </w:tc>
        <w:tc>
          <w:tcPr>
            <w:tcW w:w="0" w:type="auto"/>
            <w:shd w:val="clear" w:color="auto" w:fill="E2F0D9"/>
            <w:tcMar>
              <w:top w:w="55" w:type="dxa"/>
              <w:left w:w="60" w:type="dxa"/>
              <w:bottom w:w="55" w:type="dxa"/>
              <w:right w:w="60" w:type="dxa"/>
            </w:tcMar>
            <w:vAlign w:val="center"/>
          </w:tcPr>
          <w:p w14:paraId="06871B5E" w14:textId="77777777" w:rsidR="00E7079D" w:rsidRPr="008800D9" w:rsidRDefault="00630E98" w:rsidP="007F0344">
            <w:pPr>
              <w:spacing w:after="0" w:line="240" w:lineRule="auto"/>
            </w:pPr>
            <w:r>
              <w:t>A headcount</w:t>
            </w:r>
          </w:p>
        </w:tc>
        <w:tc>
          <w:tcPr>
            <w:tcW w:w="0" w:type="auto"/>
            <w:tcMar>
              <w:top w:w="55" w:type="dxa"/>
              <w:left w:w="60" w:type="dxa"/>
              <w:bottom w:w="55" w:type="dxa"/>
              <w:right w:w="60" w:type="dxa"/>
            </w:tcMar>
            <w:vAlign w:val="center"/>
          </w:tcPr>
          <w:p w14:paraId="08318BBE" w14:textId="77777777" w:rsidR="00E7079D" w:rsidRPr="008800D9" w:rsidRDefault="00630E98" w:rsidP="007F0344">
            <w:pPr>
              <w:spacing w:after="0" w:line="240" w:lineRule="auto"/>
            </w:pPr>
            <w:r>
              <w:t>I</w:t>
            </w:r>
          </w:p>
        </w:tc>
        <w:tc>
          <w:tcPr>
            <w:tcW w:w="0" w:type="auto"/>
            <w:tcMar>
              <w:top w:w="55" w:type="dxa"/>
              <w:left w:w="60" w:type="dxa"/>
              <w:bottom w:w="55" w:type="dxa"/>
              <w:right w:w="60" w:type="dxa"/>
            </w:tcMar>
            <w:vAlign w:val="center"/>
          </w:tcPr>
          <w:p w14:paraId="6FCA9A0A" w14:textId="77777777" w:rsidR="00E7079D" w:rsidRPr="008800D9" w:rsidRDefault="00630E98" w:rsidP="007F0344">
            <w:pPr>
              <w:spacing w:after="0" w:line="240" w:lineRule="auto"/>
            </w:pPr>
            <w:r>
              <w:t>C</w:t>
            </w:r>
          </w:p>
        </w:tc>
        <w:tc>
          <w:tcPr>
            <w:tcW w:w="0" w:type="auto"/>
            <w:shd w:val="clear" w:color="auto" w:fill="E2F0D9"/>
            <w:tcMar>
              <w:top w:w="55" w:type="dxa"/>
              <w:left w:w="60" w:type="dxa"/>
              <w:bottom w:w="55" w:type="dxa"/>
              <w:right w:w="60" w:type="dxa"/>
            </w:tcMar>
            <w:vAlign w:val="center"/>
          </w:tcPr>
          <w:p w14:paraId="4A845D4E" w14:textId="77777777" w:rsidR="00E7079D" w:rsidRPr="008800D9" w:rsidRDefault="00630E98" w:rsidP="007F0344">
            <w:pPr>
              <w:spacing w:after="0" w:line="240" w:lineRule="auto"/>
            </w:pPr>
            <w:r>
              <w:t>A/R</w:t>
            </w:r>
          </w:p>
        </w:tc>
        <w:tc>
          <w:tcPr>
            <w:tcW w:w="0" w:type="auto"/>
            <w:tcMar>
              <w:top w:w="55" w:type="dxa"/>
              <w:left w:w="60" w:type="dxa"/>
              <w:bottom w:w="55" w:type="dxa"/>
              <w:right w:w="60" w:type="dxa"/>
            </w:tcMar>
            <w:vAlign w:val="center"/>
          </w:tcPr>
          <w:p w14:paraId="52FC53EC" w14:textId="77777777" w:rsidR="00E7079D" w:rsidRPr="008800D9" w:rsidRDefault="00630E98" w:rsidP="007F0344">
            <w:pPr>
              <w:spacing w:after="0" w:line="240" w:lineRule="auto"/>
            </w:pPr>
            <w:r>
              <w:t>I</w:t>
            </w:r>
          </w:p>
        </w:tc>
        <w:tc>
          <w:tcPr>
            <w:tcW w:w="0" w:type="auto"/>
            <w:shd w:val="clear" w:color="auto" w:fill="FFF2CC"/>
            <w:tcMar>
              <w:top w:w="55" w:type="dxa"/>
              <w:left w:w="60" w:type="dxa"/>
              <w:bottom w:w="55" w:type="dxa"/>
              <w:right w:w="60" w:type="dxa"/>
            </w:tcMar>
            <w:vAlign w:val="center"/>
          </w:tcPr>
          <w:p w14:paraId="352C75BA" w14:textId="77777777" w:rsidR="00E7079D" w:rsidRPr="008800D9" w:rsidRDefault="00630E98" w:rsidP="007F0344">
            <w:pPr>
              <w:spacing w:after="0" w:line="240" w:lineRule="auto"/>
            </w:pPr>
            <w:r>
              <w:t>R performance input</w:t>
            </w:r>
          </w:p>
        </w:tc>
        <w:tc>
          <w:tcPr>
            <w:tcW w:w="0" w:type="auto"/>
            <w:shd w:val="clear" w:color="auto" w:fill="FFF2CC"/>
            <w:tcMar>
              <w:top w:w="55" w:type="dxa"/>
              <w:left w:w="60" w:type="dxa"/>
              <w:bottom w:w="55" w:type="dxa"/>
              <w:right w:w="60" w:type="dxa"/>
            </w:tcMar>
            <w:vAlign w:val="center"/>
          </w:tcPr>
          <w:p w14:paraId="05AD371E" w14:textId="77777777" w:rsidR="00E7079D" w:rsidRPr="008800D9" w:rsidRDefault="00630E98" w:rsidP="007F0344">
            <w:pPr>
              <w:spacing w:after="0" w:line="240" w:lineRule="auto"/>
            </w:pPr>
            <w:r>
              <w:t>R coordination</w:t>
            </w:r>
          </w:p>
        </w:tc>
      </w:tr>
      <w:tr w:rsidR="00E7079D" w:rsidRPr="008800D9" w14:paraId="1FA69EC9" w14:textId="77777777" w:rsidTr="007F0344">
        <w:trPr>
          <w:jc w:val="center"/>
        </w:trPr>
        <w:tc>
          <w:tcPr>
            <w:tcW w:w="0" w:type="auto"/>
            <w:tcMar>
              <w:top w:w="55" w:type="dxa"/>
              <w:left w:w="60" w:type="dxa"/>
              <w:bottom w:w="55" w:type="dxa"/>
              <w:right w:w="60" w:type="dxa"/>
            </w:tcMar>
            <w:vAlign w:val="center"/>
          </w:tcPr>
          <w:p w14:paraId="5C33BB20" w14:textId="77777777" w:rsidR="00E7079D" w:rsidRPr="008800D9" w:rsidRDefault="00630E98" w:rsidP="007F0344">
            <w:pPr>
              <w:spacing w:after="0" w:line="240" w:lineRule="auto"/>
            </w:pPr>
            <w:r>
              <w:t>PM capability and PM hiring</w:t>
            </w:r>
          </w:p>
        </w:tc>
        <w:tc>
          <w:tcPr>
            <w:tcW w:w="0" w:type="auto"/>
            <w:shd w:val="clear" w:color="auto" w:fill="E2F0D9"/>
            <w:tcMar>
              <w:top w:w="55" w:type="dxa"/>
              <w:left w:w="60" w:type="dxa"/>
              <w:bottom w:w="55" w:type="dxa"/>
              <w:right w:w="60" w:type="dxa"/>
            </w:tcMar>
            <w:vAlign w:val="center"/>
          </w:tcPr>
          <w:p w14:paraId="479E9EBB" w14:textId="77777777" w:rsidR="00E7079D" w:rsidRPr="008800D9" w:rsidRDefault="00630E98" w:rsidP="007F0344">
            <w:pPr>
              <w:spacing w:after="0" w:line="240" w:lineRule="auto"/>
            </w:pPr>
            <w:r>
              <w:t>A headcount</w:t>
            </w:r>
          </w:p>
        </w:tc>
        <w:tc>
          <w:tcPr>
            <w:tcW w:w="0" w:type="auto"/>
            <w:tcMar>
              <w:top w:w="55" w:type="dxa"/>
              <w:left w:w="60" w:type="dxa"/>
              <w:bottom w:w="55" w:type="dxa"/>
              <w:right w:w="60" w:type="dxa"/>
            </w:tcMar>
            <w:vAlign w:val="center"/>
          </w:tcPr>
          <w:p w14:paraId="2B3C3930" w14:textId="77777777" w:rsidR="00E7079D" w:rsidRPr="008800D9" w:rsidRDefault="00630E98" w:rsidP="007F0344">
            <w:pPr>
              <w:spacing w:after="0" w:line="240" w:lineRule="auto"/>
            </w:pPr>
            <w:r>
              <w:t>I</w:t>
            </w:r>
          </w:p>
        </w:tc>
        <w:tc>
          <w:tcPr>
            <w:tcW w:w="0" w:type="auto"/>
            <w:tcMar>
              <w:top w:w="55" w:type="dxa"/>
              <w:left w:w="60" w:type="dxa"/>
              <w:bottom w:w="55" w:type="dxa"/>
              <w:right w:w="60" w:type="dxa"/>
            </w:tcMar>
            <w:vAlign w:val="center"/>
          </w:tcPr>
          <w:p w14:paraId="406AA454" w14:textId="77777777" w:rsidR="00E7079D" w:rsidRPr="008800D9" w:rsidRDefault="00630E98" w:rsidP="007F0344">
            <w:pPr>
              <w:spacing w:after="0" w:line="240" w:lineRule="auto"/>
            </w:pPr>
            <w:r>
              <w:t>I</w:t>
            </w:r>
          </w:p>
        </w:tc>
        <w:tc>
          <w:tcPr>
            <w:tcW w:w="0" w:type="auto"/>
            <w:tcMar>
              <w:top w:w="55" w:type="dxa"/>
              <w:left w:w="60" w:type="dxa"/>
              <w:bottom w:w="55" w:type="dxa"/>
              <w:right w:w="60" w:type="dxa"/>
            </w:tcMar>
            <w:vAlign w:val="center"/>
          </w:tcPr>
          <w:p w14:paraId="562F05B4" w14:textId="77777777" w:rsidR="00E7079D" w:rsidRPr="008800D9" w:rsidRDefault="00630E98" w:rsidP="007F0344">
            <w:pPr>
              <w:spacing w:after="0" w:line="240" w:lineRule="auto"/>
            </w:pPr>
            <w:r>
              <w:t>C</w:t>
            </w:r>
          </w:p>
        </w:tc>
        <w:tc>
          <w:tcPr>
            <w:tcW w:w="0" w:type="auto"/>
            <w:shd w:val="clear" w:color="auto" w:fill="E2F0D9"/>
            <w:tcMar>
              <w:top w:w="55" w:type="dxa"/>
              <w:left w:w="60" w:type="dxa"/>
              <w:bottom w:w="55" w:type="dxa"/>
              <w:right w:w="60" w:type="dxa"/>
            </w:tcMar>
            <w:vAlign w:val="center"/>
          </w:tcPr>
          <w:p w14:paraId="64FAA667" w14:textId="77777777" w:rsidR="00E7079D" w:rsidRPr="008800D9" w:rsidRDefault="00630E98" w:rsidP="007F0344">
            <w:pPr>
              <w:spacing w:after="0" w:line="240" w:lineRule="auto"/>
            </w:pPr>
            <w:r>
              <w:t>A/R</w:t>
            </w:r>
          </w:p>
        </w:tc>
        <w:tc>
          <w:tcPr>
            <w:tcW w:w="0" w:type="auto"/>
            <w:shd w:val="clear" w:color="auto" w:fill="FFF2CC"/>
            <w:tcMar>
              <w:top w:w="55" w:type="dxa"/>
              <w:left w:w="60" w:type="dxa"/>
              <w:bottom w:w="55" w:type="dxa"/>
              <w:right w:w="60" w:type="dxa"/>
            </w:tcMar>
            <w:vAlign w:val="center"/>
          </w:tcPr>
          <w:p w14:paraId="7ECE995A" w14:textId="77777777" w:rsidR="00E7079D" w:rsidRPr="008800D9" w:rsidRDefault="00630E98" w:rsidP="007F0344">
            <w:pPr>
              <w:spacing w:after="0" w:line="240" w:lineRule="auto"/>
            </w:pPr>
            <w:r>
              <w:t>R performance input</w:t>
            </w:r>
          </w:p>
        </w:tc>
        <w:tc>
          <w:tcPr>
            <w:tcW w:w="0" w:type="auto"/>
            <w:shd w:val="clear" w:color="auto" w:fill="FFF2CC"/>
            <w:tcMar>
              <w:top w:w="55" w:type="dxa"/>
              <w:left w:w="60" w:type="dxa"/>
              <w:bottom w:w="55" w:type="dxa"/>
              <w:right w:w="60" w:type="dxa"/>
            </w:tcMar>
            <w:vAlign w:val="center"/>
          </w:tcPr>
          <w:p w14:paraId="56DE0D07" w14:textId="77777777" w:rsidR="00E7079D" w:rsidRPr="008800D9" w:rsidRDefault="00630E98" w:rsidP="007F0344">
            <w:pPr>
              <w:spacing w:after="0" w:line="240" w:lineRule="auto"/>
            </w:pPr>
            <w:r>
              <w:t>R coordination</w:t>
            </w:r>
          </w:p>
        </w:tc>
      </w:tr>
      <w:tr w:rsidR="00E7079D" w:rsidRPr="008800D9" w14:paraId="0A219EE1" w14:textId="77777777" w:rsidTr="007F0344">
        <w:trPr>
          <w:jc w:val="center"/>
        </w:trPr>
        <w:tc>
          <w:tcPr>
            <w:tcW w:w="0" w:type="auto"/>
            <w:tcMar>
              <w:top w:w="55" w:type="dxa"/>
              <w:left w:w="60" w:type="dxa"/>
              <w:bottom w:w="55" w:type="dxa"/>
              <w:right w:w="60" w:type="dxa"/>
            </w:tcMar>
            <w:vAlign w:val="center"/>
          </w:tcPr>
          <w:p w14:paraId="5626454F" w14:textId="77777777" w:rsidR="00E7079D" w:rsidRPr="008800D9" w:rsidRDefault="00630E98" w:rsidP="007F0344">
            <w:pPr>
              <w:spacing w:after="0" w:line="240" w:lineRule="auto"/>
            </w:pPr>
            <w:r>
              <w:t>Corporate agreements, procurement, project setup, and systems</w:t>
            </w:r>
          </w:p>
        </w:tc>
        <w:tc>
          <w:tcPr>
            <w:tcW w:w="0" w:type="auto"/>
            <w:tcMar>
              <w:top w:w="55" w:type="dxa"/>
              <w:left w:w="60" w:type="dxa"/>
              <w:bottom w:w="55" w:type="dxa"/>
              <w:right w:w="60" w:type="dxa"/>
            </w:tcMar>
            <w:vAlign w:val="center"/>
          </w:tcPr>
          <w:p w14:paraId="153DBBB2" w14:textId="77777777" w:rsidR="00E7079D" w:rsidRPr="008800D9" w:rsidRDefault="00630E98" w:rsidP="007F0344">
            <w:pPr>
              <w:spacing w:after="0" w:line="240" w:lineRule="auto"/>
            </w:pPr>
            <w:r>
              <w:t>Escalation</w:t>
            </w:r>
          </w:p>
        </w:tc>
        <w:tc>
          <w:tcPr>
            <w:tcW w:w="0" w:type="auto"/>
            <w:shd w:val="clear" w:color="auto" w:fill="FFF2CC"/>
            <w:tcMar>
              <w:top w:w="55" w:type="dxa"/>
              <w:left w:w="60" w:type="dxa"/>
              <w:bottom w:w="55" w:type="dxa"/>
              <w:right w:w="60" w:type="dxa"/>
            </w:tcMar>
            <w:vAlign w:val="center"/>
          </w:tcPr>
          <w:p w14:paraId="7C5666E4" w14:textId="77777777" w:rsidR="00E7079D" w:rsidRPr="008800D9" w:rsidRDefault="00630E98" w:rsidP="007F0344">
            <w:pPr>
              <w:spacing w:after="0" w:line="240" w:lineRule="auto"/>
            </w:pPr>
            <w:r>
              <w:t>R inputs</w:t>
            </w:r>
          </w:p>
        </w:tc>
        <w:tc>
          <w:tcPr>
            <w:tcW w:w="0" w:type="auto"/>
            <w:shd w:val="clear" w:color="auto" w:fill="FFF2CC"/>
            <w:tcMar>
              <w:top w:w="55" w:type="dxa"/>
              <w:left w:w="60" w:type="dxa"/>
              <w:bottom w:w="55" w:type="dxa"/>
              <w:right w:w="60" w:type="dxa"/>
            </w:tcMar>
            <w:vAlign w:val="center"/>
          </w:tcPr>
          <w:p w14:paraId="19B620C2" w14:textId="77777777" w:rsidR="00E7079D" w:rsidRPr="008800D9" w:rsidRDefault="00630E98" w:rsidP="007F0344">
            <w:pPr>
              <w:spacing w:after="0" w:line="240" w:lineRule="auto"/>
            </w:pPr>
            <w:r>
              <w:t>R inputs</w:t>
            </w:r>
          </w:p>
        </w:tc>
        <w:tc>
          <w:tcPr>
            <w:tcW w:w="0" w:type="auto"/>
            <w:shd w:val="clear" w:color="auto" w:fill="FFF2CC"/>
            <w:tcMar>
              <w:top w:w="55" w:type="dxa"/>
              <w:left w:w="60" w:type="dxa"/>
              <w:bottom w:w="55" w:type="dxa"/>
              <w:right w:w="60" w:type="dxa"/>
            </w:tcMar>
            <w:vAlign w:val="center"/>
          </w:tcPr>
          <w:p w14:paraId="7B13638D" w14:textId="77777777" w:rsidR="00E7079D" w:rsidRPr="008800D9" w:rsidRDefault="00630E98" w:rsidP="007F0344">
            <w:pPr>
              <w:spacing w:after="0" w:line="240" w:lineRule="auto"/>
            </w:pPr>
            <w:r>
              <w:t>R inputs</w:t>
            </w:r>
          </w:p>
        </w:tc>
        <w:tc>
          <w:tcPr>
            <w:tcW w:w="0" w:type="auto"/>
            <w:shd w:val="clear" w:color="auto" w:fill="FFF2CC"/>
            <w:tcMar>
              <w:top w:w="55" w:type="dxa"/>
              <w:left w:w="60" w:type="dxa"/>
              <w:bottom w:w="55" w:type="dxa"/>
              <w:right w:w="60" w:type="dxa"/>
            </w:tcMar>
            <w:vAlign w:val="center"/>
          </w:tcPr>
          <w:p w14:paraId="31DF1774" w14:textId="77777777" w:rsidR="00E7079D" w:rsidRPr="008800D9" w:rsidRDefault="00630E98" w:rsidP="007F0344">
            <w:pPr>
              <w:spacing w:after="0" w:line="240" w:lineRule="auto"/>
            </w:pPr>
            <w:r>
              <w:t>R inputs</w:t>
            </w:r>
          </w:p>
        </w:tc>
        <w:tc>
          <w:tcPr>
            <w:tcW w:w="0" w:type="auto"/>
            <w:shd w:val="clear" w:color="auto" w:fill="FFF2CC"/>
            <w:tcMar>
              <w:top w:w="55" w:type="dxa"/>
              <w:left w:w="60" w:type="dxa"/>
              <w:bottom w:w="55" w:type="dxa"/>
              <w:right w:w="60" w:type="dxa"/>
            </w:tcMar>
            <w:vAlign w:val="center"/>
          </w:tcPr>
          <w:p w14:paraId="56938119" w14:textId="77777777" w:rsidR="00E7079D" w:rsidRPr="008800D9" w:rsidRDefault="00630E98" w:rsidP="007F0344">
            <w:pPr>
              <w:spacing w:after="0" w:line="240" w:lineRule="auto"/>
            </w:pPr>
            <w:r>
              <w:t>R inputs</w:t>
            </w:r>
          </w:p>
        </w:tc>
        <w:tc>
          <w:tcPr>
            <w:tcW w:w="0" w:type="auto"/>
            <w:shd w:val="clear" w:color="auto" w:fill="E2F0D9"/>
            <w:tcMar>
              <w:top w:w="55" w:type="dxa"/>
              <w:left w:w="60" w:type="dxa"/>
              <w:bottom w:w="55" w:type="dxa"/>
              <w:right w:w="60" w:type="dxa"/>
            </w:tcMar>
            <w:vAlign w:val="center"/>
          </w:tcPr>
          <w:p w14:paraId="73CC929E" w14:textId="77777777" w:rsidR="00E7079D" w:rsidRPr="008800D9" w:rsidRDefault="00630E98" w:rsidP="007F0344">
            <w:pPr>
              <w:spacing w:after="0" w:line="240" w:lineRule="auto"/>
            </w:pPr>
            <w:r>
              <w:t>A/R</w:t>
            </w:r>
          </w:p>
        </w:tc>
      </w:tr>
    </w:tbl>
    <w:p w14:paraId="46D8CB5F" w14:textId="77777777" w:rsidR="00E7079D" w:rsidRPr="008800D9" w:rsidRDefault="00E7079D" w:rsidP="008800D9">
      <w:pPr>
        <w:sectPr w:rsidR="00E7079D" w:rsidRPr="008800D9">
          <w:pgSz w:w="15840" w:h="12240" w:orient="landscape"/>
          <w:pgMar w:top="648" w:right="576" w:bottom="648" w:left="576" w:header="720" w:footer="720" w:gutter="0"/>
          <w:cols w:space="720"/>
          <w:docGrid w:linePitch="360"/>
        </w:sectPr>
      </w:pPr>
    </w:p>
    <w:p w14:paraId="05FEC6BE" w14:textId="77777777" w:rsidR="00E7079D" w:rsidRPr="008800D9" w:rsidRDefault="00630E98" w:rsidP="00C466A4">
      <w:pPr>
        <w:pStyle w:val="Heading1"/>
      </w:pPr>
      <w:r>
        <w:t>FTE Capacity Assessment</w:t>
      </w:r>
    </w:p>
    <w:p w14:paraId="1A1B2897" w14:textId="77777777" w:rsidR="00E7079D" w:rsidRPr="008800D9" w:rsidRDefault="00630E98" w:rsidP="008800D9">
      <w:r>
        <w:t>The estimates below measure capacity required by the ServiceNow practice, not necessarily the number of solid-line employees who must report to the Practice Lead. Dotted-line or centralized resources still consume real capacity. The model is directional and should be recalibrated with actual project, account, pipeline, proposal, staffing, and operational volumes.</w:t>
      </w:r>
    </w:p>
    <w:p w14:paraId="1EF0D9DC" w14:textId="77777777" w:rsidR="00E7079D" w:rsidRPr="008800D9" w:rsidRDefault="00630E98" w:rsidP="008800D9">
      <w:r>
        <w:t>Classification rule: below 0.80 FTE = part-time/shared; 0.80 to 1.10 FTE = one full-time role; above 1.10 FTE = more than one FTE or a role that requires formal support. The model assumes 40 hours per FTE per week and includes recurring leadership, coordination, reporting, and improvement work.</w:t>
      </w:r>
    </w:p>
    <w:p w14:paraId="18E29ED2" w14:textId="77777777" w:rsidR="00E7079D" w:rsidRPr="008800D9" w:rsidRDefault="00630E98" w:rsidP="008800D9">
      <w:r>
        <w:rPr>
          <w:noProof/>
        </w:rPr>
        <w:drawing>
          <wp:inline distT="0" distB="0" distL="0" distR="0" wp14:anchorId="33664571" wp14:editId="7582C74E">
            <wp:extent cx="6217920" cy="3391291"/>
            <wp:effectExtent l="0" t="0" r="0" b="0"/>
            <wp:docPr id="1" name="Picture 1" descr="Horizontal bar chart showing estimated base-scenario FTE required for each ServiceNow leadership role." title="Estimated Leadership Capacity by Role">
              <a:extLst xmlns:a="http://schemas.openxmlformats.org/drawingml/2006/main">
                <a:ext uri="{FF2B5EF4-FFF2-40B4-BE49-F238E27FC236}">
                  <a16:creationId xmlns:a16="http://schemas.microsoft.com/office/drawing/2014/main" id="{4E3B9A27-5847-4022-860A-134AC566BB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servicenow_fte_chart.png"/>
                    <pic:cNvPicPr/>
                  </pic:nvPicPr>
                  <pic:blipFill>
                    <a:blip r:embed="rId14"/>
                    <a:stretch>
                      <a:fillRect/>
                    </a:stretch>
                  </pic:blipFill>
                  <pic:spPr>
                    <a:xfrm>
                      <a:off x="0" y="0"/>
                      <a:ext cx="6217920" cy="3391291"/>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566"/>
        <w:gridCol w:w="677"/>
        <w:gridCol w:w="720"/>
        <w:gridCol w:w="707"/>
        <w:gridCol w:w="1307"/>
        <w:gridCol w:w="5425"/>
      </w:tblGrid>
      <w:tr w:rsidR="00E7079D" w:rsidRPr="007F0344" w14:paraId="5E006E8D" w14:textId="77777777" w:rsidTr="005C37F7">
        <w:trPr>
          <w:tblHeader/>
          <w:jc w:val="center"/>
        </w:trPr>
        <w:tc>
          <w:tcPr>
            <w:tcW w:w="0" w:type="auto"/>
            <w:shd w:val="clear" w:color="auto" w:fill="1F4E78"/>
            <w:tcMar>
              <w:top w:w="55" w:type="dxa"/>
              <w:left w:w="60" w:type="dxa"/>
              <w:bottom w:w="55" w:type="dxa"/>
              <w:right w:w="60" w:type="dxa"/>
            </w:tcMar>
            <w:vAlign w:val="center"/>
          </w:tcPr>
          <w:p w14:paraId="48F3A638" w14:textId="77777777" w:rsidR="00E7079D" w:rsidRPr="007F0344" w:rsidRDefault="00630E98" w:rsidP="007F0344">
            <w:pPr>
              <w:spacing w:after="0" w:line="240" w:lineRule="auto"/>
              <w:rPr>
                <w:b/>
                <w:bCs/>
                <w:color w:val="FFFFFF" w:themeColor="background1"/>
              </w:rPr>
            </w:pPr>
            <w:r>
              <w:rPr>
                <w:b/>
                <w:bCs/>
                <w:color w:val="FFFFFF" w:themeColor="background1"/>
              </w:rPr>
              <w:t>Role</w:t>
            </w:r>
          </w:p>
        </w:tc>
        <w:tc>
          <w:tcPr>
            <w:tcW w:w="0" w:type="auto"/>
            <w:shd w:val="clear" w:color="auto" w:fill="1F4E78"/>
            <w:tcMar>
              <w:top w:w="55" w:type="dxa"/>
              <w:left w:w="60" w:type="dxa"/>
              <w:bottom w:w="55" w:type="dxa"/>
              <w:right w:w="60" w:type="dxa"/>
            </w:tcMar>
            <w:vAlign w:val="center"/>
          </w:tcPr>
          <w:p w14:paraId="463C9A92" w14:textId="77777777" w:rsidR="00E7079D" w:rsidRPr="007F0344" w:rsidRDefault="00630E98" w:rsidP="007F0344">
            <w:pPr>
              <w:spacing w:after="0" w:line="240" w:lineRule="auto"/>
              <w:rPr>
                <w:b/>
                <w:bCs/>
                <w:color w:val="FFFFFF" w:themeColor="background1"/>
              </w:rPr>
            </w:pPr>
            <w:r>
              <w:rPr>
                <w:b/>
                <w:bCs/>
                <w:color w:val="FFFFFF" w:themeColor="background1"/>
              </w:rPr>
              <w:t>Low FTE</w:t>
            </w:r>
          </w:p>
        </w:tc>
        <w:tc>
          <w:tcPr>
            <w:tcW w:w="0" w:type="auto"/>
            <w:shd w:val="clear" w:color="auto" w:fill="1F4E78"/>
            <w:tcMar>
              <w:top w:w="55" w:type="dxa"/>
              <w:left w:w="60" w:type="dxa"/>
              <w:bottom w:w="55" w:type="dxa"/>
              <w:right w:w="60" w:type="dxa"/>
            </w:tcMar>
            <w:vAlign w:val="center"/>
          </w:tcPr>
          <w:p w14:paraId="1E029FEB" w14:textId="77777777" w:rsidR="00E7079D" w:rsidRPr="007F0344" w:rsidRDefault="00630E98" w:rsidP="007F0344">
            <w:pPr>
              <w:spacing w:after="0" w:line="240" w:lineRule="auto"/>
              <w:rPr>
                <w:b/>
                <w:bCs/>
                <w:color w:val="FFFFFF" w:themeColor="background1"/>
              </w:rPr>
            </w:pPr>
            <w:r>
              <w:rPr>
                <w:b/>
                <w:bCs/>
                <w:color w:val="FFFFFF" w:themeColor="background1"/>
              </w:rPr>
              <w:t>Base FTE</w:t>
            </w:r>
          </w:p>
        </w:tc>
        <w:tc>
          <w:tcPr>
            <w:tcW w:w="0" w:type="auto"/>
            <w:shd w:val="clear" w:color="auto" w:fill="1F4E78"/>
            <w:tcMar>
              <w:top w:w="55" w:type="dxa"/>
              <w:left w:w="60" w:type="dxa"/>
              <w:bottom w:w="55" w:type="dxa"/>
              <w:right w:w="60" w:type="dxa"/>
            </w:tcMar>
            <w:vAlign w:val="center"/>
          </w:tcPr>
          <w:p w14:paraId="65BDBBC8" w14:textId="77777777" w:rsidR="00E7079D" w:rsidRPr="007F0344" w:rsidRDefault="00630E98" w:rsidP="007F0344">
            <w:pPr>
              <w:spacing w:after="0" w:line="240" w:lineRule="auto"/>
              <w:rPr>
                <w:b/>
                <w:bCs/>
                <w:color w:val="FFFFFF" w:themeColor="background1"/>
              </w:rPr>
            </w:pPr>
            <w:r>
              <w:rPr>
                <w:b/>
                <w:bCs/>
                <w:color w:val="FFFFFF" w:themeColor="background1"/>
              </w:rPr>
              <w:t>High FTE</w:t>
            </w:r>
          </w:p>
        </w:tc>
        <w:tc>
          <w:tcPr>
            <w:tcW w:w="0" w:type="auto"/>
            <w:shd w:val="clear" w:color="auto" w:fill="1F4E78"/>
            <w:tcMar>
              <w:top w:w="55" w:type="dxa"/>
              <w:left w:w="60" w:type="dxa"/>
              <w:bottom w:w="55" w:type="dxa"/>
              <w:right w:w="60" w:type="dxa"/>
            </w:tcMar>
            <w:vAlign w:val="center"/>
          </w:tcPr>
          <w:p w14:paraId="3AD9D773" w14:textId="77777777" w:rsidR="00E7079D" w:rsidRPr="007F0344" w:rsidRDefault="00630E98" w:rsidP="007F0344">
            <w:pPr>
              <w:spacing w:after="0" w:line="240" w:lineRule="auto"/>
              <w:rPr>
                <w:b/>
                <w:bCs/>
                <w:color w:val="FFFFFF" w:themeColor="background1"/>
              </w:rPr>
            </w:pPr>
            <w:r>
              <w:rPr>
                <w:b/>
                <w:bCs/>
                <w:color w:val="FFFFFF" w:themeColor="background1"/>
              </w:rPr>
              <w:t>Base assessment</w:t>
            </w:r>
          </w:p>
        </w:tc>
        <w:tc>
          <w:tcPr>
            <w:tcW w:w="0" w:type="auto"/>
            <w:shd w:val="clear" w:color="auto" w:fill="1F4E78"/>
            <w:tcMar>
              <w:top w:w="55" w:type="dxa"/>
              <w:left w:w="60" w:type="dxa"/>
              <w:bottom w:w="55" w:type="dxa"/>
              <w:right w:w="60" w:type="dxa"/>
            </w:tcMar>
            <w:vAlign w:val="center"/>
          </w:tcPr>
          <w:p w14:paraId="522B30EA" w14:textId="77777777" w:rsidR="00E7079D" w:rsidRPr="007F0344" w:rsidRDefault="00630E98" w:rsidP="007F0344">
            <w:pPr>
              <w:spacing w:after="0" w:line="240" w:lineRule="auto"/>
              <w:rPr>
                <w:b/>
                <w:bCs/>
                <w:color w:val="FFFFFF" w:themeColor="background1"/>
              </w:rPr>
            </w:pPr>
            <w:r>
              <w:rPr>
                <w:b/>
                <w:bCs/>
                <w:color w:val="FFFFFF" w:themeColor="background1"/>
              </w:rPr>
              <w:t>Recommendation</w:t>
            </w:r>
          </w:p>
        </w:tc>
      </w:tr>
      <w:tr w:rsidR="00E7079D" w:rsidRPr="008800D9" w14:paraId="769E1EDA" w14:textId="77777777" w:rsidTr="005C37F7">
        <w:trPr>
          <w:jc w:val="center"/>
        </w:trPr>
        <w:tc>
          <w:tcPr>
            <w:tcW w:w="0" w:type="auto"/>
            <w:tcMar>
              <w:top w:w="55" w:type="dxa"/>
              <w:left w:w="60" w:type="dxa"/>
              <w:bottom w:w="55" w:type="dxa"/>
              <w:right w:w="60" w:type="dxa"/>
            </w:tcMar>
            <w:vAlign w:val="center"/>
          </w:tcPr>
          <w:p w14:paraId="519E067E" w14:textId="77777777" w:rsidR="00E7079D" w:rsidRPr="008800D9" w:rsidRDefault="00630E98" w:rsidP="007F0344">
            <w:pPr>
              <w:spacing w:after="0" w:line="240" w:lineRule="auto"/>
            </w:pPr>
            <w:r>
              <w:t>Practice Lead</w:t>
            </w:r>
          </w:p>
        </w:tc>
        <w:tc>
          <w:tcPr>
            <w:tcW w:w="0" w:type="auto"/>
            <w:tcMar>
              <w:top w:w="55" w:type="dxa"/>
              <w:left w:w="60" w:type="dxa"/>
              <w:bottom w:w="55" w:type="dxa"/>
              <w:right w:w="60" w:type="dxa"/>
            </w:tcMar>
            <w:vAlign w:val="center"/>
          </w:tcPr>
          <w:p w14:paraId="366BDF80" w14:textId="77777777" w:rsidR="00E7079D" w:rsidRPr="008800D9" w:rsidRDefault="00630E98" w:rsidP="007F0344">
            <w:pPr>
              <w:spacing w:after="0" w:line="240" w:lineRule="auto"/>
            </w:pPr>
            <w:r>
              <w:t>0.73</w:t>
            </w:r>
          </w:p>
        </w:tc>
        <w:tc>
          <w:tcPr>
            <w:tcW w:w="0" w:type="auto"/>
            <w:tcMar>
              <w:top w:w="55" w:type="dxa"/>
              <w:left w:w="60" w:type="dxa"/>
              <w:bottom w:w="55" w:type="dxa"/>
              <w:right w:w="60" w:type="dxa"/>
            </w:tcMar>
            <w:vAlign w:val="center"/>
          </w:tcPr>
          <w:p w14:paraId="6369EF2A" w14:textId="77777777" w:rsidR="00E7079D" w:rsidRPr="008800D9" w:rsidRDefault="00630E98" w:rsidP="007F0344">
            <w:pPr>
              <w:spacing w:after="0" w:line="240" w:lineRule="auto"/>
            </w:pPr>
            <w:r>
              <w:t>0.98</w:t>
            </w:r>
          </w:p>
        </w:tc>
        <w:tc>
          <w:tcPr>
            <w:tcW w:w="0" w:type="auto"/>
            <w:tcMar>
              <w:top w:w="55" w:type="dxa"/>
              <w:left w:w="60" w:type="dxa"/>
              <w:bottom w:w="55" w:type="dxa"/>
              <w:right w:w="60" w:type="dxa"/>
            </w:tcMar>
            <w:vAlign w:val="center"/>
          </w:tcPr>
          <w:p w14:paraId="72090AE7" w14:textId="77777777" w:rsidR="00E7079D" w:rsidRPr="008800D9" w:rsidRDefault="00630E98" w:rsidP="007F0344">
            <w:pPr>
              <w:spacing w:after="0" w:line="240" w:lineRule="auto"/>
            </w:pPr>
            <w:r>
              <w:t>1.24</w:t>
            </w:r>
          </w:p>
        </w:tc>
        <w:tc>
          <w:tcPr>
            <w:tcW w:w="0" w:type="auto"/>
            <w:tcMar>
              <w:top w:w="55" w:type="dxa"/>
              <w:left w:w="60" w:type="dxa"/>
              <w:bottom w:w="55" w:type="dxa"/>
              <w:right w:w="60" w:type="dxa"/>
            </w:tcMar>
            <w:vAlign w:val="center"/>
          </w:tcPr>
          <w:p w14:paraId="5FF4284B" w14:textId="77777777" w:rsidR="00E7079D" w:rsidRPr="008800D9" w:rsidRDefault="00630E98" w:rsidP="007F0344">
            <w:pPr>
              <w:spacing w:after="0" w:line="240" w:lineRule="auto"/>
            </w:pPr>
            <w:r>
              <w:t>Full-time</w:t>
            </w:r>
          </w:p>
        </w:tc>
        <w:tc>
          <w:tcPr>
            <w:tcW w:w="0" w:type="auto"/>
            <w:tcMar>
              <w:top w:w="55" w:type="dxa"/>
              <w:left w:w="60" w:type="dxa"/>
              <w:bottom w:w="55" w:type="dxa"/>
              <w:right w:w="60" w:type="dxa"/>
            </w:tcMar>
            <w:vAlign w:val="center"/>
          </w:tcPr>
          <w:p w14:paraId="34BAA023" w14:textId="77777777" w:rsidR="00E7079D" w:rsidRPr="008800D9" w:rsidRDefault="00630E98" w:rsidP="007F0344">
            <w:pPr>
              <w:spacing w:after="0" w:line="240" w:lineRule="auto"/>
            </w:pPr>
            <w:r>
              <w:t xml:space="preserve">Dedicated full-time role; do not use as routine gap coverage.</w:t>
            </w:r>
          </w:p>
        </w:tc>
      </w:tr>
      <w:tr w:rsidR="00E7079D" w:rsidRPr="008800D9" w14:paraId="2A5CD5BE" w14:textId="77777777" w:rsidTr="005C37F7">
        <w:trPr>
          <w:jc w:val="center"/>
        </w:trPr>
        <w:tc>
          <w:tcPr>
            <w:tcW w:w="0" w:type="auto"/>
            <w:tcMar>
              <w:top w:w="55" w:type="dxa"/>
              <w:left w:w="60" w:type="dxa"/>
              <w:bottom w:w="55" w:type="dxa"/>
              <w:right w:w="60" w:type="dxa"/>
            </w:tcMar>
            <w:vAlign w:val="center"/>
          </w:tcPr>
          <w:p w14:paraId="2B127D9E" w14:textId="77777777" w:rsidR="00E7079D" w:rsidRPr="008800D9" w:rsidRDefault="00630E98" w:rsidP="007F0344">
            <w:pPr>
              <w:spacing w:after="0" w:line="240" w:lineRule="auto"/>
            </w:pPr>
            <w:r>
              <w:t>Sales Representative</w:t>
            </w:r>
          </w:p>
        </w:tc>
        <w:tc>
          <w:tcPr>
            <w:tcW w:w="0" w:type="auto"/>
            <w:tcMar>
              <w:top w:w="55" w:type="dxa"/>
              <w:left w:w="60" w:type="dxa"/>
              <w:bottom w:w="55" w:type="dxa"/>
              <w:right w:w="60" w:type="dxa"/>
            </w:tcMar>
            <w:vAlign w:val="center"/>
          </w:tcPr>
          <w:p w14:paraId="7F69E9F1" w14:textId="77777777" w:rsidR="00E7079D" w:rsidRPr="008800D9" w:rsidRDefault="00630E98" w:rsidP="007F0344">
            <w:pPr>
              <w:spacing w:after="0" w:line="240" w:lineRule="auto"/>
            </w:pPr>
            <w:r>
              <w:t>0.90</w:t>
            </w:r>
          </w:p>
        </w:tc>
        <w:tc>
          <w:tcPr>
            <w:tcW w:w="0" w:type="auto"/>
            <w:tcMar>
              <w:top w:w="55" w:type="dxa"/>
              <w:left w:w="60" w:type="dxa"/>
              <w:bottom w:w="55" w:type="dxa"/>
              <w:right w:w="60" w:type="dxa"/>
            </w:tcMar>
            <w:vAlign w:val="center"/>
          </w:tcPr>
          <w:p w14:paraId="1D40B0B3" w14:textId="77777777" w:rsidR="00E7079D" w:rsidRPr="008800D9" w:rsidRDefault="00630E98" w:rsidP="007F0344">
            <w:pPr>
              <w:spacing w:after="0" w:line="240" w:lineRule="auto"/>
            </w:pPr>
            <w:r>
              <w:t>1.10</w:t>
            </w:r>
          </w:p>
        </w:tc>
        <w:tc>
          <w:tcPr>
            <w:tcW w:w="0" w:type="auto"/>
            <w:tcMar>
              <w:top w:w="55" w:type="dxa"/>
              <w:left w:w="60" w:type="dxa"/>
              <w:bottom w:w="55" w:type="dxa"/>
              <w:right w:w="60" w:type="dxa"/>
            </w:tcMar>
            <w:vAlign w:val="center"/>
          </w:tcPr>
          <w:p w14:paraId="55C7771A" w14:textId="77777777" w:rsidR="00E7079D" w:rsidRPr="008800D9" w:rsidRDefault="00630E98" w:rsidP="007F0344">
            <w:pPr>
              <w:spacing w:after="0" w:line="240" w:lineRule="auto"/>
            </w:pPr>
            <w:r>
              <w:t>1.32</w:t>
            </w:r>
          </w:p>
        </w:tc>
        <w:tc>
          <w:tcPr>
            <w:tcW w:w="0" w:type="auto"/>
            <w:tcMar>
              <w:top w:w="55" w:type="dxa"/>
              <w:left w:w="60" w:type="dxa"/>
              <w:bottom w:w="55" w:type="dxa"/>
              <w:right w:w="60" w:type="dxa"/>
            </w:tcMar>
            <w:vAlign w:val="center"/>
          </w:tcPr>
          <w:p w14:paraId="60310380" w14:textId="77777777" w:rsidR="00E7079D" w:rsidRPr="008800D9" w:rsidRDefault="00630E98" w:rsidP="007F0344">
            <w:pPr>
              <w:spacing w:after="0" w:line="240" w:lineRule="auto"/>
            </w:pPr>
            <w:r>
              <w:t>Full-time</w:t>
            </w:r>
          </w:p>
        </w:tc>
        <w:tc>
          <w:tcPr>
            <w:tcW w:w="0" w:type="auto"/>
            <w:tcMar>
              <w:top w:w="55" w:type="dxa"/>
              <w:left w:w="60" w:type="dxa"/>
              <w:bottom w:w="55" w:type="dxa"/>
              <w:right w:w="60" w:type="dxa"/>
            </w:tcMar>
            <w:vAlign w:val="center"/>
          </w:tcPr>
          <w:p w14:paraId="53602449" w14:textId="77777777" w:rsidR="00E7079D" w:rsidRPr="008800D9" w:rsidRDefault="00630E98" w:rsidP="007F0344">
            <w:pPr>
              <w:spacing w:after="0" w:line="240" w:lineRule="auto"/>
            </w:pPr>
            <w:r>
              <w:t>Full-time and at capacity; centralized capture support is required during peaks.</w:t>
            </w:r>
          </w:p>
        </w:tc>
      </w:tr>
      <w:tr w:rsidR="00E7079D" w:rsidRPr="008800D9" w14:paraId="2E2220CC" w14:textId="77777777" w:rsidTr="005C37F7">
        <w:trPr>
          <w:jc w:val="center"/>
        </w:trPr>
        <w:tc>
          <w:tcPr>
            <w:tcW w:w="0" w:type="auto"/>
            <w:tcMar>
              <w:top w:w="55" w:type="dxa"/>
              <w:left w:w="60" w:type="dxa"/>
              <w:bottom w:w="55" w:type="dxa"/>
              <w:right w:w="60" w:type="dxa"/>
            </w:tcMar>
            <w:vAlign w:val="center"/>
          </w:tcPr>
          <w:p w14:paraId="4680AFF7" w14:textId="77777777" w:rsidR="00E7079D" w:rsidRPr="008800D9" w:rsidRDefault="00630E98" w:rsidP="007F0344">
            <w:pPr>
              <w:spacing w:after="0" w:line="240" w:lineRule="auto"/>
            </w:pPr>
            <w:r>
              <w:t xml:space="preserve">Technical Pre-Sales</w:t>
            </w:r>
          </w:p>
        </w:tc>
        <w:tc>
          <w:tcPr>
            <w:tcW w:w="0" w:type="auto"/>
            <w:tcMar>
              <w:top w:w="55" w:type="dxa"/>
              <w:left w:w="60" w:type="dxa"/>
              <w:bottom w:w="55" w:type="dxa"/>
              <w:right w:w="60" w:type="dxa"/>
            </w:tcMar>
            <w:vAlign w:val="center"/>
          </w:tcPr>
          <w:p w14:paraId="51EB7DAE" w14:textId="77777777" w:rsidR="00E7079D" w:rsidRPr="008800D9" w:rsidRDefault="00630E98" w:rsidP="007F0344">
            <w:pPr>
              <w:spacing w:after="0" w:line="240" w:lineRule="auto"/>
            </w:pPr>
            <w:r>
              <w:t>0.72</w:t>
            </w:r>
          </w:p>
        </w:tc>
        <w:tc>
          <w:tcPr>
            <w:tcW w:w="0" w:type="auto"/>
            <w:tcMar>
              <w:top w:w="55" w:type="dxa"/>
              <w:left w:w="60" w:type="dxa"/>
              <w:bottom w:w="55" w:type="dxa"/>
              <w:right w:w="60" w:type="dxa"/>
            </w:tcMar>
            <w:vAlign w:val="center"/>
          </w:tcPr>
          <w:p w14:paraId="52416C14" w14:textId="77777777" w:rsidR="00E7079D" w:rsidRPr="008800D9" w:rsidRDefault="00630E98" w:rsidP="007F0344">
            <w:pPr>
              <w:spacing w:after="0" w:line="240" w:lineRule="auto"/>
            </w:pPr>
            <w:r>
              <w:t>1.02</w:t>
            </w:r>
          </w:p>
        </w:tc>
        <w:tc>
          <w:tcPr>
            <w:tcW w:w="0" w:type="auto"/>
            <w:tcMar>
              <w:top w:w="55" w:type="dxa"/>
              <w:left w:w="60" w:type="dxa"/>
              <w:bottom w:w="55" w:type="dxa"/>
              <w:right w:w="60" w:type="dxa"/>
            </w:tcMar>
            <w:vAlign w:val="center"/>
          </w:tcPr>
          <w:p w14:paraId="32DC1C60" w14:textId="77777777" w:rsidR="00E7079D" w:rsidRPr="008800D9" w:rsidRDefault="00630E98" w:rsidP="007F0344">
            <w:pPr>
              <w:spacing w:after="0" w:line="240" w:lineRule="auto"/>
            </w:pPr>
            <w:r>
              <w:t>1.45</w:t>
            </w:r>
          </w:p>
        </w:tc>
        <w:tc>
          <w:tcPr>
            <w:tcW w:w="0" w:type="auto"/>
            <w:tcMar>
              <w:top w:w="55" w:type="dxa"/>
              <w:left w:w="60" w:type="dxa"/>
              <w:bottom w:w="55" w:type="dxa"/>
              <w:right w:w="60" w:type="dxa"/>
            </w:tcMar>
            <w:vAlign w:val="center"/>
          </w:tcPr>
          <w:p w14:paraId="413951F0" w14:textId="77777777" w:rsidR="00E7079D" w:rsidRPr="008800D9" w:rsidRDefault="00630E98" w:rsidP="007F0344">
            <w:pPr>
              <w:spacing w:after="0" w:line="240" w:lineRule="auto"/>
            </w:pPr>
            <w:r>
              <w:t>Full-time</w:t>
            </w:r>
          </w:p>
        </w:tc>
        <w:tc>
          <w:tcPr>
            <w:tcW w:w="0" w:type="auto"/>
            <w:tcMar>
              <w:top w:w="55" w:type="dxa"/>
              <w:left w:w="60" w:type="dxa"/>
              <w:bottom w:w="55" w:type="dxa"/>
              <w:right w:w="60" w:type="dxa"/>
            </w:tcMar>
            <w:vAlign w:val="center"/>
          </w:tcPr>
          <w:p w14:paraId="4F092D77" w14:textId="77777777" w:rsidR="00E7079D" w:rsidRPr="008800D9" w:rsidRDefault="00630E98" w:rsidP="007F0344">
            <w:pPr>
              <w:spacing w:after="0" w:line="240" w:lineRule="auto"/>
            </w:pPr>
            <w:r>
              <w:t>Full-time with proposal/demo surge risk; identify backup capacity.</w:t>
            </w:r>
          </w:p>
        </w:tc>
      </w:tr>
      <w:tr w:rsidR="00E7079D" w:rsidRPr="008800D9" w14:paraId="570E24E0" w14:textId="77777777" w:rsidTr="005C37F7">
        <w:trPr>
          <w:jc w:val="center"/>
        </w:trPr>
        <w:tc>
          <w:tcPr>
            <w:tcW w:w="0" w:type="auto"/>
            <w:tcMar>
              <w:top w:w="55" w:type="dxa"/>
              <w:left w:w="60" w:type="dxa"/>
              <w:bottom w:w="55" w:type="dxa"/>
              <w:right w:w="60" w:type="dxa"/>
            </w:tcMar>
            <w:vAlign w:val="center"/>
          </w:tcPr>
          <w:p w14:paraId="6E510188" w14:textId="77777777" w:rsidR="00E7079D" w:rsidRPr="008800D9" w:rsidRDefault="00630E98" w:rsidP="007F0344">
            <w:pPr>
              <w:spacing w:after="0" w:line="240" w:lineRule="auto"/>
            </w:pPr>
            <w:r>
              <w:t>Lead Architect</w:t>
            </w:r>
          </w:p>
        </w:tc>
        <w:tc>
          <w:tcPr>
            <w:tcW w:w="0" w:type="auto"/>
            <w:tcMar>
              <w:top w:w="55" w:type="dxa"/>
              <w:left w:w="60" w:type="dxa"/>
              <w:bottom w:w="55" w:type="dxa"/>
              <w:right w:w="60" w:type="dxa"/>
            </w:tcMar>
            <w:vAlign w:val="center"/>
          </w:tcPr>
          <w:p w14:paraId="34B4ACED" w14:textId="77777777" w:rsidR="00E7079D" w:rsidRPr="008800D9" w:rsidRDefault="00630E98" w:rsidP="007F0344">
            <w:pPr>
              <w:spacing w:after="0" w:line="240" w:lineRule="auto"/>
            </w:pPr>
            <w:r>
              <w:t>0.69</w:t>
            </w:r>
          </w:p>
        </w:tc>
        <w:tc>
          <w:tcPr>
            <w:tcW w:w="0" w:type="auto"/>
            <w:tcMar>
              <w:top w:w="55" w:type="dxa"/>
              <w:left w:w="60" w:type="dxa"/>
              <w:bottom w:w="55" w:type="dxa"/>
              <w:right w:w="60" w:type="dxa"/>
            </w:tcMar>
            <w:vAlign w:val="center"/>
          </w:tcPr>
          <w:p w14:paraId="125AD6F1" w14:textId="77777777" w:rsidR="00E7079D" w:rsidRPr="008800D9" w:rsidRDefault="00630E98" w:rsidP="007F0344">
            <w:pPr>
              <w:spacing w:after="0" w:line="240" w:lineRule="auto"/>
            </w:pPr>
            <w:r>
              <w:t>0.98</w:t>
            </w:r>
          </w:p>
        </w:tc>
        <w:tc>
          <w:tcPr>
            <w:tcW w:w="0" w:type="auto"/>
            <w:tcMar>
              <w:top w:w="55" w:type="dxa"/>
              <w:left w:w="60" w:type="dxa"/>
              <w:bottom w:w="55" w:type="dxa"/>
              <w:right w:w="60" w:type="dxa"/>
            </w:tcMar>
            <w:vAlign w:val="center"/>
          </w:tcPr>
          <w:p w14:paraId="41F4A308" w14:textId="77777777" w:rsidR="00E7079D" w:rsidRPr="008800D9" w:rsidRDefault="00630E98" w:rsidP="007F0344">
            <w:pPr>
              <w:spacing w:after="0" w:line="240" w:lineRule="auto"/>
            </w:pPr>
            <w:r>
              <w:t>1.33</w:t>
            </w:r>
          </w:p>
        </w:tc>
        <w:tc>
          <w:tcPr>
            <w:tcW w:w="0" w:type="auto"/>
            <w:tcMar>
              <w:top w:w="55" w:type="dxa"/>
              <w:left w:w="60" w:type="dxa"/>
              <w:bottom w:w="55" w:type="dxa"/>
              <w:right w:w="60" w:type="dxa"/>
            </w:tcMar>
            <w:vAlign w:val="center"/>
          </w:tcPr>
          <w:p w14:paraId="611F4EAF" w14:textId="77777777" w:rsidR="00E7079D" w:rsidRPr="008800D9" w:rsidRDefault="00630E98" w:rsidP="007F0344">
            <w:pPr>
              <w:spacing w:after="0" w:line="240" w:lineRule="auto"/>
            </w:pPr>
            <w:r>
              <w:t>Full-time</w:t>
            </w:r>
          </w:p>
        </w:tc>
        <w:tc>
          <w:tcPr>
            <w:tcW w:w="0" w:type="auto"/>
            <w:tcMar>
              <w:top w:w="55" w:type="dxa"/>
              <w:left w:w="60" w:type="dxa"/>
              <w:bottom w:w="55" w:type="dxa"/>
              <w:right w:w="60" w:type="dxa"/>
            </w:tcMar>
            <w:vAlign w:val="center"/>
          </w:tcPr>
          <w:p w14:paraId="091A752E" w14:textId="77777777" w:rsidR="00E7079D" w:rsidRPr="008800D9" w:rsidRDefault="00630E98" w:rsidP="007F0344">
            <w:pPr>
              <w:spacing w:after="0" w:line="240" w:lineRule="auto"/>
            </w:pPr>
            <w:r>
              <w:t>Full-time; delegate to project architects to avoid a review bottleneck.</w:t>
            </w:r>
          </w:p>
        </w:tc>
      </w:tr>
      <w:tr w:rsidR="00E7079D" w:rsidRPr="008800D9" w14:paraId="5D6B6E59" w14:textId="77777777" w:rsidTr="005C37F7">
        <w:trPr>
          <w:jc w:val="center"/>
        </w:trPr>
        <w:tc>
          <w:tcPr>
            <w:tcW w:w="0" w:type="auto"/>
            <w:tcMar>
              <w:top w:w="55" w:type="dxa"/>
              <w:left w:w="60" w:type="dxa"/>
              <w:bottom w:w="55" w:type="dxa"/>
              <w:right w:w="60" w:type="dxa"/>
            </w:tcMar>
            <w:vAlign w:val="center"/>
          </w:tcPr>
          <w:p w14:paraId="54A983EF" w14:textId="77777777" w:rsidR="00E7079D" w:rsidRPr="008800D9" w:rsidRDefault="00630E98" w:rsidP="007F0344">
            <w:pPr>
              <w:spacing w:after="0" w:line="240" w:lineRule="auto"/>
            </w:pPr>
            <w:r>
              <w:t>PMO Lead</w:t>
            </w:r>
          </w:p>
        </w:tc>
        <w:tc>
          <w:tcPr>
            <w:tcW w:w="0" w:type="auto"/>
            <w:tcMar>
              <w:top w:w="55" w:type="dxa"/>
              <w:left w:w="60" w:type="dxa"/>
              <w:bottom w:w="55" w:type="dxa"/>
              <w:right w:w="60" w:type="dxa"/>
            </w:tcMar>
            <w:vAlign w:val="center"/>
          </w:tcPr>
          <w:p w14:paraId="06374A82" w14:textId="77777777" w:rsidR="00E7079D" w:rsidRPr="008800D9" w:rsidRDefault="00630E98" w:rsidP="007F0344">
            <w:pPr>
              <w:spacing w:after="0" w:line="240" w:lineRule="auto"/>
            </w:pPr>
            <w:r>
              <w:t>0.65</w:t>
            </w:r>
          </w:p>
        </w:tc>
        <w:tc>
          <w:tcPr>
            <w:tcW w:w="0" w:type="auto"/>
            <w:tcMar>
              <w:top w:w="55" w:type="dxa"/>
              <w:left w:w="60" w:type="dxa"/>
              <w:bottom w:w="55" w:type="dxa"/>
              <w:right w:w="60" w:type="dxa"/>
            </w:tcMar>
            <w:vAlign w:val="center"/>
          </w:tcPr>
          <w:p w14:paraId="1232192C" w14:textId="77777777" w:rsidR="00E7079D" w:rsidRPr="008800D9" w:rsidRDefault="00630E98" w:rsidP="007F0344">
            <w:pPr>
              <w:spacing w:after="0" w:line="240" w:lineRule="auto"/>
            </w:pPr>
            <w:r>
              <w:t>0.93</w:t>
            </w:r>
          </w:p>
        </w:tc>
        <w:tc>
          <w:tcPr>
            <w:tcW w:w="0" w:type="auto"/>
            <w:tcMar>
              <w:top w:w="55" w:type="dxa"/>
              <w:left w:w="60" w:type="dxa"/>
              <w:bottom w:w="55" w:type="dxa"/>
              <w:right w:w="60" w:type="dxa"/>
            </w:tcMar>
            <w:vAlign w:val="center"/>
          </w:tcPr>
          <w:p w14:paraId="26FC6C73" w14:textId="77777777" w:rsidR="00E7079D" w:rsidRPr="008800D9" w:rsidRDefault="00630E98" w:rsidP="007F0344">
            <w:pPr>
              <w:spacing w:after="0" w:line="240" w:lineRule="auto"/>
            </w:pPr>
            <w:r>
              <w:t>1.23</w:t>
            </w:r>
          </w:p>
        </w:tc>
        <w:tc>
          <w:tcPr>
            <w:tcW w:w="0" w:type="auto"/>
            <w:tcMar>
              <w:top w:w="55" w:type="dxa"/>
              <w:left w:w="60" w:type="dxa"/>
              <w:bottom w:w="55" w:type="dxa"/>
              <w:right w:w="60" w:type="dxa"/>
            </w:tcMar>
            <w:vAlign w:val="center"/>
          </w:tcPr>
          <w:p w14:paraId="3CD94BD9" w14:textId="77777777" w:rsidR="00E7079D" w:rsidRPr="008800D9" w:rsidRDefault="00630E98" w:rsidP="007F0344">
            <w:pPr>
              <w:spacing w:after="0" w:line="240" w:lineRule="auto"/>
            </w:pPr>
            <w:r>
              <w:t>Full-time</w:t>
            </w:r>
          </w:p>
        </w:tc>
        <w:tc>
          <w:tcPr>
            <w:tcW w:w="0" w:type="auto"/>
            <w:tcMar>
              <w:top w:w="55" w:type="dxa"/>
              <w:left w:w="60" w:type="dxa"/>
              <w:bottom w:w="55" w:type="dxa"/>
              <w:right w:w="60" w:type="dxa"/>
            </w:tcMar>
            <w:vAlign w:val="center"/>
          </w:tcPr>
          <w:p w14:paraId="773F9606" w14:textId="77777777" w:rsidR="00E7079D" w:rsidRPr="008800D9" w:rsidRDefault="00630E98" w:rsidP="007F0344">
            <w:pPr>
              <w:spacing w:after="0" w:line="240" w:lineRule="auto"/>
            </w:pPr>
            <w:r>
              <w:t>Full-time; direct project assignments are additional capacity.</w:t>
            </w:r>
          </w:p>
        </w:tc>
      </w:tr>
      <w:tr w:rsidR="00E7079D" w:rsidRPr="008800D9" w14:paraId="17230CD4" w14:textId="77777777" w:rsidTr="005C37F7">
        <w:trPr>
          <w:jc w:val="center"/>
        </w:trPr>
        <w:tc>
          <w:tcPr>
            <w:tcW w:w="0" w:type="auto"/>
            <w:tcMar>
              <w:top w:w="55" w:type="dxa"/>
              <w:left w:w="60" w:type="dxa"/>
              <w:bottom w:w="55" w:type="dxa"/>
              <w:right w:w="60" w:type="dxa"/>
            </w:tcMar>
            <w:vAlign w:val="center"/>
          </w:tcPr>
          <w:p w14:paraId="7D752412" w14:textId="77777777" w:rsidR="00E7079D" w:rsidRPr="008800D9" w:rsidRDefault="00630E98" w:rsidP="007F0344">
            <w:pPr>
              <w:spacing w:after="0" w:line="240" w:lineRule="auto"/>
            </w:pPr>
            <w:del w:id="9064" w:author="Timothy Hislop" w:date="2026-07-16T12:00:00Z">
              <w:r>
                <w:delText xml:space="preserve">Delivery &amp; CX Lead</w:delText>
              </w:r>
            </w:del>
            <w:ins w:id="9065" w:author="Timothy Hislop" w:date="2026-07-16T12:00:00Z">
              <w:r>
                <w:t xml:space="preserve">Delivery Lead</w:t>
              </w:r>
            </w:ins>
          </w:p>
        </w:tc>
        <w:tc>
          <w:tcPr>
            <w:tcW w:w="0" w:type="auto"/>
            <w:tcMar>
              <w:top w:w="55" w:type="dxa"/>
              <w:left w:w="60" w:type="dxa"/>
              <w:bottom w:w="55" w:type="dxa"/>
              <w:right w:w="60" w:type="dxa"/>
            </w:tcMar>
            <w:vAlign w:val="center"/>
          </w:tcPr>
          <w:p w14:paraId="11F5BB48" w14:textId="77777777" w:rsidR="00E7079D" w:rsidRPr="008800D9" w:rsidRDefault="00630E98" w:rsidP="007F0344">
            <w:pPr>
              <w:spacing w:after="0" w:line="240" w:lineRule="auto"/>
            </w:pPr>
            <w:r>
              <w:t>0.83</w:t>
            </w:r>
          </w:p>
        </w:tc>
        <w:tc>
          <w:tcPr>
            <w:tcW w:w="0" w:type="auto"/>
            <w:tcMar>
              <w:top w:w="55" w:type="dxa"/>
              <w:left w:w="60" w:type="dxa"/>
              <w:bottom w:w="55" w:type="dxa"/>
              <w:right w:w="60" w:type="dxa"/>
            </w:tcMar>
            <w:vAlign w:val="center"/>
          </w:tcPr>
          <w:p w14:paraId="1B1E6CA2" w14:textId="77777777" w:rsidR="00E7079D" w:rsidRPr="008800D9" w:rsidRDefault="00630E98" w:rsidP="007F0344">
            <w:pPr>
              <w:spacing w:after="0" w:line="240" w:lineRule="auto"/>
            </w:pPr>
            <w:r>
              <w:t>1.25</w:t>
            </w:r>
          </w:p>
        </w:tc>
        <w:tc>
          <w:tcPr>
            <w:tcW w:w="0" w:type="auto"/>
            <w:tcMar>
              <w:top w:w="55" w:type="dxa"/>
              <w:left w:w="60" w:type="dxa"/>
              <w:bottom w:w="55" w:type="dxa"/>
              <w:right w:w="60" w:type="dxa"/>
            </w:tcMar>
            <w:vAlign w:val="center"/>
          </w:tcPr>
          <w:p w14:paraId="793A5485" w14:textId="77777777" w:rsidR="00E7079D" w:rsidRPr="008800D9" w:rsidRDefault="00630E98" w:rsidP="007F0344">
            <w:pPr>
              <w:spacing w:after="0" w:line="240" w:lineRule="auto"/>
            </w:pPr>
            <w:r>
              <w:t>1.69</w:t>
            </w:r>
          </w:p>
        </w:tc>
        <w:tc>
          <w:tcPr>
            <w:tcW w:w="0" w:type="auto"/>
            <w:tcMar>
              <w:top w:w="55" w:type="dxa"/>
              <w:left w:w="60" w:type="dxa"/>
              <w:bottom w:w="55" w:type="dxa"/>
              <w:right w:w="60" w:type="dxa"/>
            </w:tcMar>
            <w:vAlign w:val="center"/>
          </w:tcPr>
          <w:p w14:paraId="4DC97212" w14:textId="77777777" w:rsidR="00E7079D" w:rsidRPr="008800D9" w:rsidRDefault="00630E98" w:rsidP="007F0344">
            <w:pPr>
              <w:spacing w:after="0" w:line="240" w:lineRule="auto"/>
            </w:pPr>
            <w:r>
              <w:t>More than 1 FTE</w:t>
            </w:r>
          </w:p>
        </w:tc>
        <w:tc>
          <w:tcPr>
            <w:tcW w:w="0" w:type="auto"/>
            <w:tcMar>
              <w:top w:w="55" w:type="dxa"/>
              <w:left w:w="60" w:type="dxa"/>
              <w:bottom w:w="55" w:type="dxa"/>
              <w:right w:w="60" w:type="dxa"/>
            </w:tcMar>
            <w:vAlign w:val="center"/>
          </w:tcPr>
          <w:p w14:paraId="4429EAD7" w14:textId="77777777" w:rsidR="00E7079D" w:rsidRPr="008800D9" w:rsidRDefault="00630E98" w:rsidP="007F0344">
            <w:pPr>
              <w:spacing w:after="0" w:line="240" w:lineRule="auto"/>
            </w:pPr>
            <w:r>
              <w:t>More than one FTE; add a deputy or split Delivery from Customer Success / Growth.</w:t>
            </w:r>
          </w:p>
        </w:tc>
      </w:tr>
      <w:tr w:rsidR="00E7079D" w:rsidRPr="008800D9" w14:paraId="7327528F" w14:textId="77777777" w:rsidTr="005C37F7">
        <w:trPr>
          <w:jc w:val="center"/>
        </w:trPr>
        <w:tc>
          <w:tcPr>
            <w:tcW w:w="0" w:type="auto"/>
            <w:tcMar>
              <w:top w:w="55" w:type="dxa"/>
              <w:left w:w="60" w:type="dxa"/>
              <w:bottom w:w="55" w:type="dxa"/>
              <w:right w:w="60" w:type="dxa"/>
            </w:tcMar>
            <w:vAlign w:val="center"/>
          </w:tcPr>
          <w:p w14:paraId="36AFE8DF" w14:textId="77777777" w:rsidR="00E7079D" w:rsidRPr="008800D9" w:rsidRDefault="00630E98" w:rsidP="007F0344">
            <w:pPr>
              <w:spacing w:after="0" w:line="240" w:lineRule="auto"/>
            </w:pPr>
            <w:r>
              <w:t>Operations Lead</w:t>
            </w:r>
          </w:p>
        </w:tc>
        <w:tc>
          <w:tcPr>
            <w:tcW w:w="0" w:type="auto"/>
            <w:tcMar>
              <w:top w:w="55" w:type="dxa"/>
              <w:left w:w="60" w:type="dxa"/>
              <w:bottom w:w="55" w:type="dxa"/>
              <w:right w:w="60" w:type="dxa"/>
            </w:tcMar>
            <w:vAlign w:val="center"/>
          </w:tcPr>
          <w:p w14:paraId="15859446" w14:textId="77777777" w:rsidR="00E7079D" w:rsidRPr="008800D9" w:rsidRDefault="00630E98" w:rsidP="007F0344">
            <w:pPr>
              <w:spacing w:after="0" w:line="240" w:lineRule="auto"/>
            </w:pPr>
            <w:r>
              <w:t>0.93</w:t>
            </w:r>
          </w:p>
        </w:tc>
        <w:tc>
          <w:tcPr>
            <w:tcW w:w="0" w:type="auto"/>
            <w:tcMar>
              <w:top w:w="55" w:type="dxa"/>
              <w:left w:w="60" w:type="dxa"/>
              <w:bottom w:w="55" w:type="dxa"/>
              <w:right w:w="60" w:type="dxa"/>
            </w:tcMar>
            <w:vAlign w:val="center"/>
          </w:tcPr>
          <w:p w14:paraId="4095EC10" w14:textId="77777777" w:rsidR="00E7079D" w:rsidRPr="008800D9" w:rsidRDefault="00630E98" w:rsidP="007F0344">
            <w:pPr>
              <w:spacing w:after="0" w:line="240" w:lineRule="auto"/>
            </w:pPr>
            <w:r>
              <w:t>1.13</w:t>
            </w:r>
          </w:p>
        </w:tc>
        <w:tc>
          <w:tcPr>
            <w:tcW w:w="0" w:type="auto"/>
            <w:tcMar>
              <w:top w:w="55" w:type="dxa"/>
              <w:left w:w="60" w:type="dxa"/>
              <w:bottom w:w="55" w:type="dxa"/>
              <w:right w:w="60" w:type="dxa"/>
            </w:tcMar>
            <w:vAlign w:val="center"/>
          </w:tcPr>
          <w:p w14:paraId="528E0936" w14:textId="77777777" w:rsidR="00E7079D" w:rsidRPr="008800D9" w:rsidRDefault="00630E98" w:rsidP="007F0344">
            <w:pPr>
              <w:spacing w:after="0" w:line="240" w:lineRule="auto"/>
            </w:pPr>
            <w:r>
              <w:t>1.41</w:t>
            </w:r>
          </w:p>
        </w:tc>
        <w:tc>
          <w:tcPr>
            <w:tcW w:w="0" w:type="auto"/>
            <w:tcMar>
              <w:top w:w="55" w:type="dxa"/>
              <w:left w:w="60" w:type="dxa"/>
              <w:bottom w:w="55" w:type="dxa"/>
              <w:right w:w="60" w:type="dxa"/>
            </w:tcMar>
            <w:vAlign w:val="center"/>
          </w:tcPr>
          <w:p w14:paraId="2E044FEF" w14:textId="77777777" w:rsidR="00E7079D" w:rsidRPr="008800D9" w:rsidRDefault="00630E98" w:rsidP="007F0344">
            <w:pPr>
              <w:spacing w:after="0" w:line="240" w:lineRule="auto"/>
            </w:pPr>
            <w:r>
              <w:t>More than 1 FTE</w:t>
            </w:r>
          </w:p>
        </w:tc>
        <w:tc>
          <w:tcPr>
            <w:tcW w:w="0" w:type="auto"/>
            <w:tcMar>
              <w:top w:w="55" w:type="dxa"/>
              <w:left w:w="60" w:type="dxa"/>
              <w:bottom w:w="55" w:type="dxa"/>
              <w:right w:w="60" w:type="dxa"/>
            </w:tcMar>
            <w:vAlign w:val="center"/>
          </w:tcPr>
          <w:p w14:paraId="767B4C34" w14:textId="77777777" w:rsidR="00E7079D" w:rsidRPr="008800D9" w:rsidRDefault="00630E98" w:rsidP="007F0344">
            <w:pPr>
              <w:spacing w:after="0" w:line="240" w:lineRule="auto"/>
            </w:pPr>
            <w:r>
              <w:t>More than one FTE; add analyst/coordinator support and remove direct PM duties.</w:t>
            </w:r>
          </w:p>
        </w:tc>
      </w:tr>
    </w:tbl>
    <w:p w14:paraId="469738E7" w14:textId="77777777" w:rsidR="00E7079D" w:rsidRPr="007F0344" w:rsidRDefault="00630E98" w:rsidP="007F0344">
      <w:pPr>
        <w:pStyle w:val="Heading2"/>
      </w:pPr>
      <w:r>
        <w:t>Base-Case Conclusion</w:t>
      </w:r>
    </w:p>
    <w:p w14:paraId="326EC09F" w14:textId="77777777" w:rsidR="00E7079D" w:rsidRPr="008800D9" w:rsidRDefault="00630E98" w:rsidP="008800D9">
      <w:pPr>
        <w:pStyle w:val="ListBullet"/>
      </w:pPr>
      <w:r>
        <w:t>Total leadership capacity required: 7.38 FTE (295 hours per week).</w:t>
      </w:r>
    </w:p>
    <w:p w14:paraId="5DE07145" w14:textId="77777777" w:rsidR="00E7079D" w:rsidRPr="008800D9" w:rsidRDefault="00630E98" w:rsidP="008800D9">
      <w:pPr>
        <w:pStyle w:val="ListBullet"/>
      </w:pPr>
      <w:del w:id="9072" w:author="Timothy Hislop" w:date="2026-07-16T12:00:00Z">
        <w:r>
          <w:delText xml:space="preserve">Delivery and Customer Experience Lead is already</w:delText>
        </w:r>
      </w:del>
      <w:ins w:id="9073" w:author="Timothy Hislop" w:date="2026-07-16T12:00:00Z">
        <w:r>
          <w:t xml:space="preserve">Delivery Lead is already</w:t>
        </w:r>
      </w:ins>
      <w:r>
        <w:t xml:space="preserve"> a 1.25 FTE role and is the clearest structural overload. Add a deputy or separate Customer Success / Account Growth from Delivery Leadership.</w:t>
      </w:r>
    </w:p>
    <w:p w14:paraId="06665849" w14:textId="77777777" w:rsidR="00E7079D" w:rsidRPr="008800D9" w:rsidRDefault="00630E98" w:rsidP="008800D9">
      <w:pPr>
        <w:pStyle w:val="ListBullet"/>
      </w:pPr>
      <w:r>
        <w:t>Operations Lead is approximately 1.13 FTE before any direct project-management assignment. Add analyst or coordinator support and remove routine PM duties.</w:t>
      </w:r>
    </w:p>
    <w:p w14:paraId="1F55916F" w14:textId="77777777" w:rsidR="00E7079D" w:rsidRPr="008800D9" w:rsidRDefault="00630E98" w:rsidP="008800D9">
      <w:pPr>
        <w:pStyle w:val="ListBullet"/>
      </w:pPr>
      <w:r>
        <w:t>Sales, Technical Pre-Sales, Lead Architect, Practice Lead, and PMO are essentially full-time roles at the base scale; peak pursuits, recoveries, and hiring cycles require backup capacity.</w:t>
      </w:r>
    </w:p>
    <w:p w14:paraId="30B9098B" w14:textId="77777777" w:rsidR="00E7079D" w:rsidRPr="008800D9" w:rsidRDefault="00630E98" w:rsidP="008800D9">
      <w:pPr>
        <w:pStyle w:val="ListBullet"/>
      </w:pPr>
      <w:r>
        <w:t>At the high scenario, every leadership function exceeds one FTE. The answer is not heroic time management. The answer is delegation, deputies, project-level leads, and functional support.</w:t>
      </w:r>
    </w:p>
    <w:p w14:paraId="45AFF881" w14:textId="77777777" w:rsidR="00E7079D" w:rsidRPr="008800D9" w:rsidRDefault="00630E98" w:rsidP="007F0344">
      <w:pPr>
        <w:pStyle w:val="Heading2"/>
      </w:pPr>
      <w:r>
        <w:t>Scenario Assumptions</w:t>
      </w:r>
    </w:p>
    <w:tbl>
      <w:tblPr>
        <w:tblStyle w:val="TableGrid"/>
        <w:tblW w:w="0" w:type="auto"/>
        <w:tblLook w:val="04A0" w:firstRow="1" w:lastRow="0" w:firstColumn="1" w:lastColumn="0" w:noHBand="0" w:noVBand="1"/>
      </w:tblPr>
      <w:tblGrid>
        <w:gridCol w:w="3458"/>
        <w:gridCol w:w="428"/>
        <w:gridCol w:w="473"/>
        <w:gridCol w:w="460"/>
        <w:gridCol w:w="4379"/>
      </w:tblGrid>
      <w:tr w:rsidR="00E7079D" w:rsidRPr="007F0344" w14:paraId="0FFD764E" w14:textId="77777777" w:rsidTr="000B2C7A">
        <w:trPr>
          <w:tblHeader/>
        </w:trPr>
        <w:tc>
          <w:tcPr>
            <w:tcW w:w="0" w:type="auto"/>
            <w:shd w:val="clear" w:color="auto" w:fill="1F4E78"/>
            <w:tcMar>
              <w:top w:w="55" w:type="dxa"/>
              <w:left w:w="60" w:type="dxa"/>
              <w:bottom w:w="55" w:type="dxa"/>
              <w:right w:w="60" w:type="dxa"/>
            </w:tcMar>
            <w:vAlign w:val="center"/>
          </w:tcPr>
          <w:p w14:paraId="0ADD52FE" w14:textId="77777777" w:rsidR="00E7079D" w:rsidRPr="007F0344" w:rsidRDefault="00630E98" w:rsidP="007F0344">
            <w:pPr>
              <w:spacing w:after="0" w:line="240" w:lineRule="auto"/>
              <w:rPr>
                <w:b/>
                <w:bCs/>
                <w:color w:val="FFFFFF" w:themeColor="background1"/>
              </w:rPr>
            </w:pPr>
            <w:r>
              <w:rPr>
                <w:b/>
                <w:bCs/>
                <w:color w:val="FFFFFF" w:themeColor="background1"/>
              </w:rPr>
              <w:t>Driver</w:t>
            </w:r>
          </w:p>
        </w:tc>
        <w:tc>
          <w:tcPr>
            <w:tcW w:w="0" w:type="auto"/>
            <w:shd w:val="clear" w:color="auto" w:fill="1F4E78"/>
            <w:tcMar>
              <w:top w:w="55" w:type="dxa"/>
              <w:left w:w="60" w:type="dxa"/>
              <w:bottom w:w="55" w:type="dxa"/>
              <w:right w:w="60" w:type="dxa"/>
            </w:tcMar>
            <w:vAlign w:val="center"/>
          </w:tcPr>
          <w:p w14:paraId="67C5A3DA" w14:textId="77777777" w:rsidR="00E7079D" w:rsidRPr="007F0344" w:rsidRDefault="00630E98" w:rsidP="007F0344">
            <w:pPr>
              <w:spacing w:after="0" w:line="240" w:lineRule="auto"/>
              <w:rPr>
                <w:b/>
                <w:bCs/>
                <w:color w:val="FFFFFF" w:themeColor="background1"/>
              </w:rPr>
            </w:pPr>
            <w:r>
              <w:rPr>
                <w:b/>
                <w:bCs/>
                <w:color w:val="FFFFFF" w:themeColor="background1"/>
              </w:rPr>
              <w:t>Low</w:t>
            </w:r>
          </w:p>
        </w:tc>
        <w:tc>
          <w:tcPr>
            <w:tcW w:w="0" w:type="auto"/>
            <w:shd w:val="clear" w:color="auto" w:fill="1F4E78"/>
            <w:tcMar>
              <w:top w:w="55" w:type="dxa"/>
              <w:left w:w="60" w:type="dxa"/>
              <w:bottom w:w="55" w:type="dxa"/>
              <w:right w:w="60" w:type="dxa"/>
            </w:tcMar>
            <w:vAlign w:val="center"/>
          </w:tcPr>
          <w:p w14:paraId="242BCA46" w14:textId="77777777" w:rsidR="00E7079D" w:rsidRPr="007F0344" w:rsidRDefault="00630E98" w:rsidP="007F0344">
            <w:pPr>
              <w:spacing w:after="0" w:line="240" w:lineRule="auto"/>
              <w:rPr>
                <w:b/>
                <w:bCs/>
                <w:color w:val="FFFFFF" w:themeColor="background1"/>
              </w:rPr>
            </w:pPr>
            <w:r>
              <w:rPr>
                <w:b/>
                <w:bCs/>
                <w:color w:val="FFFFFF" w:themeColor="background1"/>
              </w:rPr>
              <w:t>Base</w:t>
            </w:r>
          </w:p>
        </w:tc>
        <w:tc>
          <w:tcPr>
            <w:tcW w:w="0" w:type="auto"/>
            <w:shd w:val="clear" w:color="auto" w:fill="1F4E78"/>
            <w:tcMar>
              <w:top w:w="55" w:type="dxa"/>
              <w:left w:w="60" w:type="dxa"/>
              <w:bottom w:w="55" w:type="dxa"/>
              <w:right w:w="60" w:type="dxa"/>
            </w:tcMar>
            <w:vAlign w:val="center"/>
          </w:tcPr>
          <w:p w14:paraId="3EFB9E5F" w14:textId="77777777" w:rsidR="00E7079D" w:rsidRPr="007F0344" w:rsidRDefault="00630E98" w:rsidP="007F0344">
            <w:pPr>
              <w:spacing w:after="0" w:line="240" w:lineRule="auto"/>
              <w:rPr>
                <w:b/>
                <w:bCs/>
                <w:color w:val="FFFFFF" w:themeColor="background1"/>
              </w:rPr>
            </w:pPr>
            <w:r>
              <w:rPr>
                <w:b/>
                <w:bCs/>
                <w:color w:val="FFFFFF" w:themeColor="background1"/>
              </w:rPr>
              <w:t>High</w:t>
            </w:r>
          </w:p>
        </w:tc>
        <w:tc>
          <w:tcPr>
            <w:tcW w:w="0" w:type="auto"/>
            <w:shd w:val="clear" w:color="auto" w:fill="1F4E78"/>
            <w:tcMar>
              <w:top w:w="55" w:type="dxa"/>
              <w:left w:w="60" w:type="dxa"/>
              <w:bottom w:w="55" w:type="dxa"/>
              <w:right w:w="60" w:type="dxa"/>
            </w:tcMar>
            <w:vAlign w:val="center"/>
          </w:tcPr>
          <w:p w14:paraId="55F76C2A" w14:textId="77777777" w:rsidR="00E7079D" w:rsidRPr="007F0344" w:rsidRDefault="00630E98" w:rsidP="007F0344">
            <w:pPr>
              <w:spacing w:after="0" w:line="240" w:lineRule="auto"/>
              <w:rPr>
                <w:b/>
                <w:bCs/>
                <w:color w:val="FFFFFF" w:themeColor="background1"/>
              </w:rPr>
            </w:pPr>
            <w:r>
              <w:rPr>
                <w:b/>
                <w:bCs/>
                <w:color w:val="FFFFFF" w:themeColor="background1"/>
              </w:rPr>
              <w:t>Definition</w:t>
            </w:r>
          </w:p>
        </w:tc>
      </w:tr>
      <w:tr w:rsidR="00E7079D" w:rsidRPr="008800D9" w14:paraId="0868FF38" w14:textId="77777777" w:rsidTr="000B2C7A">
        <w:tc>
          <w:tcPr>
            <w:tcW w:w="0" w:type="auto"/>
            <w:tcMar>
              <w:top w:w="55" w:type="dxa"/>
              <w:left w:w="60" w:type="dxa"/>
              <w:bottom w:w="55" w:type="dxa"/>
              <w:right w:w="60" w:type="dxa"/>
            </w:tcMar>
            <w:vAlign w:val="center"/>
          </w:tcPr>
          <w:p w14:paraId="09B04929" w14:textId="77777777" w:rsidR="00E7079D" w:rsidRPr="008800D9" w:rsidRDefault="00630E98" w:rsidP="007F0344">
            <w:pPr>
              <w:spacing w:after="0" w:line="240" w:lineRule="auto"/>
            </w:pPr>
            <w:r>
              <w:t>Working hours per FTE per week</w:t>
            </w:r>
          </w:p>
        </w:tc>
        <w:tc>
          <w:tcPr>
            <w:tcW w:w="0" w:type="auto"/>
            <w:tcMar>
              <w:top w:w="55" w:type="dxa"/>
              <w:left w:w="60" w:type="dxa"/>
              <w:bottom w:w="55" w:type="dxa"/>
              <w:right w:w="60" w:type="dxa"/>
            </w:tcMar>
            <w:vAlign w:val="center"/>
          </w:tcPr>
          <w:p w14:paraId="4AF34D8F" w14:textId="77777777" w:rsidR="00E7079D" w:rsidRPr="008800D9" w:rsidRDefault="00630E98" w:rsidP="007F0344">
            <w:pPr>
              <w:spacing w:after="0" w:line="240" w:lineRule="auto"/>
            </w:pPr>
            <w:r>
              <w:t>40</w:t>
            </w:r>
          </w:p>
        </w:tc>
        <w:tc>
          <w:tcPr>
            <w:tcW w:w="0" w:type="auto"/>
            <w:tcMar>
              <w:top w:w="55" w:type="dxa"/>
              <w:left w:w="60" w:type="dxa"/>
              <w:bottom w:w="55" w:type="dxa"/>
              <w:right w:w="60" w:type="dxa"/>
            </w:tcMar>
            <w:vAlign w:val="center"/>
          </w:tcPr>
          <w:p w14:paraId="72F35278" w14:textId="77777777" w:rsidR="00E7079D" w:rsidRPr="008800D9" w:rsidRDefault="00630E98" w:rsidP="007F0344">
            <w:pPr>
              <w:spacing w:after="0" w:line="240" w:lineRule="auto"/>
            </w:pPr>
            <w:r>
              <w:t>40</w:t>
            </w:r>
          </w:p>
        </w:tc>
        <w:tc>
          <w:tcPr>
            <w:tcW w:w="0" w:type="auto"/>
            <w:tcMar>
              <w:top w:w="55" w:type="dxa"/>
              <w:left w:w="60" w:type="dxa"/>
              <w:bottom w:w="55" w:type="dxa"/>
              <w:right w:w="60" w:type="dxa"/>
            </w:tcMar>
            <w:vAlign w:val="center"/>
          </w:tcPr>
          <w:p w14:paraId="7BAFB888" w14:textId="77777777" w:rsidR="00E7079D" w:rsidRPr="008800D9" w:rsidRDefault="00630E98" w:rsidP="007F0344">
            <w:pPr>
              <w:spacing w:after="0" w:line="240" w:lineRule="auto"/>
            </w:pPr>
            <w:r>
              <w:t>40</w:t>
            </w:r>
          </w:p>
        </w:tc>
        <w:tc>
          <w:tcPr>
            <w:tcW w:w="0" w:type="auto"/>
            <w:tcMar>
              <w:top w:w="55" w:type="dxa"/>
              <w:left w:w="60" w:type="dxa"/>
              <w:bottom w:w="55" w:type="dxa"/>
              <w:right w:w="60" w:type="dxa"/>
            </w:tcMar>
            <w:vAlign w:val="center"/>
          </w:tcPr>
          <w:p w14:paraId="1F472BD3" w14:textId="77777777" w:rsidR="00E7079D" w:rsidRPr="008800D9" w:rsidRDefault="00630E98" w:rsidP="007F0344">
            <w:pPr>
              <w:spacing w:after="0" w:line="240" w:lineRule="auto"/>
            </w:pPr>
            <w:r>
              <w:t>Capacity denominator</w:t>
            </w:r>
          </w:p>
        </w:tc>
      </w:tr>
      <w:tr w:rsidR="00E7079D" w:rsidRPr="008800D9" w14:paraId="375F8182" w14:textId="77777777" w:rsidTr="000B2C7A">
        <w:tc>
          <w:tcPr>
            <w:tcW w:w="0" w:type="auto"/>
            <w:tcMar>
              <w:top w:w="55" w:type="dxa"/>
              <w:left w:w="60" w:type="dxa"/>
              <w:bottom w:w="55" w:type="dxa"/>
              <w:right w:w="60" w:type="dxa"/>
            </w:tcMar>
            <w:vAlign w:val="center"/>
          </w:tcPr>
          <w:p w14:paraId="3F13B859" w14:textId="77777777" w:rsidR="00E7079D" w:rsidRPr="008800D9" w:rsidRDefault="00630E98" w:rsidP="007F0344">
            <w:pPr>
              <w:spacing w:after="0" w:line="240" w:lineRule="auto"/>
            </w:pPr>
            <w:r>
              <w:t>Active projects / engagements</w:t>
            </w:r>
          </w:p>
        </w:tc>
        <w:tc>
          <w:tcPr>
            <w:tcW w:w="0" w:type="auto"/>
            <w:tcMar>
              <w:top w:w="55" w:type="dxa"/>
              <w:left w:w="60" w:type="dxa"/>
              <w:bottom w:w="55" w:type="dxa"/>
              <w:right w:w="60" w:type="dxa"/>
            </w:tcMar>
            <w:vAlign w:val="center"/>
          </w:tcPr>
          <w:p w14:paraId="7294003A" w14:textId="77777777" w:rsidR="00E7079D" w:rsidRPr="008800D9" w:rsidRDefault="00630E98" w:rsidP="007F0344">
            <w:pPr>
              <w:spacing w:after="0" w:line="240" w:lineRule="auto"/>
            </w:pPr>
            <w:r>
              <w:t>4</w:t>
            </w:r>
          </w:p>
        </w:tc>
        <w:tc>
          <w:tcPr>
            <w:tcW w:w="0" w:type="auto"/>
            <w:tcMar>
              <w:top w:w="55" w:type="dxa"/>
              <w:left w:w="60" w:type="dxa"/>
              <w:bottom w:w="55" w:type="dxa"/>
              <w:right w:w="60" w:type="dxa"/>
            </w:tcMar>
            <w:vAlign w:val="center"/>
          </w:tcPr>
          <w:p w14:paraId="32D99F5E" w14:textId="77777777" w:rsidR="00E7079D" w:rsidRPr="008800D9" w:rsidRDefault="00630E98" w:rsidP="007F0344">
            <w:pPr>
              <w:spacing w:after="0" w:line="240" w:lineRule="auto"/>
            </w:pPr>
            <w:r>
              <w:t>8</w:t>
            </w:r>
          </w:p>
        </w:tc>
        <w:tc>
          <w:tcPr>
            <w:tcW w:w="0" w:type="auto"/>
            <w:tcMar>
              <w:top w:w="55" w:type="dxa"/>
              <w:left w:w="60" w:type="dxa"/>
              <w:bottom w:w="55" w:type="dxa"/>
              <w:right w:w="60" w:type="dxa"/>
            </w:tcMar>
            <w:vAlign w:val="center"/>
          </w:tcPr>
          <w:p w14:paraId="61C39B02" w14:textId="77777777" w:rsidR="00E7079D" w:rsidRPr="008800D9" w:rsidRDefault="00630E98" w:rsidP="007F0344">
            <w:pPr>
              <w:spacing w:after="0" w:line="240" w:lineRule="auto"/>
            </w:pPr>
            <w:r>
              <w:t>12</w:t>
            </w:r>
          </w:p>
        </w:tc>
        <w:tc>
          <w:tcPr>
            <w:tcW w:w="0" w:type="auto"/>
            <w:tcMar>
              <w:top w:w="55" w:type="dxa"/>
              <w:left w:w="60" w:type="dxa"/>
              <w:bottom w:w="55" w:type="dxa"/>
              <w:right w:w="60" w:type="dxa"/>
            </w:tcMar>
            <w:vAlign w:val="center"/>
          </w:tcPr>
          <w:p w14:paraId="281E8EF8" w14:textId="77777777" w:rsidR="00E7079D" w:rsidRPr="008800D9" w:rsidRDefault="00630E98" w:rsidP="007F0344">
            <w:pPr>
              <w:spacing w:after="0" w:line="240" w:lineRule="auto"/>
            </w:pPr>
            <w:r>
              <w:t>Concurrent delivery efforts</w:t>
            </w:r>
          </w:p>
        </w:tc>
      </w:tr>
      <w:tr w:rsidR="00E7079D" w:rsidRPr="008800D9" w14:paraId="4E8941F5" w14:textId="77777777" w:rsidTr="000B2C7A">
        <w:tc>
          <w:tcPr>
            <w:tcW w:w="0" w:type="auto"/>
            <w:tcMar>
              <w:top w:w="55" w:type="dxa"/>
              <w:left w:w="60" w:type="dxa"/>
              <w:bottom w:w="55" w:type="dxa"/>
              <w:right w:w="60" w:type="dxa"/>
            </w:tcMar>
            <w:vAlign w:val="center"/>
          </w:tcPr>
          <w:p w14:paraId="65F821A8" w14:textId="77777777" w:rsidR="00E7079D" w:rsidRPr="008800D9" w:rsidRDefault="00630E98" w:rsidP="007F0344">
            <w:pPr>
              <w:spacing w:after="0" w:line="240" w:lineRule="auto"/>
            </w:pPr>
            <w:r>
              <w:t>High-risk / strategic projects</w:t>
            </w:r>
          </w:p>
        </w:tc>
        <w:tc>
          <w:tcPr>
            <w:tcW w:w="0" w:type="auto"/>
            <w:tcMar>
              <w:top w:w="55" w:type="dxa"/>
              <w:left w:w="60" w:type="dxa"/>
              <w:bottom w:w="55" w:type="dxa"/>
              <w:right w:w="60" w:type="dxa"/>
            </w:tcMar>
            <w:vAlign w:val="center"/>
          </w:tcPr>
          <w:p w14:paraId="7B30042B" w14:textId="77777777" w:rsidR="00E7079D" w:rsidRPr="008800D9" w:rsidRDefault="00630E98" w:rsidP="007F0344">
            <w:pPr>
              <w:spacing w:after="0" w:line="240" w:lineRule="auto"/>
            </w:pPr>
            <w:r>
              <w:t>1</w:t>
            </w:r>
          </w:p>
        </w:tc>
        <w:tc>
          <w:tcPr>
            <w:tcW w:w="0" w:type="auto"/>
            <w:tcMar>
              <w:top w:w="55" w:type="dxa"/>
              <w:left w:w="60" w:type="dxa"/>
              <w:bottom w:w="55" w:type="dxa"/>
              <w:right w:w="60" w:type="dxa"/>
            </w:tcMar>
            <w:vAlign w:val="center"/>
          </w:tcPr>
          <w:p w14:paraId="7C1CD32A" w14:textId="77777777" w:rsidR="00E7079D" w:rsidRPr="008800D9" w:rsidRDefault="00630E98" w:rsidP="007F0344">
            <w:pPr>
              <w:spacing w:after="0" w:line="240" w:lineRule="auto"/>
            </w:pPr>
            <w:r>
              <w:t>3</w:t>
            </w:r>
          </w:p>
        </w:tc>
        <w:tc>
          <w:tcPr>
            <w:tcW w:w="0" w:type="auto"/>
            <w:tcMar>
              <w:top w:w="55" w:type="dxa"/>
              <w:left w:w="60" w:type="dxa"/>
              <w:bottom w:w="55" w:type="dxa"/>
              <w:right w:w="60" w:type="dxa"/>
            </w:tcMar>
            <w:vAlign w:val="center"/>
          </w:tcPr>
          <w:p w14:paraId="78DDE1AC" w14:textId="77777777" w:rsidR="00E7079D" w:rsidRPr="008800D9" w:rsidRDefault="00630E98" w:rsidP="007F0344">
            <w:pPr>
              <w:spacing w:after="0" w:line="240" w:lineRule="auto"/>
            </w:pPr>
            <w:r>
              <w:t>5</w:t>
            </w:r>
          </w:p>
        </w:tc>
        <w:tc>
          <w:tcPr>
            <w:tcW w:w="0" w:type="auto"/>
            <w:tcMar>
              <w:top w:w="55" w:type="dxa"/>
              <w:left w:w="60" w:type="dxa"/>
              <w:bottom w:w="55" w:type="dxa"/>
              <w:right w:w="60" w:type="dxa"/>
            </w:tcMar>
            <w:vAlign w:val="center"/>
          </w:tcPr>
          <w:p w14:paraId="73278795" w14:textId="77777777" w:rsidR="00E7079D" w:rsidRPr="008800D9" w:rsidRDefault="00630E98" w:rsidP="007F0344">
            <w:pPr>
              <w:spacing w:after="0" w:line="240" w:lineRule="auto"/>
            </w:pPr>
            <w:r>
              <w:t>Require elevated leadership attention</w:t>
            </w:r>
          </w:p>
        </w:tc>
      </w:tr>
      <w:tr w:rsidR="00E7079D" w:rsidRPr="008800D9" w14:paraId="46EC6A7D" w14:textId="77777777" w:rsidTr="000B2C7A">
        <w:tc>
          <w:tcPr>
            <w:tcW w:w="0" w:type="auto"/>
            <w:tcMar>
              <w:top w:w="55" w:type="dxa"/>
              <w:left w:w="60" w:type="dxa"/>
              <w:bottom w:w="55" w:type="dxa"/>
              <w:right w:w="60" w:type="dxa"/>
            </w:tcMar>
            <w:vAlign w:val="center"/>
          </w:tcPr>
          <w:p w14:paraId="02B44453" w14:textId="77777777" w:rsidR="00E7079D" w:rsidRPr="008800D9" w:rsidRDefault="00630E98" w:rsidP="007F0344">
            <w:pPr>
              <w:spacing w:after="0" w:line="240" w:lineRule="auto"/>
            </w:pPr>
            <w:r>
              <w:t>Active customer accounts</w:t>
            </w:r>
          </w:p>
        </w:tc>
        <w:tc>
          <w:tcPr>
            <w:tcW w:w="0" w:type="auto"/>
            <w:tcMar>
              <w:top w:w="55" w:type="dxa"/>
              <w:left w:w="60" w:type="dxa"/>
              <w:bottom w:w="55" w:type="dxa"/>
              <w:right w:w="60" w:type="dxa"/>
            </w:tcMar>
            <w:vAlign w:val="center"/>
          </w:tcPr>
          <w:p w14:paraId="58ADE257" w14:textId="77777777" w:rsidR="00E7079D" w:rsidRPr="008800D9" w:rsidRDefault="00630E98" w:rsidP="007F0344">
            <w:pPr>
              <w:spacing w:after="0" w:line="240" w:lineRule="auto"/>
            </w:pPr>
            <w:r>
              <w:t>3</w:t>
            </w:r>
          </w:p>
        </w:tc>
        <w:tc>
          <w:tcPr>
            <w:tcW w:w="0" w:type="auto"/>
            <w:tcMar>
              <w:top w:w="55" w:type="dxa"/>
              <w:left w:w="60" w:type="dxa"/>
              <w:bottom w:w="55" w:type="dxa"/>
              <w:right w:w="60" w:type="dxa"/>
            </w:tcMar>
            <w:vAlign w:val="center"/>
          </w:tcPr>
          <w:p w14:paraId="21D11AAC" w14:textId="77777777" w:rsidR="00E7079D" w:rsidRPr="008800D9" w:rsidRDefault="00630E98" w:rsidP="007F0344">
            <w:pPr>
              <w:spacing w:after="0" w:line="240" w:lineRule="auto"/>
            </w:pPr>
            <w:r>
              <w:t>6</w:t>
            </w:r>
          </w:p>
        </w:tc>
        <w:tc>
          <w:tcPr>
            <w:tcW w:w="0" w:type="auto"/>
            <w:tcMar>
              <w:top w:w="55" w:type="dxa"/>
              <w:left w:w="60" w:type="dxa"/>
              <w:bottom w:w="55" w:type="dxa"/>
              <w:right w:w="60" w:type="dxa"/>
            </w:tcMar>
            <w:vAlign w:val="center"/>
          </w:tcPr>
          <w:p w14:paraId="6DF8F4A6" w14:textId="77777777" w:rsidR="00E7079D" w:rsidRPr="008800D9" w:rsidRDefault="00630E98" w:rsidP="007F0344">
            <w:pPr>
              <w:spacing w:after="0" w:line="240" w:lineRule="auto"/>
            </w:pPr>
            <w:r>
              <w:t>9</w:t>
            </w:r>
          </w:p>
        </w:tc>
        <w:tc>
          <w:tcPr>
            <w:tcW w:w="0" w:type="auto"/>
            <w:tcMar>
              <w:top w:w="55" w:type="dxa"/>
              <w:left w:w="60" w:type="dxa"/>
              <w:bottom w:w="55" w:type="dxa"/>
              <w:right w:w="60" w:type="dxa"/>
            </w:tcMar>
            <w:vAlign w:val="center"/>
          </w:tcPr>
          <w:p w14:paraId="02CE7F0B" w14:textId="77777777" w:rsidR="00E7079D" w:rsidRPr="008800D9" w:rsidRDefault="00630E98" w:rsidP="007F0344">
            <w:pPr>
              <w:spacing w:after="0" w:line="240" w:lineRule="auto"/>
            </w:pPr>
            <w:r>
              <w:t>Accounts receiving ongoing delivery</w:t>
            </w:r>
          </w:p>
        </w:tc>
      </w:tr>
      <w:tr w:rsidR="00E7079D" w:rsidRPr="008800D9" w14:paraId="529F0B2A" w14:textId="77777777" w:rsidTr="000B2C7A">
        <w:tc>
          <w:tcPr>
            <w:tcW w:w="0" w:type="auto"/>
            <w:tcMar>
              <w:top w:w="55" w:type="dxa"/>
              <w:left w:w="60" w:type="dxa"/>
              <w:bottom w:w="55" w:type="dxa"/>
              <w:right w:w="60" w:type="dxa"/>
            </w:tcMar>
            <w:vAlign w:val="center"/>
          </w:tcPr>
          <w:p w14:paraId="76BE1EAB" w14:textId="77777777" w:rsidR="00E7079D" w:rsidRPr="008800D9" w:rsidRDefault="00630E98" w:rsidP="007F0344">
            <w:pPr>
              <w:spacing w:after="0" w:line="240" w:lineRule="auto"/>
            </w:pPr>
            <w:r>
              <w:t>Delivery resources</w:t>
            </w:r>
          </w:p>
        </w:tc>
        <w:tc>
          <w:tcPr>
            <w:tcW w:w="0" w:type="auto"/>
            <w:tcMar>
              <w:top w:w="55" w:type="dxa"/>
              <w:left w:w="60" w:type="dxa"/>
              <w:bottom w:w="55" w:type="dxa"/>
              <w:right w:w="60" w:type="dxa"/>
            </w:tcMar>
            <w:vAlign w:val="center"/>
          </w:tcPr>
          <w:p w14:paraId="76AB6E1E" w14:textId="77777777" w:rsidR="00E7079D" w:rsidRPr="008800D9" w:rsidRDefault="00630E98" w:rsidP="007F0344">
            <w:pPr>
              <w:spacing w:after="0" w:line="240" w:lineRule="auto"/>
            </w:pPr>
            <w:r>
              <w:t>15</w:t>
            </w:r>
          </w:p>
        </w:tc>
        <w:tc>
          <w:tcPr>
            <w:tcW w:w="0" w:type="auto"/>
            <w:tcMar>
              <w:top w:w="55" w:type="dxa"/>
              <w:left w:w="60" w:type="dxa"/>
              <w:bottom w:w="55" w:type="dxa"/>
              <w:right w:w="60" w:type="dxa"/>
            </w:tcMar>
            <w:vAlign w:val="center"/>
          </w:tcPr>
          <w:p w14:paraId="29AC7999" w14:textId="77777777" w:rsidR="00E7079D" w:rsidRPr="008800D9" w:rsidRDefault="00630E98" w:rsidP="007F0344">
            <w:pPr>
              <w:spacing w:after="0" w:line="240" w:lineRule="auto"/>
            </w:pPr>
            <w:r>
              <w:t>30</w:t>
            </w:r>
          </w:p>
        </w:tc>
        <w:tc>
          <w:tcPr>
            <w:tcW w:w="0" w:type="auto"/>
            <w:tcMar>
              <w:top w:w="55" w:type="dxa"/>
              <w:left w:w="60" w:type="dxa"/>
              <w:bottom w:w="55" w:type="dxa"/>
              <w:right w:w="60" w:type="dxa"/>
            </w:tcMar>
            <w:vAlign w:val="center"/>
          </w:tcPr>
          <w:p w14:paraId="58C1B06E" w14:textId="77777777" w:rsidR="00E7079D" w:rsidRPr="008800D9" w:rsidRDefault="00630E98" w:rsidP="007F0344">
            <w:pPr>
              <w:spacing w:after="0" w:line="240" w:lineRule="auto"/>
            </w:pPr>
            <w:r>
              <w:t>50</w:t>
            </w:r>
          </w:p>
        </w:tc>
        <w:tc>
          <w:tcPr>
            <w:tcW w:w="0" w:type="auto"/>
            <w:tcMar>
              <w:top w:w="55" w:type="dxa"/>
              <w:left w:w="60" w:type="dxa"/>
              <w:bottom w:w="55" w:type="dxa"/>
              <w:right w:w="60" w:type="dxa"/>
            </w:tcMar>
            <w:vAlign w:val="center"/>
          </w:tcPr>
          <w:p w14:paraId="199A619A" w14:textId="77777777" w:rsidR="00E7079D" w:rsidRPr="008800D9" w:rsidRDefault="00630E98" w:rsidP="007F0344">
            <w:pPr>
              <w:spacing w:after="0" w:line="240" w:lineRule="auto"/>
            </w:pPr>
            <w:r>
              <w:t>Architects, consultants, developers, analysts, QA, etc.</w:t>
            </w:r>
          </w:p>
        </w:tc>
      </w:tr>
      <w:tr w:rsidR="00E7079D" w:rsidRPr="008800D9" w14:paraId="1259C4B2" w14:textId="77777777" w:rsidTr="000B2C7A">
        <w:tc>
          <w:tcPr>
            <w:tcW w:w="0" w:type="auto"/>
            <w:tcMar>
              <w:top w:w="55" w:type="dxa"/>
              <w:left w:w="60" w:type="dxa"/>
              <w:bottom w:w="55" w:type="dxa"/>
              <w:right w:w="60" w:type="dxa"/>
            </w:tcMar>
            <w:vAlign w:val="center"/>
          </w:tcPr>
          <w:p w14:paraId="3A7C2944" w14:textId="77777777" w:rsidR="00E7079D" w:rsidRPr="008800D9" w:rsidRDefault="00630E98" w:rsidP="007F0344">
            <w:pPr>
              <w:spacing w:after="0" w:line="240" w:lineRule="auto"/>
            </w:pPr>
            <w:r>
              <w:t>Project / engagement managers</w:t>
            </w:r>
          </w:p>
        </w:tc>
        <w:tc>
          <w:tcPr>
            <w:tcW w:w="0" w:type="auto"/>
            <w:tcMar>
              <w:top w:w="55" w:type="dxa"/>
              <w:left w:w="60" w:type="dxa"/>
              <w:bottom w:w="55" w:type="dxa"/>
              <w:right w:w="60" w:type="dxa"/>
            </w:tcMar>
            <w:vAlign w:val="center"/>
          </w:tcPr>
          <w:p w14:paraId="4847FBD5" w14:textId="77777777" w:rsidR="00E7079D" w:rsidRPr="008800D9" w:rsidRDefault="00630E98" w:rsidP="007F0344">
            <w:pPr>
              <w:spacing w:after="0" w:line="240" w:lineRule="auto"/>
            </w:pPr>
            <w:r>
              <w:t>3</w:t>
            </w:r>
          </w:p>
        </w:tc>
        <w:tc>
          <w:tcPr>
            <w:tcW w:w="0" w:type="auto"/>
            <w:tcMar>
              <w:top w:w="55" w:type="dxa"/>
              <w:left w:w="60" w:type="dxa"/>
              <w:bottom w:w="55" w:type="dxa"/>
              <w:right w:w="60" w:type="dxa"/>
            </w:tcMar>
            <w:vAlign w:val="center"/>
          </w:tcPr>
          <w:p w14:paraId="0C94E3F6" w14:textId="77777777" w:rsidR="00E7079D" w:rsidRPr="008800D9" w:rsidRDefault="00630E98" w:rsidP="007F0344">
            <w:pPr>
              <w:spacing w:after="0" w:line="240" w:lineRule="auto"/>
            </w:pPr>
            <w:r>
              <w:t>6</w:t>
            </w:r>
          </w:p>
        </w:tc>
        <w:tc>
          <w:tcPr>
            <w:tcW w:w="0" w:type="auto"/>
            <w:tcMar>
              <w:top w:w="55" w:type="dxa"/>
              <w:left w:w="60" w:type="dxa"/>
              <w:bottom w:w="55" w:type="dxa"/>
              <w:right w:w="60" w:type="dxa"/>
            </w:tcMar>
            <w:vAlign w:val="center"/>
          </w:tcPr>
          <w:p w14:paraId="46FA1614" w14:textId="77777777" w:rsidR="00E7079D" w:rsidRPr="008800D9" w:rsidRDefault="00630E98" w:rsidP="007F0344">
            <w:pPr>
              <w:spacing w:after="0" w:line="240" w:lineRule="auto"/>
            </w:pPr>
            <w:r>
              <w:t>10</w:t>
            </w:r>
          </w:p>
        </w:tc>
        <w:tc>
          <w:tcPr>
            <w:tcW w:w="0" w:type="auto"/>
            <w:tcMar>
              <w:top w:w="55" w:type="dxa"/>
              <w:left w:w="60" w:type="dxa"/>
              <w:bottom w:w="55" w:type="dxa"/>
              <w:right w:w="60" w:type="dxa"/>
            </w:tcMar>
            <w:vAlign w:val="center"/>
          </w:tcPr>
          <w:p w14:paraId="032DE293" w14:textId="77777777" w:rsidR="00E7079D" w:rsidRPr="008800D9" w:rsidRDefault="00630E98" w:rsidP="007F0344">
            <w:pPr>
              <w:spacing w:after="0" w:line="240" w:lineRule="auto"/>
            </w:pPr>
            <w:r>
              <w:t>PM and EM population supported by PMO</w:t>
            </w:r>
          </w:p>
        </w:tc>
      </w:tr>
      <w:tr w:rsidR="00E7079D" w:rsidRPr="008800D9" w14:paraId="71D4C722" w14:textId="77777777" w:rsidTr="000B2C7A">
        <w:tc>
          <w:tcPr>
            <w:tcW w:w="0" w:type="auto"/>
            <w:tcMar>
              <w:top w:w="55" w:type="dxa"/>
              <w:left w:w="60" w:type="dxa"/>
              <w:bottom w:w="55" w:type="dxa"/>
              <w:right w:w="60" w:type="dxa"/>
            </w:tcMar>
            <w:vAlign w:val="center"/>
          </w:tcPr>
          <w:p w14:paraId="18DBA959" w14:textId="77777777" w:rsidR="00E7079D" w:rsidRPr="008800D9" w:rsidRDefault="00630E98" w:rsidP="007F0344">
            <w:pPr>
              <w:spacing w:after="0" w:line="240" w:lineRule="auto"/>
            </w:pPr>
            <w:r>
              <w:t>Qualified opportunities in pipeline</w:t>
            </w:r>
          </w:p>
        </w:tc>
        <w:tc>
          <w:tcPr>
            <w:tcW w:w="0" w:type="auto"/>
            <w:tcMar>
              <w:top w:w="55" w:type="dxa"/>
              <w:left w:w="60" w:type="dxa"/>
              <w:bottom w:w="55" w:type="dxa"/>
              <w:right w:w="60" w:type="dxa"/>
            </w:tcMar>
            <w:vAlign w:val="center"/>
          </w:tcPr>
          <w:p w14:paraId="3DFC8D27" w14:textId="77777777" w:rsidR="00E7079D" w:rsidRPr="008800D9" w:rsidRDefault="00630E98" w:rsidP="007F0344">
            <w:pPr>
              <w:spacing w:after="0" w:line="240" w:lineRule="auto"/>
            </w:pPr>
            <w:r>
              <w:t>10</w:t>
            </w:r>
          </w:p>
        </w:tc>
        <w:tc>
          <w:tcPr>
            <w:tcW w:w="0" w:type="auto"/>
            <w:tcMar>
              <w:top w:w="55" w:type="dxa"/>
              <w:left w:w="60" w:type="dxa"/>
              <w:bottom w:w="55" w:type="dxa"/>
              <w:right w:w="60" w:type="dxa"/>
            </w:tcMar>
            <w:vAlign w:val="center"/>
          </w:tcPr>
          <w:p w14:paraId="1CBFF87F" w14:textId="77777777" w:rsidR="00E7079D" w:rsidRPr="008800D9" w:rsidRDefault="00630E98" w:rsidP="007F0344">
            <w:pPr>
              <w:spacing w:after="0" w:line="240" w:lineRule="auto"/>
            </w:pPr>
            <w:r>
              <w:t>20</w:t>
            </w:r>
          </w:p>
        </w:tc>
        <w:tc>
          <w:tcPr>
            <w:tcW w:w="0" w:type="auto"/>
            <w:tcMar>
              <w:top w:w="55" w:type="dxa"/>
              <w:left w:w="60" w:type="dxa"/>
              <w:bottom w:w="55" w:type="dxa"/>
              <w:right w:w="60" w:type="dxa"/>
            </w:tcMar>
            <w:vAlign w:val="center"/>
          </w:tcPr>
          <w:p w14:paraId="0BACE620" w14:textId="77777777" w:rsidR="00E7079D" w:rsidRPr="008800D9" w:rsidRDefault="00630E98" w:rsidP="007F0344">
            <w:pPr>
              <w:spacing w:after="0" w:line="240" w:lineRule="auto"/>
            </w:pPr>
            <w:r>
              <w:t>30</w:t>
            </w:r>
          </w:p>
        </w:tc>
        <w:tc>
          <w:tcPr>
            <w:tcW w:w="0" w:type="auto"/>
            <w:tcMar>
              <w:top w:w="55" w:type="dxa"/>
              <w:left w:w="60" w:type="dxa"/>
              <w:bottom w:w="55" w:type="dxa"/>
              <w:right w:w="60" w:type="dxa"/>
            </w:tcMar>
            <w:vAlign w:val="center"/>
          </w:tcPr>
          <w:p w14:paraId="0304FFC4" w14:textId="77777777" w:rsidR="00E7079D" w:rsidRPr="008800D9" w:rsidRDefault="00630E98" w:rsidP="007F0344">
            <w:pPr>
              <w:spacing w:after="0" w:line="240" w:lineRule="auto"/>
            </w:pPr>
            <w:r>
              <w:t>Active, qualified opportunities</w:t>
            </w:r>
          </w:p>
        </w:tc>
      </w:tr>
      <w:tr w:rsidR="00E7079D" w:rsidRPr="008800D9" w14:paraId="21615083" w14:textId="77777777" w:rsidTr="000B2C7A">
        <w:tc>
          <w:tcPr>
            <w:tcW w:w="0" w:type="auto"/>
            <w:tcMar>
              <w:top w:w="55" w:type="dxa"/>
              <w:left w:w="60" w:type="dxa"/>
              <w:bottom w:w="55" w:type="dxa"/>
              <w:right w:w="60" w:type="dxa"/>
            </w:tcMar>
            <w:vAlign w:val="center"/>
          </w:tcPr>
          <w:p w14:paraId="0AE867C1" w14:textId="77777777" w:rsidR="00E7079D" w:rsidRPr="008800D9" w:rsidRDefault="00630E98" w:rsidP="007F0344">
            <w:pPr>
              <w:spacing w:after="0" w:line="240" w:lineRule="auto"/>
            </w:pPr>
            <w:r>
              <w:t>Active capture / proposal efforts per month</w:t>
            </w:r>
          </w:p>
        </w:tc>
        <w:tc>
          <w:tcPr>
            <w:tcW w:w="0" w:type="auto"/>
            <w:tcMar>
              <w:top w:w="55" w:type="dxa"/>
              <w:left w:w="60" w:type="dxa"/>
              <w:bottom w:w="55" w:type="dxa"/>
              <w:right w:w="60" w:type="dxa"/>
            </w:tcMar>
            <w:vAlign w:val="center"/>
          </w:tcPr>
          <w:p w14:paraId="10E12006" w14:textId="77777777" w:rsidR="00E7079D" w:rsidRPr="008800D9" w:rsidRDefault="00630E98" w:rsidP="007F0344">
            <w:pPr>
              <w:spacing w:after="0" w:line="240" w:lineRule="auto"/>
            </w:pPr>
            <w:r>
              <w:t>2</w:t>
            </w:r>
          </w:p>
        </w:tc>
        <w:tc>
          <w:tcPr>
            <w:tcW w:w="0" w:type="auto"/>
            <w:tcMar>
              <w:top w:w="55" w:type="dxa"/>
              <w:left w:w="60" w:type="dxa"/>
              <w:bottom w:w="55" w:type="dxa"/>
              <w:right w:w="60" w:type="dxa"/>
            </w:tcMar>
            <w:vAlign w:val="center"/>
          </w:tcPr>
          <w:p w14:paraId="27962F8B" w14:textId="77777777" w:rsidR="00E7079D" w:rsidRPr="008800D9" w:rsidRDefault="00630E98" w:rsidP="007F0344">
            <w:pPr>
              <w:spacing w:after="0" w:line="240" w:lineRule="auto"/>
            </w:pPr>
            <w:r>
              <w:t>4</w:t>
            </w:r>
          </w:p>
        </w:tc>
        <w:tc>
          <w:tcPr>
            <w:tcW w:w="0" w:type="auto"/>
            <w:tcMar>
              <w:top w:w="55" w:type="dxa"/>
              <w:left w:w="60" w:type="dxa"/>
              <w:bottom w:w="55" w:type="dxa"/>
              <w:right w:w="60" w:type="dxa"/>
            </w:tcMar>
            <w:vAlign w:val="center"/>
          </w:tcPr>
          <w:p w14:paraId="47AAA529" w14:textId="77777777" w:rsidR="00E7079D" w:rsidRPr="008800D9" w:rsidRDefault="00630E98" w:rsidP="007F0344">
            <w:pPr>
              <w:spacing w:after="0" w:line="240" w:lineRule="auto"/>
            </w:pPr>
            <w:r>
              <w:t>7</w:t>
            </w:r>
          </w:p>
        </w:tc>
        <w:tc>
          <w:tcPr>
            <w:tcW w:w="0" w:type="auto"/>
            <w:tcMar>
              <w:top w:w="55" w:type="dxa"/>
              <w:left w:w="60" w:type="dxa"/>
              <w:bottom w:w="55" w:type="dxa"/>
              <w:right w:w="60" w:type="dxa"/>
            </w:tcMar>
            <w:vAlign w:val="center"/>
          </w:tcPr>
          <w:p w14:paraId="788F028A" w14:textId="77777777" w:rsidR="00E7079D" w:rsidRPr="008800D9" w:rsidRDefault="00630E98" w:rsidP="007F0344">
            <w:pPr>
              <w:spacing w:after="0" w:line="240" w:lineRule="auto"/>
            </w:pPr>
            <w:r>
              <w:t>Concurrent monthly pursuit workload</w:t>
            </w:r>
          </w:p>
        </w:tc>
      </w:tr>
      <w:tr w:rsidR="00E7079D" w:rsidRPr="008800D9" w14:paraId="367A92A3" w14:textId="77777777" w:rsidTr="000B2C7A">
        <w:tc>
          <w:tcPr>
            <w:tcW w:w="0" w:type="auto"/>
            <w:tcMar>
              <w:top w:w="55" w:type="dxa"/>
              <w:left w:w="60" w:type="dxa"/>
              <w:bottom w:w="55" w:type="dxa"/>
              <w:right w:w="60" w:type="dxa"/>
            </w:tcMar>
            <w:vAlign w:val="center"/>
          </w:tcPr>
          <w:p w14:paraId="2D5A661E" w14:textId="77777777" w:rsidR="00E7079D" w:rsidRPr="008800D9" w:rsidRDefault="00630E98" w:rsidP="007F0344">
            <w:pPr>
              <w:spacing w:after="0" w:line="240" w:lineRule="auto"/>
            </w:pPr>
            <w:r>
              <w:t>Technical discovery / demo events per month</w:t>
            </w:r>
          </w:p>
        </w:tc>
        <w:tc>
          <w:tcPr>
            <w:tcW w:w="0" w:type="auto"/>
            <w:tcMar>
              <w:top w:w="55" w:type="dxa"/>
              <w:left w:w="60" w:type="dxa"/>
              <w:bottom w:w="55" w:type="dxa"/>
              <w:right w:w="60" w:type="dxa"/>
            </w:tcMar>
            <w:vAlign w:val="center"/>
          </w:tcPr>
          <w:p w14:paraId="000C4D0B" w14:textId="77777777" w:rsidR="00E7079D" w:rsidRPr="008800D9" w:rsidRDefault="00630E98" w:rsidP="007F0344">
            <w:pPr>
              <w:spacing w:after="0" w:line="240" w:lineRule="auto"/>
            </w:pPr>
            <w:r>
              <w:t>3</w:t>
            </w:r>
          </w:p>
        </w:tc>
        <w:tc>
          <w:tcPr>
            <w:tcW w:w="0" w:type="auto"/>
            <w:tcMar>
              <w:top w:w="55" w:type="dxa"/>
              <w:left w:w="60" w:type="dxa"/>
              <w:bottom w:w="55" w:type="dxa"/>
              <w:right w:w="60" w:type="dxa"/>
            </w:tcMar>
            <w:vAlign w:val="center"/>
          </w:tcPr>
          <w:p w14:paraId="72F43EB0" w14:textId="77777777" w:rsidR="00E7079D" w:rsidRPr="008800D9" w:rsidRDefault="00630E98" w:rsidP="007F0344">
            <w:pPr>
              <w:spacing w:after="0" w:line="240" w:lineRule="auto"/>
            </w:pPr>
            <w:r>
              <w:t>6</w:t>
            </w:r>
          </w:p>
        </w:tc>
        <w:tc>
          <w:tcPr>
            <w:tcW w:w="0" w:type="auto"/>
            <w:tcMar>
              <w:top w:w="55" w:type="dxa"/>
              <w:left w:w="60" w:type="dxa"/>
              <w:bottom w:w="55" w:type="dxa"/>
              <w:right w:w="60" w:type="dxa"/>
            </w:tcMar>
            <w:vAlign w:val="center"/>
          </w:tcPr>
          <w:p w14:paraId="1F15DFC6" w14:textId="77777777" w:rsidR="00E7079D" w:rsidRPr="008800D9" w:rsidRDefault="00630E98" w:rsidP="007F0344">
            <w:pPr>
              <w:spacing w:after="0" w:line="240" w:lineRule="auto"/>
            </w:pPr>
            <w:r>
              <w:t>10</w:t>
            </w:r>
          </w:p>
        </w:tc>
        <w:tc>
          <w:tcPr>
            <w:tcW w:w="0" w:type="auto"/>
            <w:tcMar>
              <w:top w:w="55" w:type="dxa"/>
              <w:left w:w="60" w:type="dxa"/>
              <w:bottom w:w="55" w:type="dxa"/>
              <w:right w:w="60" w:type="dxa"/>
            </w:tcMar>
            <w:vAlign w:val="center"/>
          </w:tcPr>
          <w:p w14:paraId="25367D88" w14:textId="77777777" w:rsidR="00E7079D" w:rsidRPr="008800D9" w:rsidRDefault="00630E98" w:rsidP="007F0344">
            <w:pPr>
              <w:spacing w:after="0" w:line="240" w:lineRule="auto"/>
            </w:pPr>
            <w:r>
              <w:t>Customer technical sessions and demos</w:t>
            </w:r>
          </w:p>
        </w:tc>
      </w:tr>
      <w:tr w:rsidR="00E7079D" w:rsidRPr="008800D9" w14:paraId="2FEEDE2D" w14:textId="77777777" w:rsidTr="000B2C7A">
        <w:tc>
          <w:tcPr>
            <w:tcW w:w="0" w:type="auto"/>
            <w:tcMar>
              <w:top w:w="55" w:type="dxa"/>
              <w:left w:w="60" w:type="dxa"/>
              <w:bottom w:w="55" w:type="dxa"/>
              <w:right w:w="60" w:type="dxa"/>
            </w:tcMar>
            <w:vAlign w:val="center"/>
          </w:tcPr>
          <w:p w14:paraId="175854F4" w14:textId="77777777" w:rsidR="00E7079D" w:rsidRPr="008800D9" w:rsidRDefault="00630E98" w:rsidP="007F0344">
            <w:pPr>
              <w:spacing w:after="0" w:line="240" w:lineRule="auto"/>
            </w:pPr>
            <w:r>
              <w:t>New awards / project starts per quarter</w:t>
            </w:r>
          </w:p>
        </w:tc>
        <w:tc>
          <w:tcPr>
            <w:tcW w:w="0" w:type="auto"/>
            <w:tcMar>
              <w:top w:w="55" w:type="dxa"/>
              <w:left w:w="60" w:type="dxa"/>
              <w:bottom w:w="55" w:type="dxa"/>
              <w:right w:w="60" w:type="dxa"/>
            </w:tcMar>
            <w:vAlign w:val="center"/>
          </w:tcPr>
          <w:p w14:paraId="32BFD109" w14:textId="77777777" w:rsidR="00E7079D" w:rsidRPr="008800D9" w:rsidRDefault="00630E98" w:rsidP="007F0344">
            <w:pPr>
              <w:spacing w:after="0" w:line="240" w:lineRule="auto"/>
            </w:pPr>
            <w:r>
              <w:t>1</w:t>
            </w:r>
          </w:p>
        </w:tc>
        <w:tc>
          <w:tcPr>
            <w:tcW w:w="0" w:type="auto"/>
            <w:tcMar>
              <w:top w:w="55" w:type="dxa"/>
              <w:left w:w="60" w:type="dxa"/>
              <w:bottom w:w="55" w:type="dxa"/>
              <w:right w:w="60" w:type="dxa"/>
            </w:tcMar>
            <w:vAlign w:val="center"/>
          </w:tcPr>
          <w:p w14:paraId="03C3092F" w14:textId="77777777" w:rsidR="00E7079D" w:rsidRPr="008800D9" w:rsidRDefault="00630E98" w:rsidP="007F0344">
            <w:pPr>
              <w:spacing w:after="0" w:line="240" w:lineRule="auto"/>
            </w:pPr>
            <w:r>
              <w:t>3</w:t>
            </w:r>
          </w:p>
        </w:tc>
        <w:tc>
          <w:tcPr>
            <w:tcW w:w="0" w:type="auto"/>
            <w:tcMar>
              <w:top w:w="55" w:type="dxa"/>
              <w:left w:w="60" w:type="dxa"/>
              <w:bottom w:w="55" w:type="dxa"/>
              <w:right w:w="60" w:type="dxa"/>
            </w:tcMar>
            <w:vAlign w:val="center"/>
          </w:tcPr>
          <w:p w14:paraId="6C440B6A" w14:textId="77777777" w:rsidR="00E7079D" w:rsidRPr="008800D9" w:rsidRDefault="00630E98" w:rsidP="007F0344">
            <w:pPr>
              <w:spacing w:after="0" w:line="240" w:lineRule="auto"/>
            </w:pPr>
            <w:r>
              <w:t>5</w:t>
            </w:r>
          </w:p>
        </w:tc>
        <w:tc>
          <w:tcPr>
            <w:tcW w:w="0" w:type="auto"/>
            <w:tcMar>
              <w:top w:w="55" w:type="dxa"/>
              <w:left w:w="60" w:type="dxa"/>
              <w:bottom w:w="55" w:type="dxa"/>
              <w:right w:w="60" w:type="dxa"/>
            </w:tcMar>
            <w:vAlign w:val="center"/>
          </w:tcPr>
          <w:p w14:paraId="0976DC52" w14:textId="77777777" w:rsidR="00E7079D" w:rsidRPr="008800D9" w:rsidRDefault="00630E98" w:rsidP="007F0344">
            <w:pPr>
              <w:spacing w:after="0" w:line="240" w:lineRule="auto"/>
            </w:pPr>
            <w:r>
              <w:t>Award-to-execution transitions</w:t>
            </w:r>
          </w:p>
        </w:tc>
      </w:tr>
      <w:tr w:rsidR="00E7079D" w:rsidRPr="008800D9" w14:paraId="219992FE" w14:textId="77777777" w:rsidTr="000B2C7A">
        <w:tc>
          <w:tcPr>
            <w:tcW w:w="0" w:type="auto"/>
            <w:tcMar>
              <w:top w:w="55" w:type="dxa"/>
              <w:left w:w="60" w:type="dxa"/>
              <w:bottom w:w="55" w:type="dxa"/>
              <w:right w:w="60" w:type="dxa"/>
            </w:tcMar>
            <w:vAlign w:val="center"/>
          </w:tcPr>
          <w:p w14:paraId="79CE3A83" w14:textId="77777777" w:rsidR="00E7079D" w:rsidRPr="008800D9" w:rsidRDefault="00630E98" w:rsidP="007F0344">
            <w:pPr>
              <w:spacing w:after="0" w:line="240" w:lineRule="auto"/>
            </w:pPr>
            <w:r>
              <w:t>Corporate operational actions per month</w:t>
            </w:r>
          </w:p>
        </w:tc>
        <w:tc>
          <w:tcPr>
            <w:tcW w:w="0" w:type="auto"/>
            <w:tcMar>
              <w:top w:w="55" w:type="dxa"/>
              <w:left w:w="60" w:type="dxa"/>
              <w:bottom w:w="55" w:type="dxa"/>
              <w:right w:w="60" w:type="dxa"/>
            </w:tcMar>
            <w:vAlign w:val="center"/>
          </w:tcPr>
          <w:p w14:paraId="77A7AF71" w14:textId="77777777" w:rsidR="00E7079D" w:rsidRPr="008800D9" w:rsidRDefault="00630E98" w:rsidP="007F0344">
            <w:pPr>
              <w:spacing w:after="0" w:line="240" w:lineRule="auto"/>
            </w:pPr>
            <w:r>
              <w:t>5</w:t>
            </w:r>
          </w:p>
        </w:tc>
        <w:tc>
          <w:tcPr>
            <w:tcW w:w="0" w:type="auto"/>
            <w:tcMar>
              <w:top w:w="55" w:type="dxa"/>
              <w:left w:w="60" w:type="dxa"/>
              <w:bottom w:w="55" w:type="dxa"/>
              <w:right w:w="60" w:type="dxa"/>
            </w:tcMar>
            <w:vAlign w:val="center"/>
          </w:tcPr>
          <w:p w14:paraId="77028BFE" w14:textId="77777777" w:rsidR="00E7079D" w:rsidRPr="008800D9" w:rsidRDefault="00630E98" w:rsidP="007F0344">
            <w:pPr>
              <w:spacing w:after="0" w:line="240" w:lineRule="auto"/>
            </w:pPr>
            <w:r>
              <w:t>10</w:t>
            </w:r>
          </w:p>
        </w:tc>
        <w:tc>
          <w:tcPr>
            <w:tcW w:w="0" w:type="auto"/>
            <w:tcMar>
              <w:top w:w="55" w:type="dxa"/>
              <w:left w:w="60" w:type="dxa"/>
              <w:bottom w:w="55" w:type="dxa"/>
              <w:right w:w="60" w:type="dxa"/>
            </w:tcMar>
            <w:vAlign w:val="center"/>
          </w:tcPr>
          <w:p w14:paraId="37C1788C" w14:textId="77777777" w:rsidR="00E7079D" w:rsidRPr="008800D9" w:rsidRDefault="00630E98" w:rsidP="007F0344">
            <w:pPr>
              <w:spacing w:after="0" w:line="240" w:lineRule="auto"/>
            </w:pPr>
            <w:r>
              <w:t>18</w:t>
            </w:r>
          </w:p>
        </w:tc>
        <w:tc>
          <w:tcPr>
            <w:tcW w:w="0" w:type="auto"/>
            <w:tcMar>
              <w:top w:w="55" w:type="dxa"/>
              <w:left w:w="60" w:type="dxa"/>
              <w:bottom w:w="55" w:type="dxa"/>
              <w:right w:w="60" w:type="dxa"/>
            </w:tcMar>
            <w:vAlign w:val="center"/>
          </w:tcPr>
          <w:p w14:paraId="143A74A5" w14:textId="77777777" w:rsidR="00E7079D" w:rsidRPr="008800D9" w:rsidRDefault="00630E98" w:rsidP="007F0344">
            <w:pPr>
              <w:spacing w:after="0" w:line="240" w:lineRule="auto"/>
            </w:pPr>
            <w:r>
              <w:t>Agreements, procurement, setup, pricing, exceptions</w:t>
            </w:r>
          </w:p>
        </w:tc>
      </w:tr>
      <w:tr w:rsidR="00E7079D" w:rsidRPr="008800D9" w14:paraId="2343EEF1" w14:textId="77777777" w:rsidTr="000B2C7A">
        <w:tc>
          <w:tcPr>
            <w:tcW w:w="0" w:type="auto"/>
            <w:tcMar>
              <w:top w:w="55" w:type="dxa"/>
              <w:left w:w="60" w:type="dxa"/>
              <w:bottom w:w="55" w:type="dxa"/>
              <w:right w:w="60" w:type="dxa"/>
            </w:tcMar>
            <w:vAlign w:val="center"/>
          </w:tcPr>
          <w:p w14:paraId="1BA8E4D4" w14:textId="77777777" w:rsidR="00E7079D" w:rsidRPr="008800D9" w:rsidRDefault="00630E98" w:rsidP="007F0344">
            <w:pPr>
              <w:spacing w:after="0" w:line="240" w:lineRule="auto"/>
            </w:pPr>
            <w:r>
              <w:t>Architecture / design reviews per month</w:t>
            </w:r>
          </w:p>
        </w:tc>
        <w:tc>
          <w:tcPr>
            <w:tcW w:w="0" w:type="auto"/>
            <w:tcMar>
              <w:top w:w="55" w:type="dxa"/>
              <w:left w:w="60" w:type="dxa"/>
              <w:bottom w:w="55" w:type="dxa"/>
              <w:right w:w="60" w:type="dxa"/>
            </w:tcMar>
            <w:vAlign w:val="center"/>
          </w:tcPr>
          <w:p w14:paraId="395F6897" w14:textId="77777777" w:rsidR="00E7079D" w:rsidRPr="008800D9" w:rsidRDefault="00630E98" w:rsidP="007F0344">
            <w:pPr>
              <w:spacing w:after="0" w:line="240" w:lineRule="auto"/>
            </w:pPr>
            <w:r>
              <w:t>6</w:t>
            </w:r>
          </w:p>
        </w:tc>
        <w:tc>
          <w:tcPr>
            <w:tcW w:w="0" w:type="auto"/>
            <w:tcMar>
              <w:top w:w="55" w:type="dxa"/>
              <w:left w:w="60" w:type="dxa"/>
              <w:bottom w:w="55" w:type="dxa"/>
              <w:right w:w="60" w:type="dxa"/>
            </w:tcMar>
            <w:vAlign w:val="center"/>
          </w:tcPr>
          <w:p w14:paraId="1C3C3EF3" w14:textId="77777777" w:rsidR="00E7079D" w:rsidRPr="008800D9" w:rsidRDefault="00630E98" w:rsidP="007F0344">
            <w:pPr>
              <w:spacing w:after="0" w:line="240" w:lineRule="auto"/>
            </w:pPr>
            <w:r>
              <w:t>12</w:t>
            </w:r>
          </w:p>
        </w:tc>
        <w:tc>
          <w:tcPr>
            <w:tcW w:w="0" w:type="auto"/>
            <w:tcMar>
              <w:top w:w="55" w:type="dxa"/>
              <w:left w:w="60" w:type="dxa"/>
              <w:bottom w:w="55" w:type="dxa"/>
              <w:right w:w="60" w:type="dxa"/>
            </w:tcMar>
            <w:vAlign w:val="center"/>
          </w:tcPr>
          <w:p w14:paraId="4E47BECD" w14:textId="77777777" w:rsidR="00E7079D" w:rsidRPr="008800D9" w:rsidRDefault="00630E98" w:rsidP="007F0344">
            <w:pPr>
              <w:spacing w:after="0" w:line="240" w:lineRule="auto"/>
            </w:pPr>
            <w:r>
              <w:t>20</w:t>
            </w:r>
          </w:p>
        </w:tc>
        <w:tc>
          <w:tcPr>
            <w:tcW w:w="0" w:type="auto"/>
            <w:tcMar>
              <w:top w:w="55" w:type="dxa"/>
              <w:left w:w="60" w:type="dxa"/>
              <w:bottom w:w="55" w:type="dxa"/>
              <w:right w:w="60" w:type="dxa"/>
            </w:tcMar>
            <w:vAlign w:val="center"/>
          </w:tcPr>
          <w:p w14:paraId="316FA61A" w14:textId="77777777" w:rsidR="00E7079D" w:rsidRPr="008800D9" w:rsidRDefault="00630E98" w:rsidP="007F0344">
            <w:pPr>
              <w:spacing w:after="0" w:line="240" w:lineRule="auto"/>
            </w:pPr>
            <w:r>
              <w:t>Formal technical reviews and quality gates</w:t>
            </w:r>
          </w:p>
        </w:tc>
      </w:tr>
      <w:tr w:rsidR="00E7079D" w:rsidRPr="008800D9" w14:paraId="782C10E6" w14:textId="77777777" w:rsidTr="000B2C7A">
        <w:tc>
          <w:tcPr>
            <w:tcW w:w="0" w:type="auto"/>
            <w:tcMar>
              <w:top w:w="55" w:type="dxa"/>
              <w:left w:w="60" w:type="dxa"/>
              <w:bottom w:w="55" w:type="dxa"/>
              <w:right w:w="60" w:type="dxa"/>
            </w:tcMar>
            <w:vAlign w:val="center"/>
          </w:tcPr>
          <w:p w14:paraId="00324F93" w14:textId="77777777" w:rsidR="00E7079D" w:rsidRPr="008800D9" w:rsidRDefault="00630E98" w:rsidP="007F0344">
            <w:pPr>
              <w:spacing w:after="0" w:line="240" w:lineRule="auto"/>
            </w:pPr>
            <w:r>
              <w:t>Candidate interviews per month</w:t>
            </w:r>
          </w:p>
        </w:tc>
        <w:tc>
          <w:tcPr>
            <w:tcW w:w="0" w:type="auto"/>
            <w:tcMar>
              <w:top w:w="55" w:type="dxa"/>
              <w:left w:w="60" w:type="dxa"/>
              <w:bottom w:w="55" w:type="dxa"/>
              <w:right w:w="60" w:type="dxa"/>
            </w:tcMar>
            <w:vAlign w:val="center"/>
          </w:tcPr>
          <w:p w14:paraId="25235A79" w14:textId="77777777" w:rsidR="00E7079D" w:rsidRPr="008800D9" w:rsidRDefault="00630E98" w:rsidP="007F0344">
            <w:pPr>
              <w:spacing w:after="0" w:line="240" w:lineRule="auto"/>
            </w:pPr>
            <w:r>
              <w:t>2</w:t>
            </w:r>
          </w:p>
        </w:tc>
        <w:tc>
          <w:tcPr>
            <w:tcW w:w="0" w:type="auto"/>
            <w:tcMar>
              <w:top w:w="55" w:type="dxa"/>
              <w:left w:w="60" w:type="dxa"/>
              <w:bottom w:w="55" w:type="dxa"/>
              <w:right w:w="60" w:type="dxa"/>
            </w:tcMar>
            <w:vAlign w:val="center"/>
          </w:tcPr>
          <w:p w14:paraId="5852A3E8" w14:textId="77777777" w:rsidR="00E7079D" w:rsidRPr="008800D9" w:rsidRDefault="00630E98" w:rsidP="007F0344">
            <w:pPr>
              <w:spacing w:after="0" w:line="240" w:lineRule="auto"/>
            </w:pPr>
            <w:r>
              <w:t>4</w:t>
            </w:r>
          </w:p>
        </w:tc>
        <w:tc>
          <w:tcPr>
            <w:tcW w:w="0" w:type="auto"/>
            <w:tcMar>
              <w:top w:w="55" w:type="dxa"/>
              <w:left w:w="60" w:type="dxa"/>
              <w:bottom w:w="55" w:type="dxa"/>
              <w:right w:w="60" w:type="dxa"/>
            </w:tcMar>
            <w:vAlign w:val="center"/>
          </w:tcPr>
          <w:p w14:paraId="7566DC3C" w14:textId="77777777" w:rsidR="00E7079D" w:rsidRPr="008800D9" w:rsidRDefault="00630E98" w:rsidP="007F0344">
            <w:pPr>
              <w:spacing w:after="0" w:line="240" w:lineRule="auto"/>
            </w:pPr>
            <w:r>
              <w:t>8</w:t>
            </w:r>
          </w:p>
        </w:tc>
        <w:tc>
          <w:tcPr>
            <w:tcW w:w="0" w:type="auto"/>
            <w:tcMar>
              <w:top w:w="55" w:type="dxa"/>
              <w:left w:w="60" w:type="dxa"/>
              <w:bottom w:w="55" w:type="dxa"/>
              <w:right w:w="60" w:type="dxa"/>
            </w:tcMar>
            <w:vAlign w:val="center"/>
          </w:tcPr>
          <w:p w14:paraId="061BEBA7" w14:textId="77777777" w:rsidR="00E7079D" w:rsidRPr="008800D9" w:rsidRDefault="00630E98" w:rsidP="007F0344">
            <w:pPr>
              <w:spacing w:after="0" w:line="240" w:lineRule="auto"/>
            </w:pPr>
            <w:r>
              <w:t>Technical, PM, or leadership candidates</w:t>
            </w:r>
          </w:p>
        </w:tc>
      </w:tr>
      <w:tr w:rsidR="00E7079D" w:rsidRPr="008800D9" w14:paraId="65DDFBDE" w14:textId="77777777" w:rsidTr="000B2C7A">
        <w:tc>
          <w:tcPr>
            <w:tcW w:w="0" w:type="auto"/>
            <w:tcMar>
              <w:top w:w="55" w:type="dxa"/>
              <w:left w:w="60" w:type="dxa"/>
              <w:bottom w:w="55" w:type="dxa"/>
              <w:right w:w="60" w:type="dxa"/>
            </w:tcMar>
            <w:vAlign w:val="center"/>
          </w:tcPr>
          <w:p w14:paraId="4D914057" w14:textId="77777777" w:rsidR="00E7079D" w:rsidRPr="008800D9" w:rsidRDefault="00630E98" w:rsidP="007F0344">
            <w:pPr>
              <w:spacing w:after="0" w:line="240" w:lineRule="auto"/>
            </w:pPr>
            <w:r>
              <w:t>Leadership / governance meetings per month</w:t>
            </w:r>
          </w:p>
        </w:tc>
        <w:tc>
          <w:tcPr>
            <w:tcW w:w="0" w:type="auto"/>
            <w:tcMar>
              <w:top w:w="55" w:type="dxa"/>
              <w:left w:w="60" w:type="dxa"/>
              <w:bottom w:w="55" w:type="dxa"/>
              <w:right w:w="60" w:type="dxa"/>
            </w:tcMar>
            <w:vAlign w:val="center"/>
          </w:tcPr>
          <w:p w14:paraId="585E1BF3" w14:textId="77777777" w:rsidR="00E7079D" w:rsidRPr="008800D9" w:rsidRDefault="00630E98" w:rsidP="007F0344">
            <w:pPr>
              <w:spacing w:after="0" w:line="240" w:lineRule="auto"/>
            </w:pPr>
            <w:r>
              <w:t>5</w:t>
            </w:r>
          </w:p>
        </w:tc>
        <w:tc>
          <w:tcPr>
            <w:tcW w:w="0" w:type="auto"/>
            <w:tcMar>
              <w:top w:w="55" w:type="dxa"/>
              <w:left w:w="60" w:type="dxa"/>
              <w:bottom w:w="55" w:type="dxa"/>
              <w:right w:w="60" w:type="dxa"/>
            </w:tcMar>
            <w:vAlign w:val="center"/>
          </w:tcPr>
          <w:p w14:paraId="2D632B05" w14:textId="77777777" w:rsidR="00E7079D" w:rsidRPr="008800D9" w:rsidRDefault="00630E98" w:rsidP="007F0344">
            <w:pPr>
              <w:spacing w:after="0" w:line="240" w:lineRule="auto"/>
            </w:pPr>
            <w:r>
              <w:t>8</w:t>
            </w:r>
          </w:p>
        </w:tc>
        <w:tc>
          <w:tcPr>
            <w:tcW w:w="0" w:type="auto"/>
            <w:tcMar>
              <w:top w:w="55" w:type="dxa"/>
              <w:left w:w="60" w:type="dxa"/>
              <w:bottom w:w="55" w:type="dxa"/>
              <w:right w:w="60" w:type="dxa"/>
            </w:tcMar>
            <w:vAlign w:val="center"/>
          </w:tcPr>
          <w:p w14:paraId="50762E51" w14:textId="77777777" w:rsidR="00E7079D" w:rsidRPr="008800D9" w:rsidRDefault="00630E98" w:rsidP="007F0344">
            <w:pPr>
              <w:spacing w:after="0" w:line="240" w:lineRule="auto"/>
            </w:pPr>
            <w:r>
              <w:t>12</w:t>
            </w:r>
          </w:p>
        </w:tc>
        <w:tc>
          <w:tcPr>
            <w:tcW w:w="0" w:type="auto"/>
            <w:tcMar>
              <w:top w:w="55" w:type="dxa"/>
              <w:left w:w="60" w:type="dxa"/>
              <w:bottom w:w="55" w:type="dxa"/>
              <w:right w:w="60" w:type="dxa"/>
            </w:tcMar>
            <w:vAlign w:val="center"/>
          </w:tcPr>
          <w:p w14:paraId="60DBA88C" w14:textId="77777777" w:rsidR="00E7079D" w:rsidRPr="008800D9" w:rsidRDefault="00630E98" w:rsidP="007F0344">
            <w:pPr>
              <w:spacing w:after="0" w:line="240" w:lineRule="auto"/>
            </w:pPr>
            <w:r>
              <w:t>Portfolio, pipeline, forecast, health, and operating reviews</w:t>
            </w:r>
          </w:p>
        </w:tc>
      </w:tr>
    </w:tbl>
    <w:p w14:paraId="10145AE7" w14:textId="77777777" w:rsidR="00E7079D" w:rsidRPr="008800D9" w:rsidRDefault="00630E98" w:rsidP="008800D9">
      <w:r>
        <w:br w:type="page"/>
      </w:r>
    </w:p>
    <w:p w14:paraId="77F00EEE" w14:textId="77777777" w:rsidR="00E7079D" w:rsidRPr="008800D9" w:rsidRDefault="00630E98" w:rsidP="00C466A4">
      <w:pPr>
        <w:pStyle w:val="Heading1"/>
      </w:pPr>
      <w:r>
        <w:t>ServiceNow Practice Lead</w:t>
      </w:r>
    </w:p>
    <w:p w14:paraId="0B7F7B57" w14:textId="77777777" w:rsidR="00E7079D" w:rsidRPr="008800D9" w:rsidRDefault="00630E98" w:rsidP="007F0344">
      <w:pPr>
        <w:pStyle w:val="Heading2"/>
      </w:pPr>
      <w:r>
        <w:t>Role Purpose</w:t>
      </w:r>
    </w:p>
    <w:p w14:paraId="34AB73CD" w14:textId="77777777" w:rsidR="00E7079D" w:rsidRPr="008800D9" w:rsidRDefault="00630E98" w:rsidP="008800D9">
      <w:r>
        <w:t>The ServiceNow Practice Lead is the senior accountable owner for the ServiceNow business. The role owns practice strategy, financial performance, integrated growth, delivery health, customer outcomes, organizational capability, and the overall future-state operating model. The Practice Lead does not perform every function; the role ensures the functions work together, sets priorities, resolves cross-functional conflicts, and accepts or escalates material business risk.</w:t>
      </w:r>
    </w:p>
    <w:p w14:paraId="308645FB" w14:textId="77777777" w:rsidR="00E7079D" w:rsidRPr="008800D9" w:rsidRDefault="00630E98" w:rsidP="007F0344">
      <w:pPr>
        <w:pStyle w:val="Heading2"/>
      </w:pPr>
      <w:r>
        <w:t>Reporting and Functional Alignment</w:t>
      </w:r>
    </w:p>
    <w:p w14:paraId="2A37851A" w14:textId="77777777" w:rsidR="00E7079D" w:rsidRPr="008800D9" w:rsidRDefault="00630E98" w:rsidP="008800D9">
      <w:pPr>
        <w:pStyle w:val="ListBullet"/>
      </w:pPr>
      <w:del w:id="9074" w:author="Timothy Hislop" w:date="2026-07-16T12:00:00Z">
        <w:r>
          <w:delText xml:space="preserve">Direct leadership responsibility for the Operations Lead, Delivery and Customer Experience Lead, Lead Architect, and PMO Lead.</w:delText>
        </w:r>
      </w:del>
      <w:ins w:id="9075" w:author="Timothy Hislop" w:date="2026-07-16T12:00:00Z">
        <w:r>
          <w:t xml:space="preserve">Direct leadership responsibility for the Operations Lead and the Delivery Lead. The Lead Architect and PMO Lead report through the Delivery Lead; the Practice Lead retains independent visibility into technical standards and portfolio health through the governance cadence — health reviews, gate outcomes, and red-account reviews — not through a second reporting line.</w:t>
        </w:r>
      </w:ins>
    </w:p>
    <w:p w14:paraId="2EFA04E6" w14:textId="77777777" w:rsidR="00E7079D" w:rsidRPr="008800D9" w:rsidRDefault="00630E98" w:rsidP="008800D9">
      <w:pPr>
        <w:pStyle w:val="ListBullet"/>
      </w:pPr>
      <w:r>
        <w:t>Dotted-line leadership relationship with the Sales Representative and Technical Pre-Sales / Solution Architect. The dotted line should include agreed practice goals, committed capacity, operating cadence, and documented performance input.</w:t>
      </w:r>
    </w:p>
    <w:p w14:paraId="489AA5D9" w14:textId="77777777" w:rsidR="00E7079D" w:rsidRPr="008800D9" w:rsidRDefault="00630E98" w:rsidP="008800D9">
      <w:pPr>
        <w:pStyle w:val="ListBullet"/>
      </w:pPr>
      <w:r>
        <w:t>Acts as the primary ServiceNow practice representative to corporate executives, business units, ServiceNow, and strategic partners.</w:t>
      </w:r>
    </w:p>
    <w:p w14:paraId="6FD95BCF" w14:textId="77777777" w:rsidR="00E7079D" w:rsidRPr="008800D9" w:rsidRDefault="00630E98" w:rsidP="007F0344">
      <w:pPr>
        <w:pStyle w:val="Heading2"/>
      </w:pPr>
      <w:r>
        <w:t>Core Accountabilities</w:t>
      </w:r>
    </w:p>
    <w:p w14:paraId="00A3F636" w14:textId="77777777" w:rsidR="00E7079D" w:rsidRPr="007F0344" w:rsidRDefault="00630E98" w:rsidP="007F0344">
      <w:pPr>
        <w:pStyle w:val="Heading3"/>
      </w:pPr>
      <w:r>
        <w:t>Practice Strategy and Portfolio Direction</w:t>
      </w:r>
    </w:p>
    <w:p w14:paraId="2D291936" w14:textId="77777777" w:rsidR="00E7079D" w:rsidRPr="008800D9" w:rsidRDefault="00630E98" w:rsidP="008800D9">
      <w:pPr>
        <w:pStyle w:val="ListBullet"/>
      </w:pPr>
      <w:r>
        <w:t>Define the ServiceNow practice strategy, market focus, business model, service portfolio, investment priorities, and multi-year roadmap.</w:t>
      </w:r>
    </w:p>
    <w:p w14:paraId="1CB8EAD0" w14:textId="77777777" w:rsidR="00E7079D" w:rsidRPr="008800D9" w:rsidRDefault="00630E98" w:rsidP="008800D9">
      <w:pPr>
        <w:pStyle w:val="ListBullet"/>
      </w:pPr>
      <w:r>
        <w:t>Maintain an integrated operating model that clearly separates growth, pre-sales, architecture, delivery, project controls, and business operations.</w:t>
      </w:r>
    </w:p>
    <w:p w14:paraId="7D14E365" w14:textId="77777777" w:rsidR="00E7079D" w:rsidRPr="008800D9" w:rsidRDefault="00630E98" w:rsidP="008800D9">
      <w:pPr>
        <w:pStyle w:val="ListBullet"/>
      </w:pPr>
      <w:r>
        <w:t>Approve practice priorities and sequence initiatives based on strategic value, capacity, customer impact, and financial return.</w:t>
      </w:r>
    </w:p>
    <w:p w14:paraId="25649A3C" w14:textId="77777777" w:rsidR="00E7079D" w:rsidRPr="008800D9" w:rsidRDefault="00630E98" w:rsidP="008800D9">
      <w:pPr>
        <w:pStyle w:val="ListBullet"/>
      </w:pPr>
      <w:r>
        <w:t>Sponsor development, retirement, or repositioning of repeatable offerings and managed-service capabilities.</w:t>
      </w:r>
    </w:p>
    <w:p w14:paraId="1F7DA752" w14:textId="77777777" w:rsidR="00E7079D" w:rsidRPr="008800D9" w:rsidRDefault="00630E98" w:rsidP="007F0344">
      <w:pPr>
        <w:pStyle w:val="Heading3"/>
      </w:pPr>
      <w:r>
        <w:t>Financial and Business Performance</w:t>
      </w:r>
    </w:p>
    <w:p w14:paraId="3288BF1E" w14:textId="77777777" w:rsidR="00E7079D" w:rsidRPr="008800D9" w:rsidRDefault="00630E98" w:rsidP="008800D9">
      <w:pPr>
        <w:pStyle w:val="ListBullet"/>
      </w:pPr>
      <w:r>
        <w:t>Own revenue, margin, utilization, growth, and overall financial performance of the ServiceNow practice.</w:t>
      </w:r>
    </w:p>
    <w:p w14:paraId="4318C2EE" w14:textId="77777777" w:rsidR="00E7079D" w:rsidRPr="008800D9" w:rsidRDefault="00630E98" w:rsidP="008800D9">
      <w:pPr>
        <w:pStyle w:val="ListBullet"/>
      </w:pPr>
      <w:r>
        <w:t>Review and approve the consolidated forecast, major assumptions, Go-Get expectations, and corrective actions prepared by the Operations Lead.</w:t>
      </w:r>
    </w:p>
    <w:p w14:paraId="27FB06EB" w14:textId="77777777" w:rsidR="00E7079D" w:rsidRPr="008800D9" w:rsidRDefault="00630E98" w:rsidP="008800D9">
      <w:pPr>
        <w:pStyle w:val="ListBullet"/>
      </w:pPr>
      <w:r>
        <w:t xml:space="preserve">Make or escalate decisions on investments, headcount, </w:t>
      </w:r>
      <w:del w:id="9076" w:author="Timothy Hislop" w:date="2026-07-16T12:00:00Z">
        <w:r>
          <w:delText xml:space="preserve">subcontracting, pricing posture, work-at-risk</w:delText>
        </w:r>
      </w:del>
      <w:ins w:id="9077" w:author="Timothy Hislop" w:date="2026-07-16T12:00:00Z">
        <w:r>
          <w:t xml:space="preserve">subcontracting, work-at-risk</w:t>
        </w:r>
      </w:ins>
      <w:r>
        <w:t xml:space="preserve">, and material commercial exceptions within delegated authority.</w:t>
      </w:r>
    </w:p>
    <w:p>
      <w:pPr>
        <w:pStyle w:val="ListBullet"/>
        <w:rPr>
          <w:ins w:id="9078" w:author="Timothy Hislop" w:date="2026-07-16T12:00:00Z"/>
        </w:rPr>
      </w:pPr>
      <w:ins w:id="9079" w:author="Timothy Hislop" w:date="2026-07-16T12:00:00Z">
        <w:r>
          <w:t xml:space="preserve">Approve final rates and margin thresholds; pricing strategy and hours are owned by the Delivery Lead. A price may be rejected on margin grounds, but the remedy is a rate or margin decision — never a unilateral change to hours or scope.</w:t>
        </w:r>
      </w:ins>
    </w:p>
    <w:p w14:paraId="644532C5" w14:textId="77777777" w:rsidR="00E7079D" w:rsidRPr="008800D9" w:rsidRDefault="00630E98" w:rsidP="008800D9">
      <w:pPr>
        <w:pStyle w:val="ListBullet"/>
      </w:pPr>
      <w:r>
        <w:t>Ensure financial, pipeline, delivery, and capacity information tells one coherent story.</w:t>
      </w:r>
    </w:p>
    <w:p w14:paraId="4DB9A1C2" w14:textId="77777777" w:rsidR="00E7079D" w:rsidRPr="008800D9" w:rsidRDefault="00630E98" w:rsidP="007F0344">
      <w:pPr>
        <w:pStyle w:val="Heading3"/>
      </w:pPr>
      <w:r>
        <w:t>Growth and Market Leadership</w:t>
      </w:r>
    </w:p>
    <w:p w14:paraId="657F626C" w14:textId="77777777" w:rsidR="00E7079D" w:rsidRPr="008800D9" w:rsidRDefault="00630E98" w:rsidP="008800D9">
      <w:pPr>
        <w:pStyle w:val="ListBullet"/>
      </w:pPr>
      <w:r>
        <w:t>Set growth priorities across new customers, internal business-unit whitespace, ServiceNow-sourced opportunities, partners, and existing-account expansion.</w:t>
      </w:r>
    </w:p>
    <w:p w14:paraId="62EFA5FE" w14:textId="77777777" w:rsidR="00E7079D" w:rsidRPr="008800D9" w:rsidRDefault="00630E98" w:rsidP="008800D9">
      <w:pPr>
        <w:pStyle w:val="ListBullet"/>
      </w:pPr>
      <w:r>
        <w:t>Provide executive sponsorship for strategic pursuits, partner relationships, and major customer opportunities.</w:t>
      </w:r>
    </w:p>
    <w:p w14:paraId="1EBFFC88" w14:textId="77777777" w:rsidR="00E7079D" w:rsidRPr="008800D9" w:rsidRDefault="00630E98" w:rsidP="008800D9">
      <w:pPr>
        <w:pStyle w:val="ListBullet"/>
      </w:pPr>
      <w:r>
        <w:t>Confirm that market intelligence from Sales, Technical Pre-Sales, Delivery, and Architecture is converted into actionable go-to-market decisions.</w:t>
      </w:r>
    </w:p>
    <w:p w14:paraId="4647BF87" w14:textId="77777777" w:rsidR="00E7079D" w:rsidRPr="008800D9" w:rsidRDefault="00630E98" w:rsidP="008800D9">
      <w:pPr>
        <w:pStyle w:val="ListBullet"/>
      </w:pPr>
      <w:r>
        <w:t>Participate in bid/no-bid and pursuit decisions according to company governance.</w:t>
      </w:r>
    </w:p>
    <w:p w14:paraId="498B7AE1" w14:textId="77777777" w:rsidR="00E7079D" w:rsidRPr="008800D9" w:rsidRDefault="00630E98" w:rsidP="007F0344">
      <w:pPr>
        <w:pStyle w:val="Heading3"/>
      </w:pPr>
      <w:r>
        <w:t>Delivery, Customer, and Risk Oversight</w:t>
      </w:r>
    </w:p>
    <w:p w14:paraId="06F5E59B" w14:textId="77777777" w:rsidR="00E7079D" w:rsidRPr="008800D9" w:rsidRDefault="00630E98" w:rsidP="008800D9">
      <w:pPr>
        <w:pStyle w:val="ListBullet"/>
      </w:pPr>
      <w:r>
        <w:t>Maintain executive visibility into portfolio health, customer sentiment, delivery risk, technical risk, margin exposure, and account growth posture.</w:t>
      </w:r>
    </w:p>
    <w:p w14:paraId="227612F3" w14:textId="77777777" w:rsidR="00E7079D" w:rsidRPr="008800D9" w:rsidRDefault="00630E98" w:rsidP="008800D9">
      <w:pPr>
        <w:pStyle w:val="ListBullet"/>
      </w:pPr>
      <w:r>
        <w:t>Intervene in strategic, troubled, high-risk, or high-visibility engagements when leadership action is required.</w:t>
      </w:r>
    </w:p>
    <w:p>
      <w:pPr>
        <w:pStyle w:val="ListBullet"/>
        <w:rPr>
          <w:ins w:id="9080" w:author="Timothy Hislop" w:date="2026-07-16T12:00:00Z"/>
        </w:rPr>
      </w:pPr>
      <w:ins w:id="9081" w:author="Timothy Hislop" w:date="2026-07-16T12:00:00Z">
        <w:r>
          <w:t xml:space="preserve">Provide independent, trust-but-verify oversight of delivery health; delivery corrective actions are directed by the Delivery Lead, with the Practice Lead as the neutral verification and escalation path.</w:t>
        </w:r>
      </w:ins>
    </w:p>
    <w:p w14:paraId="26C1AB20" w14:textId="77777777" w:rsidR="00E7079D" w:rsidRPr="008800D9" w:rsidRDefault="00630E98" w:rsidP="008800D9">
      <w:pPr>
        <w:pStyle w:val="ListBullet"/>
      </w:pPr>
      <w:r>
        <w:t>Resolve conflicts among customer commitments, delivery realities, architecture standards, project controls, staffing, and commercial constraints.</w:t>
      </w:r>
    </w:p>
    <w:p w14:paraId="6ECEC2F7" w14:textId="77777777" w:rsidR="00E7079D" w:rsidRPr="008800D9" w:rsidRDefault="00630E98" w:rsidP="008800D9">
      <w:pPr>
        <w:pStyle w:val="ListBullet"/>
      </w:pPr>
      <w:r>
        <w:t>Accept, mitigate, or escalate material business risk; functional leads provide facts and recommendations.</w:t>
      </w:r>
    </w:p>
    <w:p w14:paraId="0D1A5D7E" w14:textId="77777777" w:rsidR="00E7079D" w:rsidRPr="008800D9" w:rsidRDefault="00630E98" w:rsidP="007F0344">
      <w:pPr>
        <w:pStyle w:val="Heading3"/>
      </w:pPr>
      <w:r>
        <w:t>Organization, Talent, and Capacity</w:t>
      </w:r>
    </w:p>
    <w:p w14:paraId="478163A5" w14:textId="77777777" w:rsidR="00E7079D" w:rsidRPr="008800D9" w:rsidRDefault="00630E98" w:rsidP="008800D9">
      <w:pPr>
        <w:pStyle w:val="ListBullet"/>
      </w:pPr>
      <w:r>
        <w:t>Define the leadership structure, role charters, decision rights, and succession expectations for the practice.</w:t>
      </w:r>
    </w:p>
    <w:p w14:paraId="49D8859C" w14:textId="77777777" w:rsidR="00E7079D" w:rsidRPr="008800D9" w:rsidRDefault="00630E98" w:rsidP="008800D9">
      <w:pPr>
        <w:pStyle w:val="ListBullet"/>
      </w:pPr>
      <w:r>
        <w:t>Own the integrated workforce plan and approve resource-priority decisions when demand exceeds capacity.</w:t>
      </w:r>
    </w:p>
    <w:p w14:paraId="128A9541" w14:textId="77777777" w:rsidR="00E7079D" w:rsidRPr="008800D9" w:rsidRDefault="00630E98" w:rsidP="008800D9">
      <w:pPr>
        <w:pStyle w:val="ListBullet"/>
      </w:pPr>
      <w:r>
        <w:t>Hold functional leads accountable for competency models, mentoring, performance input, hiring quality, and capability development in their domains.</w:t>
      </w:r>
    </w:p>
    <w:p w14:paraId="698CA172" w14:textId="77777777" w:rsidR="00E7079D" w:rsidRPr="008800D9" w:rsidRDefault="00630E98" w:rsidP="008800D9">
      <w:pPr>
        <w:pStyle w:val="ListBullet"/>
      </w:pPr>
      <w:r>
        <w:t>Ensure the practice has sufficient leadership depth and named backups for critical responsibilities.</w:t>
      </w:r>
    </w:p>
    <w:p w14:paraId="531A9384" w14:textId="77777777" w:rsidR="00E7079D" w:rsidRPr="008800D9" w:rsidRDefault="00630E98" w:rsidP="007F0344">
      <w:pPr>
        <w:pStyle w:val="Heading3"/>
      </w:pPr>
      <w:r>
        <w:t>Governance and Cross-Company Alignment</w:t>
      </w:r>
    </w:p>
    <w:p w14:paraId="3D9A0785" w14:textId="77777777" w:rsidR="00E7079D" w:rsidRPr="008800D9" w:rsidRDefault="00630E98" w:rsidP="008800D9">
      <w:pPr>
        <w:pStyle w:val="ListBullet"/>
      </w:pPr>
      <w:r>
        <w:t>Chair the practice leadership operating cadence and ensure decisions have owners, due dates, and follow-through.</w:t>
      </w:r>
    </w:p>
    <w:p w14:paraId="591F479E" w14:textId="77777777" w:rsidR="00E7079D" w:rsidRPr="008800D9" w:rsidRDefault="00630E98" w:rsidP="008800D9">
      <w:pPr>
        <w:pStyle w:val="ListBullet"/>
      </w:pPr>
      <w:r>
        <w:t>Align the practice with corporate business units, finance, legal, contracts, capture, recruiting, procurement, and executive leadership.</w:t>
      </w:r>
    </w:p>
    <w:p w14:paraId="200B4B1F" w14:textId="77777777" w:rsidR="00E7079D" w:rsidRPr="008800D9" w:rsidRDefault="00630E98" w:rsidP="008800D9">
      <w:pPr>
        <w:pStyle w:val="ListBullet"/>
      </w:pPr>
      <w:r>
        <w:t>Protect the integrity of the practice operating model while adapting it to company policy and customer requirements.</w:t>
      </w:r>
    </w:p>
    <w:p w14:paraId="6C4DAC1E" w14:textId="77777777" w:rsidR="00E7079D" w:rsidRPr="008800D9" w:rsidRDefault="00630E98" w:rsidP="008800D9">
      <w:pPr>
        <w:pStyle w:val="ListBullet"/>
      </w:pPr>
      <w:r>
        <w:t>Escalate structural impediments that cannot be resolved within the practice.</w:t>
      </w:r>
    </w:p>
    <w:p w14:paraId="7AD0DC27" w14:textId="77777777" w:rsidR="00E7079D" w:rsidRPr="008800D9" w:rsidRDefault="00630E98" w:rsidP="007F0344">
      <w:pPr>
        <w:pStyle w:val="Heading2"/>
      </w:pPr>
      <w:r>
        <w:t xml:space="preserve">Decision Rights and Boundaries</w:t>
      </w:r>
    </w:p>
    <w:p w14:paraId="399ABBAE" w14:textId="77777777" w:rsidR="00E7079D" w:rsidRPr="008800D9" w:rsidRDefault="00630E98" w:rsidP="008800D9">
      <w:pPr>
        <w:pStyle w:val="ListBullet"/>
      </w:pPr>
      <w:r>
        <w:t>Final practice prioritization, investment, and resource-priority decisions within delegated authority.</w:t>
      </w:r>
    </w:p>
    <w:p w14:paraId="001ED144" w14:textId="77777777" w:rsidR="00E7079D" w:rsidRPr="008800D9" w:rsidRDefault="00630E98" w:rsidP="008800D9">
      <w:pPr>
        <w:pStyle w:val="ListBullet"/>
      </w:pPr>
      <w:r>
        <w:t>Approval of the practice strategy, operating model, consolidated forecast, capability roadmap, and major improvement initiatives.</w:t>
      </w:r>
    </w:p>
    <w:p w14:paraId="394EC305" w14:textId="77777777" w:rsidR="00E7079D" w:rsidRPr="008800D9" w:rsidRDefault="00630E98" w:rsidP="008800D9">
      <w:pPr>
        <w:pStyle w:val="ListBullet"/>
      </w:pPr>
      <w:r>
        <w:t>Final internal resolution of cross-functional ownership disputes and material delivery or customer-risk decisions.</w:t>
      </w:r>
    </w:p>
    <w:p>
      <w:pPr>
        <w:pStyle w:val="ListBullet"/>
        <w:rPr>
          <w:ins w:id="9082" w:author="Timothy Hislop" w:date="2026-07-16T12:00:00Z"/>
        </w:rPr>
      </w:pPr>
      <w:ins w:id="9083" w:author="Timothy Hislop" w:date="2026-07-16T12:00:00Z">
        <w:r>
          <w:t xml:space="preserve">Approves final rates and margin thresholds; does not set hours, level of effort, or staffing composition.</w:t>
        </w:r>
      </w:ins>
    </w:p>
    <w:p>
      <w:pPr>
        <w:pStyle w:val="ListBullet"/>
        <w:rPr>
          <w:ins w:id="9084" w:author="Timothy Hislop" w:date="2026-07-16T12:00:00Z"/>
        </w:rPr>
      </w:pPr>
      <w:ins w:id="9085" w:author="Timothy Hislop" w:date="2026-07-16T12:00:00Z">
        <w:r>
          <w:t xml:space="preserve">Does not modify delivery commitments or scope directly; all such changes route through the Delivery Lead.</w:t>
        </w:r>
      </w:ins>
    </w:p>
    <w:p w14:paraId="1D9C5BD4" w14:textId="77777777" w:rsidR="00E7079D" w:rsidRPr="008800D9" w:rsidRDefault="00630E98" w:rsidP="008800D9">
      <w:pPr>
        <w:pStyle w:val="ListBullet"/>
      </w:pPr>
      <w:r>
        <w:t>Does not replace the functional decision rights of Sales, Technical Pre-Sales, Delivery, Architecture, PMO, or Operations.</w:t>
      </w:r>
    </w:p>
    <w:p w14:paraId="127BA10C" w14:textId="77777777" w:rsidR="00E7079D" w:rsidRPr="008800D9" w:rsidRDefault="00630E98" w:rsidP="007F0344">
      <w:pPr>
        <w:pStyle w:val="Heading2"/>
      </w:pPr>
      <w:r>
        <w:t>Recurring Deliverables and Cadence</w:t>
      </w:r>
    </w:p>
    <w:p w14:paraId="2BDDF259" w14:textId="77777777" w:rsidR="00E7079D" w:rsidRPr="008800D9" w:rsidRDefault="00630E98" w:rsidP="008800D9">
      <w:pPr>
        <w:pStyle w:val="ListBullet"/>
      </w:pPr>
      <w:r>
        <w:t>Weekly practice leadership review focused on decisions, risks, capacity, and actions.</w:t>
      </w:r>
    </w:p>
    <w:p w14:paraId="7CA70184" w14:textId="77777777" w:rsidR="00E7079D" w:rsidRPr="008800D9" w:rsidRDefault="00630E98" w:rsidP="008800D9">
      <w:pPr>
        <w:pStyle w:val="ListBullet"/>
      </w:pPr>
      <w:r>
        <w:t>Monthly operating review covering financials, forecast, pipeline, delivery health, customer health, staffing, and strategic initiatives.</w:t>
      </w:r>
    </w:p>
    <w:p w14:paraId="2DF22635" w14:textId="77777777" w:rsidR="00E7079D" w:rsidRPr="008800D9" w:rsidRDefault="00630E98" w:rsidP="008800D9">
      <w:pPr>
        <w:pStyle w:val="ListBullet"/>
      </w:pPr>
      <w:r>
        <w:t>Quarterly strategy, offering, capability, and workforce review.</w:t>
      </w:r>
    </w:p>
    <w:p w14:paraId="3DB07F78" w14:textId="77777777" w:rsidR="00E7079D" w:rsidRPr="008800D9" w:rsidRDefault="00630E98" w:rsidP="008800D9">
      <w:pPr>
        <w:pStyle w:val="ListBullet"/>
      </w:pPr>
      <w:r>
        <w:t>Executive participation in strategic customer, pursuit, partner, and recovery forums as required.</w:t>
      </w:r>
    </w:p>
    <w:p w14:paraId="3716EB9F" w14:textId="77777777" w:rsidR="00E7079D" w:rsidRPr="008800D9" w:rsidRDefault="00630E98" w:rsidP="007F0344">
      <w:pPr>
        <w:pStyle w:val="Heading2"/>
      </w:pPr>
      <w:r>
        <w:t>Success Measures</w:t>
      </w:r>
    </w:p>
    <w:p w14:paraId="055A021D" w14:textId="77777777" w:rsidR="00E7079D" w:rsidRPr="008800D9" w:rsidRDefault="00630E98" w:rsidP="008800D9">
      <w:pPr>
        <w:pStyle w:val="ListBullet"/>
      </w:pPr>
      <w:r>
        <w:t>Revenue, gross margin, and operating contribution versus plan.</w:t>
      </w:r>
    </w:p>
    <w:p w14:paraId="690FD3B8" w14:textId="77777777" w:rsidR="00E7079D" w:rsidRPr="008800D9" w:rsidRDefault="00630E98" w:rsidP="008800D9">
      <w:pPr>
        <w:pStyle w:val="ListBullet"/>
      </w:pPr>
      <w:r>
        <w:t>Forecast accuracy and pipeline coverage against growth targets.</w:t>
      </w:r>
    </w:p>
    <w:p w14:paraId="1F3A3B19" w14:textId="77777777" w:rsidR="00E7079D" w:rsidRPr="008800D9" w:rsidRDefault="00630E98" w:rsidP="008800D9">
      <w:pPr>
        <w:pStyle w:val="ListBullet"/>
      </w:pPr>
      <w:r>
        <w:t xml:space="preserve">Portfolio delivery health, customer satisfaction, retention, and referenceability.</w:t>
      </w:r>
    </w:p>
    <w:p w14:paraId="17F9EE39" w14:textId="77777777" w:rsidR="00E7079D" w:rsidRPr="008800D9" w:rsidRDefault="00630E98" w:rsidP="008800D9">
      <w:pPr>
        <w:pStyle w:val="ListBullet"/>
      </w:pPr>
      <w:r>
        <w:t>Utilization, staffing coverage, critical-skill gaps, and regrettable attrition.</w:t>
      </w:r>
    </w:p>
    <w:p w14:paraId="6A34C6C3" w14:textId="77777777" w:rsidR="00E7079D" w:rsidRPr="008800D9" w:rsidRDefault="00630E98" w:rsidP="008800D9">
      <w:pPr>
        <w:pStyle w:val="ListBullet"/>
      </w:pPr>
      <w:r>
        <w:t>Progress against strategic initiatives, capability roadmap, and offering priorities.</w:t>
      </w:r>
    </w:p>
    <w:p w14:paraId="05BA20AD" w14:textId="77777777" w:rsidR="00E7079D" w:rsidRPr="008800D9" w:rsidRDefault="00630E98" w:rsidP="008800D9">
      <w:pPr>
        <w:pStyle w:val="ListBullet"/>
      </w:pPr>
      <w:r>
        <w:t>Frequency and severity of unresolved cross-functional or executive escalations.</w:t>
      </w:r>
    </w:p>
    <w:p w14:paraId="50844DA9" w14:textId="77777777" w:rsidR="00E7079D" w:rsidRPr="008800D9" w:rsidRDefault="00630E98" w:rsidP="007F0344">
      <w:pPr>
        <w:pStyle w:val="Heading2"/>
      </w:pPr>
      <w:r>
        <w:t>Capacity and Scaling Note</w:t>
      </w:r>
    </w:p>
    <w:p w14:paraId="7EA42ACD" w14:textId="77777777" w:rsidR="00E7079D" w:rsidRPr="008800D9" w:rsidRDefault="00630E98" w:rsidP="008800D9">
      <w:r>
        <w:t>Base-case estimate: 0.98 FTE. This should be treated as a dedicated full-time leadership role. The Practice Lead should not be used as the routine backfill for missing Sales, Delivery, Architecture, PMO, or Operations capacity.</w:t>
      </w:r>
    </w:p>
    <w:p w14:paraId="7B0AF594" w14:textId="77777777" w:rsidR="00E7079D" w:rsidRPr="008800D9" w:rsidRDefault="00630E98" w:rsidP="008800D9">
      <w:r>
        <w:br w:type="page"/>
      </w:r>
    </w:p>
    <w:p w14:paraId="6E7C1963" w14:textId="77777777" w:rsidR="00E7079D" w:rsidRPr="008800D9" w:rsidRDefault="00630E98" w:rsidP="00C466A4">
      <w:pPr>
        <w:pStyle w:val="Heading1"/>
      </w:pPr>
      <w:r>
        <w:t>ServiceNow Sales Representative</w:t>
      </w:r>
    </w:p>
    <w:p w14:paraId="17D64508" w14:textId="77777777" w:rsidR="00E7079D" w:rsidRPr="008800D9" w:rsidRDefault="00630E98" w:rsidP="007F0344">
      <w:pPr>
        <w:pStyle w:val="Heading2"/>
      </w:pPr>
      <w:r>
        <w:t>Role Purpose</w:t>
      </w:r>
    </w:p>
    <w:p w14:paraId="1222F5D0" w14:textId="77777777" w:rsidR="00E7079D" w:rsidRPr="008800D9" w:rsidRDefault="00630E98" w:rsidP="008800D9">
      <w:r>
        <w:t xml:space="preserve">The ServiceNow Sales Representative owns opportunity creation and advancement for new customers and for ServiceNow whitespace within company accounts that are not already active ServiceNow delivery accounts. The role builds customer, ServiceNow, internal business-unit, and partner relationships; qualifies and maintains the opportunity pipeline; and supplies the customer and competitive intelligence required for capture. The role is not the owner of delivery execution or existing ServiceNow account growth.</w:t>
      </w:r>
    </w:p>
    <w:p w14:paraId="623CDEFD" w14:textId="77777777" w:rsidR="00E7079D" w:rsidRPr="008800D9" w:rsidRDefault="00630E98" w:rsidP="007F0344">
      <w:pPr>
        <w:pStyle w:val="Heading2"/>
      </w:pPr>
      <w:r>
        <w:t>Reporting and Functional Alignment</w:t>
      </w:r>
    </w:p>
    <w:p w14:paraId="5443731D" w14:textId="77777777" w:rsidR="00E7079D" w:rsidRPr="008800D9" w:rsidRDefault="00630E98" w:rsidP="008800D9">
      <w:pPr>
        <w:pStyle w:val="ListBullet"/>
      </w:pPr>
      <w:r>
        <w:t>Solid-line reporting remains in the company sales organization; dotted-line alignment is to the ServiceNow Practice Lead.</w:t>
      </w:r>
    </w:p>
    <w:p w14:paraId="3AA40C42" w14:textId="77777777" w:rsidR="00E7079D" w:rsidRPr="008800D9" w:rsidRDefault="00630E98" w:rsidP="008800D9">
      <w:pPr>
        <w:pStyle w:val="ListBullet"/>
      </w:pPr>
      <w:r>
        <w:t>The dotted-line agreement should specify ServiceNow practice goals, priority accounts, minimum capacity, required meetings, data standards, and performance feedback.</w:t>
      </w:r>
    </w:p>
    <w:p w14:paraId="427708F5" w14:textId="77777777" w:rsidR="00E7079D" w:rsidRPr="008800D9" w:rsidRDefault="00630E98" w:rsidP="008800D9">
      <w:pPr>
        <w:pStyle w:val="ListBullet"/>
      </w:pPr>
      <w:r>
        <w:t>Works as a paired growth team with the Technical Pre-Sales / Solution Architect.</w:t>
      </w:r>
    </w:p>
    <w:p w14:paraId="6B9F75B2" w14:textId="77777777" w:rsidR="00E7079D" w:rsidRPr="008800D9" w:rsidRDefault="00630E98" w:rsidP="007F0344">
      <w:pPr>
        <w:pStyle w:val="Heading2"/>
      </w:pPr>
      <w:r>
        <w:t>Core Accountabilities</w:t>
      </w:r>
    </w:p>
    <w:p w14:paraId="5F730D92" w14:textId="77777777" w:rsidR="00E7079D" w:rsidRPr="008800D9" w:rsidRDefault="00630E98" w:rsidP="007F0344">
      <w:pPr>
        <w:pStyle w:val="Heading3"/>
      </w:pPr>
      <w:r>
        <w:t>New Business and Whitespace Development</w:t>
      </w:r>
    </w:p>
    <w:p w14:paraId="5BDC870F" w14:textId="77777777" w:rsidR="00E7079D" w:rsidRPr="008800D9" w:rsidRDefault="00630E98" w:rsidP="008800D9">
      <w:pPr>
        <w:pStyle w:val="ListBullet"/>
      </w:pPr>
      <w:r>
        <w:t>Identify, qualify, shape, and advance ServiceNow implementation, modernization, advisory, enhancement, support, and managed-service opportunities.</w:t>
      </w:r>
    </w:p>
    <w:p w14:paraId="36362F4E" w14:textId="77777777" w:rsidR="00E7079D" w:rsidRPr="008800D9" w:rsidRDefault="00630E98" w:rsidP="008800D9">
      <w:pPr>
        <w:pStyle w:val="ListBullet"/>
      </w:pPr>
      <w:r>
        <w:t>Build relationships with prospective customer decision-makers, influencers, acquisition stakeholders, and program leaders.</w:t>
      </w:r>
    </w:p>
    <w:p w14:paraId="57C1898B" w14:textId="77777777" w:rsidR="00E7079D" w:rsidRPr="008800D9" w:rsidRDefault="00630E98" w:rsidP="008800D9">
      <w:pPr>
        <w:pStyle w:val="ListBullet"/>
      </w:pPr>
      <w:r>
        <w:t>Research agencies, programs, budgets, contracts, initiatives, and buying signals that may create ServiceNow demand.</w:t>
      </w:r>
    </w:p>
    <w:p w14:paraId="36C67AE7" w14:textId="77777777" w:rsidR="00E7079D" w:rsidRPr="008800D9" w:rsidRDefault="00630E98" w:rsidP="008800D9">
      <w:pPr>
        <w:pStyle w:val="ListBullet"/>
      </w:pPr>
      <w:r>
        <w:t>Maintain a balanced mix of near-term qualified pursuits and longer-term strategic opportunities.</w:t>
      </w:r>
    </w:p>
    <w:p w14:paraId="7765CED9" w14:textId="77777777" w:rsidR="00E7079D" w:rsidRPr="008800D9" w:rsidRDefault="00630E98" w:rsidP="007F0344">
      <w:pPr>
        <w:pStyle w:val="Heading3"/>
      </w:pPr>
      <w:r>
        <w:t>ServiceNow Ecosystem Relationships</w:t>
      </w:r>
    </w:p>
    <w:p w14:paraId="17BD605B" w14:textId="77777777" w:rsidR="00E7079D" w:rsidRPr="008800D9" w:rsidRDefault="00630E98" w:rsidP="008800D9">
      <w:pPr>
        <w:pStyle w:val="ListBullet"/>
      </w:pPr>
      <w:r>
        <w:t>Build and maintain productive relationships with ServiceNow account executives, sales leadership, solution consultants, channel resources, and relevant product stakeholders.</w:t>
      </w:r>
    </w:p>
    <w:p w14:paraId="572650E8" w14:textId="77777777" w:rsidR="00E7079D" w:rsidRPr="008800D9" w:rsidRDefault="00630E98" w:rsidP="008800D9">
      <w:pPr>
        <w:pStyle w:val="ListBullet"/>
      </w:pPr>
      <w:r>
        <w:t>Use those relationships to identify customer needs, partner gaps, competitive conditions, and teaming paths.</w:t>
      </w:r>
    </w:p>
    <w:p w14:paraId="73FAC9EA" w14:textId="77777777" w:rsidR="00E7079D" w:rsidRPr="008800D9" w:rsidRDefault="00630E98" w:rsidP="008800D9">
      <w:pPr>
        <w:pStyle w:val="ListBullet"/>
      </w:pPr>
      <w:r>
        <w:t>Maintain a purposeful in-person and virtual engagement cadence with ServiceNow offices and stakeholders.</w:t>
      </w:r>
    </w:p>
    <w:p w14:paraId="77211CF3" w14:textId="77777777" w:rsidR="00E7079D" w:rsidRPr="008800D9" w:rsidRDefault="00630E98" w:rsidP="008800D9">
      <w:pPr>
        <w:pStyle w:val="ListBullet"/>
      </w:pPr>
      <w:r>
        <w:t>Position the company as a credible, responsive, and differentiated ServiceNow services partner.</w:t>
      </w:r>
    </w:p>
    <w:p w14:paraId="4C609BB9" w14:textId="77777777" w:rsidR="00E7079D" w:rsidRPr="008800D9" w:rsidRDefault="00630E98" w:rsidP="007F0344">
      <w:pPr>
        <w:pStyle w:val="Heading3"/>
      </w:pPr>
      <w:r>
        <w:t>Internal Business-Unit and Account Coordination</w:t>
      </w:r>
    </w:p>
    <w:p w14:paraId="3142F561" w14:textId="77777777" w:rsidR="00E7079D" w:rsidRPr="008800D9" w:rsidRDefault="00630E98" w:rsidP="008800D9">
      <w:pPr>
        <w:pStyle w:val="ListBullet"/>
      </w:pPr>
      <w:r>
        <w:t>Understand business-unit account plans, customer relationships, contract vehicles, current work, and growth priorities.</w:t>
      </w:r>
    </w:p>
    <w:p w14:paraId="70CC56AA" w14:textId="77777777" w:rsidR="00E7079D" w:rsidRPr="008800D9" w:rsidRDefault="00630E98" w:rsidP="008800D9">
      <w:pPr>
        <w:pStyle w:val="ListBullet"/>
      </w:pPr>
      <w:r>
        <w:t xml:space="preserve">Identify ServiceNow whitespace in company accounts where the ServiceNow practice is not already delivering ServiceNow work.</w:t>
      </w:r>
    </w:p>
    <w:p w14:paraId="6A259C16" w14:textId="77777777" w:rsidR="00E7079D" w:rsidRPr="008800D9" w:rsidRDefault="00630E98" w:rsidP="008800D9">
      <w:pPr>
        <w:pStyle w:val="ListBullet"/>
      </w:pPr>
      <w:r>
        <w:t>Coordinate with account owners to pursue opportunities through the correct customer and contract channel and avoid duplicate outreach.</w:t>
      </w:r>
    </w:p>
    <w:p w14:paraId="3FE1DA39" w14:textId="77777777" w:rsidR="00E7079D" w:rsidRPr="008800D9" w:rsidRDefault="00630E98" w:rsidP="008800D9">
      <w:pPr>
        <w:pStyle w:val="ListBullet"/>
      </w:pPr>
      <w:r>
        <w:t>Maintain enterprise visibility into known ServiceNow pursuits and ServiceNow work performed elsewhere in the company.</w:t>
      </w:r>
    </w:p>
    <w:p w14:paraId="567D9B91" w14:textId="77777777" w:rsidR="00E7079D" w:rsidRPr="008800D9" w:rsidRDefault="00630E98" w:rsidP="007F0344">
      <w:pPr>
        <w:pStyle w:val="Heading3"/>
      </w:pPr>
      <w:r>
        <w:t>Partner and Teaming Development</w:t>
      </w:r>
    </w:p>
    <w:p w14:paraId="2BC5E1DE" w14:textId="77777777" w:rsidR="00E7079D" w:rsidRPr="008800D9" w:rsidRDefault="00630E98" w:rsidP="008800D9">
      <w:pPr>
        <w:pStyle w:val="ListBullet"/>
      </w:pPr>
      <w:r>
        <w:t>Identify and develop prime, subcontractor, reseller, referral, advisory, and complementary technology relationships.</w:t>
      </w:r>
    </w:p>
    <w:p w14:paraId="6176D378" w14:textId="77777777" w:rsidR="00E7079D" w:rsidRPr="008800D9" w:rsidRDefault="00630E98" w:rsidP="008800D9">
      <w:pPr>
        <w:pStyle w:val="ListBullet"/>
      </w:pPr>
      <w:r>
        <w:t xml:space="preserve">Assess partner fit based on customer access, contract vehicles, capabilities, past performance, and strategic value.</w:t>
      </w:r>
    </w:p>
    <w:p w14:paraId="269B89EC" w14:textId="77777777" w:rsidR="00E7079D" w:rsidRPr="008800D9" w:rsidRDefault="00630E98" w:rsidP="008800D9">
      <w:pPr>
        <w:pStyle w:val="ListBullet"/>
      </w:pPr>
      <w:r>
        <w:t>Recommend prime, subcontractor, or teaming posture for opportunities in coordination with practice and capture leadership.</w:t>
      </w:r>
    </w:p>
    <w:p w14:paraId="3806E8B8" w14:textId="77777777" w:rsidR="00E7079D" w:rsidRPr="008800D9" w:rsidRDefault="00630E98" w:rsidP="008800D9">
      <w:pPr>
        <w:pStyle w:val="ListBullet"/>
      </w:pPr>
      <w:r>
        <w:t>Maintain current partner intelligence and follow through on agreed actions.</w:t>
      </w:r>
    </w:p>
    <w:p w14:paraId="7C1AA758" w14:textId="77777777" w:rsidR="00E7079D" w:rsidRPr="008800D9" w:rsidRDefault="00630E98" w:rsidP="007F0344">
      <w:pPr>
        <w:pStyle w:val="Heading3"/>
      </w:pPr>
      <w:r>
        <w:t>Opportunity Qualification, Pipeline, and Forecast Inputs</w:t>
      </w:r>
    </w:p>
    <w:p w14:paraId="2592C645" w14:textId="77777777" w:rsidR="00E7079D" w:rsidRPr="008800D9" w:rsidRDefault="00630E98" w:rsidP="008800D9">
      <w:pPr>
        <w:pStyle w:val="ListBullet"/>
      </w:pPr>
      <w:r>
        <w:t>Own timely and accurate opportunity records in Fresno for assigned opportunities, including stage, value, probability, dates, relationships, next steps, competition, and risks.</w:t>
      </w:r>
    </w:p>
    <w:p w14:paraId="0ACCFCBE" w14:textId="77777777" w:rsidR="00E7079D" w:rsidRPr="008800D9" w:rsidRDefault="00630E98" w:rsidP="008800D9">
      <w:pPr>
        <w:pStyle w:val="ListBullet"/>
      </w:pPr>
      <w:r>
        <w:t>Apply a consistent qualification rubric and remove or reclassify weak, stale, duplicated, or unsupported opportunities.</w:t>
      </w:r>
    </w:p>
    <w:p w14:paraId="7508B6EC" w14:textId="77777777" w:rsidR="00E7079D" w:rsidRPr="008800D9" w:rsidRDefault="00630E98" w:rsidP="008800D9">
      <w:pPr>
        <w:pStyle w:val="ListBullet"/>
      </w:pPr>
      <w:r>
        <w:t>Provide opportunity-level forecast inputs to the Operations Lead; Operations owns the consolidated practice forecast and system reconciliation.</w:t>
      </w:r>
    </w:p>
    <w:p w14:paraId="6A5E7AE3" w14:textId="77777777" w:rsidR="00E7079D" w:rsidRPr="008800D9" w:rsidRDefault="00630E98" w:rsidP="008800D9">
      <w:pPr>
        <w:pStyle w:val="ListBullet"/>
      </w:pPr>
      <w:r>
        <w:t>Maintain pipeline hygiene as a core sales responsibility, not as optional administration.</w:t>
      </w:r>
    </w:p>
    <w:p w14:paraId="459D39BF" w14:textId="77777777" w:rsidR="00E7079D" w:rsidRPr="008800D9" w:rsidRDefault="00630E98" w:rsidP="007F0344">
      <w:pPr>
        <w:pStyle w:val="Heading3"/>
      </w:pPr>
      <w:r>
        <w:t>Capture Support and Sales-to-Capture Transfer</w:t>
      </w:r>
    </w:p>
    <w:p w14:paraId="3BBD21B7" w14:textId="77777777" w:rsidR="00E7079D" w:rsidRPr="008800D9" w:rsidRDefault="00630E98" w:rsidP="008800D9">
      <w:pPr>
        <w:pStyle w:val="ListBullet"/>
      </w:pPr>
      <w:r>
        <w:t xml:space="preserve">Own the customer, relationship, competitive, and opportunity context provided to the designated capture or proposal lead.</w:t>
      </w:r>
    </w:p>
    <w:p w14:paraId="61C32E56" w14:textId="77777777" w:rsidR="00E7079D" w:rsidRPr="008800D9" w:rsidRDefault="00630E98" w:rsidP="008800D9">
      <w:pPr>
        <w:pStyle w:val="ListBullet"/>
      </w:pPr>
      <w:r>
        <w:t>Deliver a standardized Sales-to-Capture knowledge-transfer package and interactive briefing for approved pursuits.</w:t>
      </w:r>
    </w:p>
    <w:p w14:paraId="17D596AD" w14:textId="77777777" w:rsidR="00E7079D" w:rsidRPr="008800D9" w:rsidRDefault="00630E98" w:rsidP="008800D9">
      <w:pPr>
        <w:pStyle w:val="ListBullet"/>
      </w:pPr>
      <w:r>
        <w:t>Contribute to win strategy, differentiators, teaming, customer messaging, and executive engagement.</w:t>
      </w:r>
    </w:p>
    <w:p w14:paraId="780220DE" w14:textId="77777777" w:rsidR="00E7079D" w:rsidRPr="008800D9" w:rsidRDefault="00630E98" w:rsidP="008800D9">
      <w:pPr>
        <w:pStyle w:val="ListBullet"/>
      </w:pPr>
      <w:r>
        <w:t>Continue customer and ServiceNow relationship activity throughout the pursuit without taking over the centralized proposal-management process.</w:t>
      </w:r>
    </w:p>
    <w:p w14:paraId="04B3E36E" w14:textId="77777777" w:rsidR="00E7079D" w:rsidRPr="008800D9" w:rsidRDefault="00630E98" w:rsidP="007F0344">
      <w:pPr>
        <w:pStyle w:val="Heading3"/>
      </w:pPr>
      <w:r>
        <w:t>Market Intelligence</w:t>
      </w:r>
    </w:p>
    <w:p w14:paraId="0428B354" w14:textId="77777777" w:rsidR="00E7079D" w:rsidRPr="008800D9" w:rsidRDefault="00630E98" w:rsidP="008800D9">
      <w:pPr>
        <w:pStyle w:val="ListBullet"/>
      </w:pPr>
      <w:r>
        <w:t>Track customer demand, acquisition behavior, competitors, partner movement, and recurring market needs.</w:t>
      </w:r>
    </w:p>
    <w:p w14:paraId="2874521E" w14:textId="77777777" w:rsidR="00E7079D" w:rsidRPr="008800D9" w:rsidRDefault="00630E98" w:rsidP="008800D9">
      <w:pPr>
        <w:pStyle w:val="ListBullet"/>
      </w:pPr>
      <w:r>
        <w:t>Communicate commercial and relationship implications to the Practice Lead, Technical Pre-Sales, Delivery, and Lead Architect.</w:t>
      </w:r>
    </w:p>
    <w:p w14:paraId="117F1002" w14:textId="77777777" w:rsidR="00E7079D" w:rsidRPr="008800D9" w:rsidRDefault="00630E98" w:rsidP="008800D9">
      <w:pPr>
        <w:pStyle w:val="ListBullet"/>
      </w:pPr>
      <w:r>
        <w:t>Recommend priority accounts, partner actions, events, and repeatable offerings based on evidence.</w:t>
      </w:r>
    </w:p>
    <w:p w14:paraId="5295DEAA" w14:textId="77777777" w:rsidR="00E7079D" w:rsidRPr="008800D9" w:rsidRDefault="00630E98" w:rsidP="007F0344">
      <w:pPr>
        <w:pStyle w:val="Heading2"/>
      </w:pPr>
      <w:r>
        <w:t xml:space="preserve">Decision Rights and Boundaries</w:t>
      </w:r>
    </w:p>
    <w:p w14:paraId="5A8BF39A" w14:textId="77777777" w:rsidR="00E7079D" w:rsidRPr="008800D9" w:rsidRDefault="00630E98" w:rsidP="008800D9">
      <w:pPr>
        <w:pStyle w:val="ListBullet"/>
      </w:pPr>
      <w:r>
        <w:t>Owns qualification recommendations, relationship strategy, and opportunity next-step plans for assigned pursuits.</w:t>
      </w:r>
    </w:p>
    <w:p w14:paraId="460D3E9A" w14:textId="77777777" w:rsidR="00E7079D" w:rsidRPr="008800D9" w:rsidRDefault="00630E98" w:rsidP="008800D9">
      <w:pPr>
        <w:pStyle w:val="ListBullet"/>
      </w:pPr>
      <w:del w:id="9086" w:author="Timothy Hislop" w:date="2026-07-16T12:00:00Z">
        <w:r>
          <w:delText xml:space="preserve">May not commit delivery scope, staffing, technical design, schedule, price, or contract terms without the appropriate functional approvals.</w:delText>
        </w:r>
      </w:del>
      <w:ins w:id="9087" w:author="Timothy Hislop" w:date="2026-07-16T12:00:00Z">
        <w:r>
          <w:t xml:space="preserve">May not commit delivery scope, staffing, technical design, schedule, or contract terms without the appropriate functional approvals, and may not communicate pricing of any kind — including verbal ranges; all pricing routes through the Delivery Lead.</w:t>
        </w:r>
      </w:ins>
    </w:p>
    <w:p w14:paraId="052763C1" w14:textId="77777777" w:rsidR="00E7079D" w:rsidRPr="008800D9" w:rsidRDefault="00630E98" w:rsidP="008800D9">
      <w:pPr>
        <w:pStyle w:val="ListBullet"/>
      </w:pPr>
      <w:r>
        <w:t xml:space="preserve">Existing ServiceNow account expansion is identified and </w:t>
      </w:r>
      <w:del w:id="9088" w:author="Timothy Hislop" w:date="2026-07-16T12:00:00Z">
        <w:r>
          <w:delText xml:space="preserve">sponsored by the Delivery and Customer Experience Lead</w:delText>
        </w:r>
      </w:del>
      <w:ins w:id="9089" w:author="Timothy Hislop" w:date="2026-07-16T12:00:00Z">
        <w:r>
          <w:t xml:space="preserve">sponsored by the Delivery Lead</w:t>
        </w:r>
      </w:ins>
      <w:r>
        <w:t xml:space="preserve">; Sales converts approved opportunities into formal pipeline and pursuit activity.</w:t>
      </w:r>
    </w:p>
    <w:p w14:paraId="532A935E" w14:textId="77777777" w:rsidR="00E7079D" w:rsidRPr="008800D9" w:rsidRDefault="00630E98" w:rsidP="008800D9">
      <w:pPr>
        <w:pStyle w:val="ListBullet"/>
      </w:pPr>
      <w:r>
        <w:t>Centralized capture/proposal leadership owns the proposal process; Sales owns the opportunity intelligence and pursuit relationship strategy.</w:t>
      </w:r>
    </w:p>
    <w:p w14:paraId="23645617" w14:textId="77777777" w:rsidR="00E7079D" w:rsidRPr="008800D9" w:rsidRDefault="00630E98" w:rsidP="007F0344">
      <w:pPr>
        <w:pStyle w:val="Heading2"/>
      </w:pPr>
      <w:r>
        <w:t>Recurring Deliverables and Cadence</w:t>
      </w:r>
    </w:p>
    <w:p w14:paraId="5B477B22" w14:textId="77777777" w:rsidR="00E7079D" w:rsidRPr="00A26D04" w:rsidRDefault="00630E98" w:rsidP="008800D9">
      <w:pPr>
        <w:pStyle w:val="ListBullet"/>
      </w:pPr>
      <w:r>
        <w:t>Weekly ServiceNow sales and opportunity review.</w:t>
      </w:r>
    </w:p>
    <w:p w14:paraId="1354C541" w14:textId="3D4F3BD8" w:rsidR="00136FA7" w:rsidRPr="00B41972" w:rsidRDefault="007F2800" w:rsidP="008800D9">
      <w:pPr>
        <w:pStyle w:val="ListBullet"/>
      </w:pPr>
      <w:r>
        <w:t xml:space="preserve">Monthly trips to ServiceNow office(s) to meet with relevant ServiceNow resources</w:t>
      </w:r>
    </w:p>
    <w:p w14:paraId="604BABD4" w14:textId="77777777" w:rsidR="00E7079D" w:rsidRPr="008800D9" w:rsidRDefault="00630E98" w:rsidP="008800D9">
      <w:pPr>
        <w:pStyle w:val="ListBullet"/>
      </w:pPr>
      <w:r>
        <w:t>Monthly pipeline and forecast review with the Practice Lead and Operations Lead.</w:t>
      </w:r>
    </w:p>
    <w:p w14:paraId="520BD41C" w14:textId="77777777" w:rsidR="00E7079D" w:rsidRPr="008800D9" w:rsidRDefault="00630E98" w:rsidP="008800D9">
      <w:pPr>
        <w:pStyle w:val="ListBullet"/>
      </w:pPr>
      <w:r>
        <w:t>Standard weekly activity report covering customer, ServiceNow, partner, business-unit, opportunity, travel, and next-step activity.</w:t>
      </w:r>
    </w:p>
    <w:p w14:paraId="2AD505D3" w14:textId="69267B1F" w:rsidR="00E7079D" w:rsidRPr="008800D9" w:rsidRDefault="00630E98" w:rsidP="008800D9">
      <w:pPr>
        <w:pStyle w:val="ListBullet"/>
      </w:pPr>
      <w:r>
        <w:t xml:space="preserve">Travel and event reports submitted prior to travel/events and then completed after material events using a standard outcome-and-action format.</w:t>
      </w:r>
    </w:p>
    <w:p w14:paraId="494D265A" w14:textId="77777777" w:rsidR="00E7079D" w:rsidRPr="008800D9" w:rsidRDefault="00630E98" w:rsidP="007F0344">
      <w:pPr>
        <w:pStyle w:val="Heading2"/>
      </w:pPr>
      <w:r>
        <w:t>Success Measures</w:t>
      </w:r>
    </w:p>
    <w:p w14:paraId="2FC5151A" w14:textId="77777777" w:rsidR="00E7079D" w:rsidRPr="008800D9" w:rsidRDefault="00630E98" w:rsidP="008800D9">
      <w:pPr>
        <w:pStyle w:val="ListBullet"/>
      </w:pPr>
      <w:r>
        <w:t>Qualified pipeline created and pipeline coverage by time horizon.</w:t>
      </w:r>
    </w:p>
    <w:p w14:paraId="36C74815" w14:textId="77777777" w:rsidR="00E7079D" w:rsidRPr="008800D9" w:rsidRDefault="00630E98" w:rsidP="008800D9">
      <w:pPr>
        <w:pStyle w:val="ListBullet"/>
      </w:pPr>
      <w:r>
        <w:t>Opportunity conversion by source: direct, ServiceNow, internal business unit, and partner.</w:t>
      </w:r>
    </w:p>
    <w:p w14:paraId="16252BF7" w14:textId="77777777" w:rsidR="00E7079D" w:rsidRPr="008800D9" w:rsidRDefault="00630E98" w:rsidP="008800D9">
      <w:pPr>
        <w:pStyle w:val="ListBullet"/>
      </w:pPr>
      <w:r>
        <w:t>Stage progression, aging, sales-cycle duration, win rate, and no-bid rate by opportunity category.</w:t>
      </w:r>
    </w:p>
    <w:p w14:paraId="2B147082" w14:textId="77777777" w:rsidR="00E7079D" w:rsidRPr="008800D9" w:rsidRDefault="00630E98" w:rsidP="008800D9">
      <w:pPr>
        <w:pStyle w:val="ListBullet"/>
      </w:pPr>
      <w:r>
        <w:t>Fresno data completeness, update timeliness, and forecast-input accuracy.</w:t>
      </w:r>
    </w:p>
    <w:p w14:paraId="4A2CF388" w14:textId="77777777" w:rsidR="00E7079D" w:rsidRPr="008800D9" w:rsidRDefault="00630E98" w:rsidP="008800D9">
      <w:pPr>
        <w:pStyle w:val="ListBullet"/>
      </w:pPr>
      <w:r>
        <w:t>Meaningful customer, ServiceNow, business-unit, and partner interactions that produce documented next steps.</w:t>
      </w:r>
    </w:p>
    <w:p w14:paraId="39878D1C" w14:textId="77777777" w:rsidR="00E7079D" w:rsidRPr="008800D9" w:rsidRDefault="00630E98" w:rsidP="008800D9">
      <w:pPr>
        <w:pStyle w:val="ListBullet"/>
      </w:pPr>
      <w:r>
        <w:t>Handoff completeness for approved capture efforts and revenue generated or materially influenced.</w:t>
      </w:r>
    </w:p>
    <w:p w14:paraId="203D49CF" w14:textId="77777777" w:rsidR="00E7079D" w:rsidRPr="008800D9" w:rsidRDefault="00630E98" w:rsidP="007F0344">
      <w:pPr>
        <w:pStyle w:val="Heading2"/>
      </w:pPr>
      <w:r>
        <w:t>Capacity and Scaling Note</w:t>
      </w:r>
    </w:p>
    <w:p w14:paraId="6A454D7C" w14:textId="77777777" w:rsidR="00E7079D" w:rsidRPr="008800D9" w:rsidRDefault="00630E98" w:rsidP="008800D9">
      <w:r>
        <w:t>Base-case estimate: 1.10 FTE. Treat this as a full-time role operating at practical capacity. Major capture cycles require centralized proposal support and may require temporary sales or administrative coverage.</w:t>
      </w:r>
    </w:p>
    <w:p w14:paraId="7FBA6C3A" w14:textId="77777777" w:rsidR="00E7079D" w:rsidRPr="008800D9" w:rsidRDefault="00630E98" w:rsidP="008800D9">
      <w:r>
        <w:br w:type="page"/>
      </w:r>
    </w:p>
    <w:p w14:paraId="2DD6F9A3" w14:textId="77777777" w:rsidR="00E7079D" w:rsidRPr="008800D9" w:rsidRDefault="00630E98" w:rsidP="00C466A4">
      <w:pPr>
        <w:pStyle w:val="Heading1"/>
      </w:pPr>
      <w:r>
        <w:t>ServiceNow Technical Pre-Sales / Solution Architect</w:t>
      </w:r>
    </w:p>
    <w:p w14:paraId="795DC6CA" w14:textId="77777777" w:rsidR="00E7079D" w:rsidRPr="008800D9" w:rsidRDefault="00630E98" w:rsidP="007F0344">
      <w:pPr>
        <w:pStyle w:val="Heading2"/>
      </w:pPr>
      <w:r>
        <w:t>Role Purpose</w:t>
      </w:r>
    </w:p>
    <w:p w14:paraId="1DA03F6D" w14:textId="77777777" w:rsidR="00E7079D" w:rsidRPr="008800D9" w:rsidRDefault="00630E98" w:rsidP="008800D9">
      <w:r>
        <w:t xml:space="preserve">The ServiceNow Technical Pre-Sales / Solution Architect owns the technical side of pre-award growth. The role leads technical discovery, translates customer problems into credible ServiceNow solution concepts, develops demonstrations and technical proposal content, and establishes a clear pre-award solution baseline. The Lead Architect provides approval or validation for defined high-risk, complex, nonstandard, security-sensitive, or integration-heavy pursuits.</w:t>
      </w:r>
    </w:p>
    <w:p w14:paraId="27ADFECF" w14:textId="77777777" w:rsidR="00E7079D" w:rsidRPr="008800D9" w:rsidRDefault="00630E98" w:rsidP="007F0344">
      <w:pPr>
        <w:pStyle w:val="Heading2"/>
      </w:pPr>
      <w:r>
        <w:t>Reporting and Functional Alignment</w:t>
      </w:r>
    </w:p>
    <w:p w14:paraId="5915063E" w14:textId="77777777" w:rsidR="00E7079D" w:rsidRPr="008800D9" w:rsidRDefault="00630E98" w:rsidP="008800D9">
      <w:pPr>
        <w:pStyle w:val="ListBullet"/>
      </w:pPr>
      <w:r>
        <w:t>Solid-line reporting remains in the enterprise pre-sales or solution-architecture organization; dotted-line alignment is to the ServiceNow Practice Lead.</w:t>
      </w:r>
    </w:p>
    <w:p w14:paraId="169D5776" w14:textId="77777777" w:rsidR="00E7079D" w:rsidRPr="008800D9" w:rsidRDefault="00630E98" w:rsidP="008800D9">
      <w:pPr>
        <w:pStyle w:val="ListBullet"/>
      </w:pPr>
      <w:r>
        <w:t>Works directly with the Sales Representative, centralized capture/proposal teams, Lead Architect, Delivery Lead, Operations, Pricing, and Contracts.</w:t>
      </w:r>
    </w:p>
    <w:p w14:paraId="2D3102AA" w14:textId="77777777" w:rsidR="00E7079D" w:rsidRPr="008800D9" w:rsidRDefault="00630E98" w:rsidP="008800D9">
      <w:pPr>
        <w:pStyle w:val="ListBullet"/>
      </w:pPr>
      <w:r>
        <w:t>Committed ServiceNow practice capacity and priority rules should be explicitly documented.</w:t>
      </w:r>
    </w:p>
    <w:p w14:paraId="4C400175" w14:textId="77777777" w:rsidR="00E7079D" w:rsidRPr="008800D9" w:rsidRDefault="00630E98" w:rsidP="007F0344">
      <w:pPr>
        <w:pStyle w:val="Heading2"/>
      </w:pPr>
      <w:r>
        <w:t>Core Accountabilities</w:t>
      </w:r>
    </w:p>
    <w:p w14:paraId="4E84CD34" w14:textId="77777777" w:rsidR="00E7079D" w:rsidRPr="008800D9" w:rsidRDefault="00630E98" w:rsidP="007F0344">
      <w:pPr>
        <w:pStyle w:val="Heading3"/>
      </w:pPr>
      <w:r>
        <w:t>Technical Discovery and Solution Shaping</w:t>
      </w:r>
    </w:p>
    <w:p w14:paraId="57C12CB7" w14:textId="77777777" w:rsidR="00E7079D" w:rsidRPr="008800D9" w:rsidRDefault="00630E98" w:rsidP="008800D9">
      <w:pPr>
        <w:pStyle w:val="ListBullet"/>
      </w:pPr>
      <w:r>
        <w:t>Lead or support technical discovery to understand processes, pain points, platform maturity, integrations, data, governance, security, adoption, and delivery constraints.</w:t>
      </w:r>
    </w:p>
    <w:p w14:paraId="28DD46BE" w14:textId="77777777" w:rsidR="00E7079D" w:rsidRPr="008800D9" w:rsidRDefault="00630E98" w:rsidP="008800D9">
      <w:pPr>
        <w:pStyle w:val="ListBullet"/>
      </w:pPr>
      <w:r>
        <w:t>Translate customer needs into practical ServiceNow solution concepts, options, phased roadmaps, and tradeoffs.</w:t>
      </w:r>
    </w:p>
    <w:p w14:paraId="4BEFADD5" w14:textId="77777777" w:rsidR="00E7079D" w:rsidRPr="008800D9" w:rsidRDefault="00630E98" w:rsidP="008800D9">
      <w:pPr>
        <w:pStyle w:val="ListBullet"/>
      </w:pPr>
      <w:r>
        <w:t>Identify relevant ServiceNow products, workflows, integration patterns, implementation approaches, and dependencies.</w:t>
      </w:r>
    </w:p>
    <w:p w14:paraId="44EC90CE" w14:textId="77777777" w:rsidR="00E7079D" w:rsidRPr="008800D9" w:rsidRDefault="00630E98" w:rsidP="008800D9">
      <w:pPr>
        <w:pStyle w:val="ListBullet"/>
      </w:pPr>
      <w:r>
        <w:t>Adjust technical depth for executive, business, acquisition, and technical audiences.</w:t>
      </w:r>
    </w:p>
    <w:p w14:paraId="427C132A" w14:textId="77777777" w:rsidR="00E7079D" w:rsidRPr="008800D9" w:rsidRDefault="00630E98" w:rsidP="007F0344">
      <w:pPr>
        <w:pStyle w:val="Heading3"/>
      </w:pPr>
      <w:r>
        <w:t>Pre-Award Scope, Assumptions, and Estimation</w:t>
      </w:r>
    </w:p>
    <w:p w14:paraId="2CF8146A" w14:textId="77777777" w:rsidR="00E7079D" w:rsidRPr="008800D9" w:rsidRDefault="00630E98" w:rsidP="008800D9">
      <w:pPr>
        <w:pStyle w:val="ListBullet"/>
      </w:pPr>
      <w:r>
        <w:t>Develop the technical scope baseline, implementation assumptions, dependencies, exclusions, sequencing, and risk profile for pursuits.</w:t>
      </w:r>
    </w:p>
    <w:p w14:paraId="4433FE66" w14:textId="77777777" w:rsidR="00E7079D" w:rsidRPr="008800D9" w:rsidRDefault="00630E98" w:rsidP="008800D9">
      <w:pPr>
        <w:pStyle w:val="ListBullet"/>
      </w:pPr>
      <w:r>
        <w:t>Coordinate effort and staffing inputs with Delivery, the Lead Architect, PMO, Operations, Pricing, and recruiting as appropriate.</w:t>
      </w:r>
    </w:p>
    <w:p>
      <w:pPr>
        <w:pStyle w:val="ListBullet"/>
        <w:rPr>
          <w:ins w:id="9090" w:author="Timothy Hislop" w:date="2026-07-16T12:00:00Z"/>
        </w:rPr>
      </w:pPr>
      <w:ins w:id="9091" w:author="Timothy Hislop" w:date="2026-07-16T12:00:00Z">
        <w:r>
          <w:t xml:space="preserve">Provide draft level-of-effort input only; final hours, staffing mix, and pricing strategy are owned by the Delivery Lead, with final rates and margin approved by the Practice Lead.</w:t>
        </w:r>
      </w:ins>
    </w:p>
    <w:p w14:paraId="19B36B5E" w14:textId="77777777" w:rsidR="00E7079D" w:rsidRPr="008800D9" w:rsidRDefault="00630E98" w:rsidP="008800D9">
      <w:pPr>
        <w:pStyle w:val="ListBullet"/>
      </w:pPr>
      <w:r>
        <w:t>Identify where a request is configuration, custom development, integration, process redesign, advisory, or managed services.</w:t>
      </w:r>
    </w:p>
    <w:p w14:paraId="132AC699" w14:textId="77777777" w:rsidR="00E7079D" w:rsidRPr="008800D9" w:rsidRDefault="00630E98" w:rsidP="008800D9">
      <w:pPr>
        <w:pStyle w:val="ListBullet"/>
      </w:pPr>
      <w:r>
        <w:t>Escalate weak requirements, unrealistic timelines, unsupported commitments, and delivery-capability gaps before proposal submission.</w:t>
      </w:r>
    </w:p>
    <w:p w14:paraId="6B11A010" w14:textId="77777777" w:rsidR="00E7079D" w:rsidRPr="008800D9" w:rsidRDefault="00630E98" w:rsidP="007F0344">
      <w:pPr>
        <w:pStyle w:val="Heading3"/>
      </w:pPr>
      <w:r>
        <w:t>Proposal and Solicitation Technical Content</w:t>
      </w:r>
    </w:p>
    <w:p w14:paraId="1E3686C4" w14:textId="77777777" w:rsidR="00E7079D" w:rsidRPr="008800D9" w:rsidRDefault="00630E98" w:rsidP="008800D9">
      <w:pPr>
        <w:pStyle w:val="ListBullet"/>
      </w:pPr>
      <w:r>
        <w:t>Develop customer-specific technical approaches, solution narratives, compliance responses, white papers, and technical briefings.</w:t>
      </w:r>
    </w:p>
    <w:p w14:paraId="2CDCD7E8" w14:textId="77777777" w:rsidR="00E7079D" w:rsidRPr="008800D9" w:rsidRDefault="00630E98" w:rsidP="008800D9">
      <w:pPr>
        <w:pStyle w:val="ListBullet"/>
      </w:pPr>
      <w:r>
        <w:t>Support RFIs, RFQs, RFPs, task orders, partner requests, oral presentations, and technical clarifications.</w:t>
      </w:r>
    </w:p>
    <w:p w14:paraId="2F53BCCB" w14:textId="77777777" w:rsidR="00E7079D" w:rsidRPr="008800D9" w:rsidRDefault="00630E98" w:rsidP="008800D9">
      <w:pPr>
        <w:pStyle w:val="ListBullet"/>
      </w:pPr>
      <w:r>
        <w:t>Ensure technical content is accurate, persuasive, internally consistent, and traceable to customer requirements.</w:t>
      </w:r>
    </w:p>
    <w:p w14:paraId="3A7E8599" w14:textId="77777777" w:rsidR="00E7079D" w:rsidRPr="008800D9" w:rsidRDefault="00630E98" w:rsidP="008800D9">
      <w:pPr>
        <w:pStyle w:val="ListBullet"/>
      </w:pPr>
      <w:r>
        <w:t>Maintain reusable technical content while avoiding generic copy that ignores the customer context.</w:t>
      </w:r>
    </w:p>
    <w:p w14:paraId="22D80DDC" w14:textId="77777777" w:rsidR="00E7079D" w:rsidRPr="008800D9" w:rsidRDefault="00630E98" w:rsidP="007F0344">
      <w:pPr>
        <w:pStyle w:val="Heading3"/>
      </w:pPr>
      <w:r>
        <w:t>Demonstrations and Technical Storytelling</w:t>
      </w:r>
    </w:p>
    <w:p w14:paraId="2F991994" w14:textId="77777777" w:rsidR="00B10132" w:rsidRPr="008800D9" w:rsidRDefault="00B10132" w:rsidP="00B10132">
      <w:pPr>
        <w:pStyle w:val="ListBullet"/>
      </w:pPr>
      <w:r>
        <w:t>Coordinate with delivery SMEs and the Lead Architect when deeper product or implementation expertise is required.</w:t>
      </w:r>
    </w:p>
    <w:p w14:paraId="55986B24" w14:textId="33B78207" w:rsidR="00E7079D" w:rsidRPr="008800D9" w:rsidRDefault="00B10132" w:rsidP="008800D9">
      <w:pPr>
        <w:pStyle w:val="ListBullet"/>
      </w:pPr>
      <w:r>
        <w:t>Support, design, prepare, and deliver demonstrations tied to customer pain points, mission outcomes, user experience, automation, reporting, and operational value.</w:t>
      </w:r>
    </w:p>
    <w:p w14:paraId="53532316" w14:textId="0B3F61DB" w:rsidR="00E7079D" w:rsidRPr="008800D9" w:rsidRDefault="000A7F65" w:rsidP="008800D9">
      <w:pPr>
        <w:pStyle w:val="ListBullet"/>
      </w:pPr>
      <w:r>
        <w:t xml:space="preserve">Support the maintenance of repeatable demo scenarios, scripts, environments, talking points, and supporting materials.</w:t>
      </w:r>
    </w:p>
    <w:p w14:paraId="417D13D7" w14:textId="77777777" w:rsidR="00E7079D" w:rsidRPr="008800D9" w:rsidRDefault="00630E98" w:rsidP="008800D9">
      <w:pPr>
        <w:pStyle w:val="ListBullet"/>
      </w:pPr>
      <w:r>
        <w:t>Ensure demonstrations reflect capabilities the company can realistically deliver and support.</w:t>
      </w:r>
    </w:p>
    <w:p w14:paraId="766F072E" w14:textId="77777777" w:rsidR="00E7079D" w:rsidRPr="008800D9" w:rsidRDefault="00630E98" w:rsidP="007F0344">
      <w:pPr>
        <w:pStyle w:val="Heading3"/>
      </w:pPr>
      <w:r>
        <w:t>ServiceNow Capability and Release Expertise</w:t>
      </w:r>
    </w:p>
    <w:p w14:paraId="1C735504" w14:textId="77777777" w:rsidR="00E7079D" w:rsidRPr="008800D9" w:rsidRDefault="00630E98" w:rsidP="008800D9">
      <w:pPr>
        <w:pStyle w:val="ListBullet"/>
      </w:pPr>
      <w:r>
        <w:t>Stay current on relevant ServiceNow products, releases, roadmap direction, licensing implications, and common implementation patterns.</w:t>
      </w:r>
    </w:p>
    <w:p w14:paraId="0F91441C" w14:textId="77777777" w:rsidR="00E7079D" w:rsidRPr="008800D9" w:rsidRDefault="00630E98" w:rsidP="008800D9">
      <w:pPr>
        <w:pStyle w:val="ListBullet"/>
      </w:pPr>
      <w:r>
        <w:t>Translate platform changes into customer value, offering implications, proposal updates, and demo improvements.</w:t>
      </w:r>
    </w:p>
    <w:p w14:paraId="52EEAEDA" w14:textId="77777777" w:rsidR="00E7079D" w:rsidRPr="008800D9" w:rsidRDefault="00630E98" w:rsidP="008800D9">
      <w:pPr>
        <w:pStyle w:val="ListBullet"/>
      </w:pPr>
      <w:r>
        <w:t>Identify capability gaps requiring training, certifications, partnerships, reusable assets, or specialist support.</w:t>
      </w:r>
    </w:p>
    <w:p w14:paraId="29B6C261" w14:textId="77777777" w:rsidR="00E7079D" w:rsidRPr="008800D9" w:rsidRDefault="00630E98" w:rsidP="007F0344">
      <w:pPr>
        <w:pStyle w:val="Heading3"/>
      </w:pPr>
      <w:r>
        <w:t>Offering and Asset Development</w:t>
      </w:r>
    </w:p>
    <w:p w14:paraId="634BCD44" w14:textId="77777777" w:rsidR="00E7079D" w:rsidRPr="008800D9" w:rsidRDefault="00630E98" w:rsidP="008800D9">
      <w:pPr>
        <w:pStyle w:val="ListBullet"/>
      </w:pPr>
      <w:r>
        <w:t>Recommend repeatable offerings based on market demand, customer needs, platform direction, and delivery experience.</w:t>
      </w:r>
    </w:p>
    <w:p w14:paraId="6E0E9539" w14:textId="77777777" w:rsidR="00E7079D" w:rsidRPr="008800D9" w:rsidRDefault="00630E98" w:rsidP="008800D9">
      <w:pPr>
        <w:pStyle w:val="ListBullet"/>
      </w:pPr>
      <w:r>
        <w:t>Create and maintain pre-sales assets such as solution briefs, reference architectures, demo patterns, discovery guides, and estimation assumptions.</w:t>
      </w:r>
    </w:p>
    <w:p w14:paraId="407F9EA6" w14:textId="77777777" w:rsidR="00E7079D" w:rsidRPr="008800D9" w:rsidRDefault="00630E98" w:rsidP="008800D9">
      <w:pPr>
        <w:pStyle w:val="ListBullet"/>
      </w:pPr>
      <w:r>
        <w:t xml:space="preserve">Partner with the Practice Lead, Sales, Delivery Lead, and Lead Architect; the Practice Lead owns offering-portfolio decisions.</w:t>
      </w:r>
    </w:p>
    <w:p w14:paraId="7AF6125B" w14:textId="77777777" w:rsidR="00E7079D" w:rsidRPr="008800D9" w:rsidRDefault="00630E98" w:rsidP="007F0344">
      <w:pPr>
        <w:pStyle w:val="Heading3"/>
      </w:pPr>
      <w:r>
        <w:t>Transition to Delivery</w:t>
      </w:r>
    </w:p>
    <w:p w14:paraId="4D2B14E9" w14:textId="77777777" w:rsidR="00E7079D" w:rsidRPr="008800D9" w:rsidRDefault="00630E98" w:rsidP="008800D9">
      <w:pPr>
        <w:pStyle w:val="ListBullet"/>
      </w:pPr>
      <w:r>
        <w:t>Provide the approved technical solution baseline, assumptions, exclusions, dependencies, estimates, risks, and customer context during award-to-execution transition.</w:t>
      </w:r>
    </w:p>
    <w:p w14:paraId="08CDFF32" w14:textId="77777777" w:rsidR="00E7079D" w:rsidRPr="008800D9" w:rsidRDefault="00630E98" w:rsidP="008800D9">
      <w:pPr>
        <w:pStyle w:val="ListBullet"/>
      </w:pPr>
      <w:r>
        <w:t>Participate in delivery kickoff or solution-transition sessions when required.</w:t>
      </w:r>
    </w:p>
    <w:p w14:paraId="61C3DEC1" w14:textId="77777777" w:rsidR="00E7079D" w:rsidRPr="008800D9" w:rsidRDefault="00630E98" w:rsidP="008800D9">
      <w:pPr>
        <w:pStyle w:val="ListBullet"/>
      </w:pPr>
      <w:r>
        <w:t>Remain available to resolve pre-award intent questions without retaining post-award design authority.</w:t>
      </w:r>
    </w:p>
    <w:p w14:paraId="324577CB" w14:textId="77777777" w:rsidR="00E7079D" w:rsidRPr="008800D9" w:rsidRDefault="00630E98" w:rsidP="007F0344">
      <w:pPr>
        <w:pStyle w:val="Heading2"/>
      </w:pPr>
      <w:r>
        <w:t xml:space="preserve">Decision Rights and Boundaries</w:t>
      </w:r>
    </w:p>
    <w:p w14:paraId="2E116CE1" w14:textId="77777777" w:rsidR="00E7079D" w:rsidRPr="008800D9" w:rsidRDefault="00630E98" w:rsidP="008800D9">
      <w:pPr>
        <w:pStyle w:val="ListBullet"/>
      </w:pPr>
      <w:r>
        <w:t>Owns the pre-award solution baseline for standard pursuits within delegated thresholds.</w:t>
      </w:r>
    </w:p>
    <w:p w14:paraId="6D8ACE2D" w14:textId="77777777" w:rsidR="00E7079D" w:rsidRPr="008800D9" w:rsidRDefault="00630E98" w:rsidP="008800D9">
      <w:pPr>
        <w:pStyle w:val="ListBullet"/>
      </w:pPr>
      <w:r>
        <w:t>Lead Architect validation is required for high-risk, complex, nonstandard, security-sensitive, significant customization, or major-integration pursuits.</w:t>
      </w:r>
    </w:p>
    <w:p w14:paraId="01147768" w14:textId="77777777" w:rsidR="00E7079D" w:rsidRPr="008800D9" w:rsidRDefault="00630E98" w:rsidP="008800D9">
      <w:pPr>
        <w:pStyle w:val="ListBullet"/>
      </w:pPr>
      <w:del w:id="9092" w:author="Timothy Hislop" w:date="2026-07-16T12:00:00Z">
        <w:r>
          <w:delText xml:space="preserve">Does not make final price, contract, delivery staffing, or post-award architecture decisions.</w:delText>
        </w:r>
      </w:del>
      <w:ins w:id="9093" w:author="Timothy Hislop" w:date="2026-07-16T12:00:00Z">
        <w:r>
          <w:t xml:space="preserve">Does not make final price, final hours or level of effort, contract, delivery staffing, or post-award architecture decisions; no bid is submitted without the Delivery Lead’s deliverability certification.</w:t>
        </w:r>
      </w:ins>
    </w:p>
    <w:p w14:paraId="0935895B" w14:textId="77777777" w:rsidR="00E7079D" w:rsidRPr="008800D9" w:rsidRDefault="00630E98" w:rsidP="008800D9">
      <w:pPr>
        <w:pStyle w:val="ListBullet"/>
      </w:pPr>
      <w:r>
        <w:t>May recommend no-bid or solution reset when customer expectations cannot be met credibly.</w:t>
      </w:r>
    </w:p>
    <w:p w14:paraId="65E320DA" w14:textId="77777777" w:rsidR="00E7079D" w:rsidRPr="008800D9" w:rsidRDefault="00630E98" w:rsidP="007F0344">
      <w:pPr>
        <w:pStyle w:val="Heading2"/>
      </w:pPr>
      <w:r>
        <w:t>Recurring Deliverables and Cadence</w:t>
      </w:r>
    </w:p>
    <w:p w14:paraId="55704AC2" w14:textId="77777777" w:rsidR="00E7079D" w:rsidRPr="008800D9" w:rsidRDefault="00630E98" w:rsidP="008800D9">
      <w:pPr>
        <w:pStyle w:val="ListBullet"/>
      </w:pPr>
      <w:r>
        <w:t>Participate in opportunity, capture, scoping, and proposal meetings based on technical need.</w:t>
      </w:r>
    </w:p>
    <w:p w14:paraId="4FF0EADD" w14:textId="77777777" w:rsidR="00E7079D" w:rsidRPr="008800D9" w:rsidRDefault="00630E98" w:rsidP="008800D9">
      <w:pPr>
        <w:pStyle w:val="ListBullet"/>
      </w:pPr>
      <w:r>
        <w:t>Maintain a current backlog of demo, proposal, white-paper, and reusable-asset work.</w:t>
      </w:r>
    </w:p>
    <w:p w14:paraId="686EF9D3" w14:textId="77777777" w:rsidR="00E7079D" w:rsidRPr="008800D9" w:rsidRDefault="00630E98" w:rsidP="008800D9">
      <w:pPr>
        <w:pStyle w:val="ListBullet"/>
      </w:pPr>
      <w:r>
        <w:t>Review major ServiceNow release implications with the Lead Architect and Delivery Lead.</w:t>
      </w:r>
    </w:p>
    <w:p w14:paraId="0472EFD1" w14:textId="77777777" w:rsidR="00E7079D" w:rsidRPr="008800D9" w:rsidRDefault="00630E98" w:rsidP="008800D9">
      <w:pPr>
        <w:pStyle w:val="ListBullet"/>
      </w:pPr>
      <w:r>
        <w:t>Complete a technical handoff for every awarded pursuit with material solution content.</w:t>
      </w:r>
    </w:p>
    <w:p w14:paraId="4866E870" w14:textId="77777777" w:rsidR="00E7079D" w:rsidRPr="008800D9" w:rsidRDefault="00630E98" w:rsidP="007F0344">
      <w:pPr>
        <w:pStyle w:val="Heading2"/>
      </w:pPr>
      <w:r>
        <w:t>Success Measures</w:t>
      </w:r>
    </w:p>
    <w:p w14:paraId="2EEFDD6A" w14:textId="77777777" w:rsidR="00E7079D" w:rsidRPr="008800D9" w:rsidRDefault="00630E98" w:rsidP="008800D9">
      <w:pPr>
        <w:pStyle w:val="ListBullet"/>
      </w:pPr>
      <w:r>
        <w:t>On-time completion and compliance of assigned technical solicitation content.</w:t>
      </w:r>
    </w:p>
    <w:p w14:paraId="430E0559" w14:textId="77777777" w:rsidR="00E7079D" w:rsidRPr="008800D9" w:rsidRDefault="00630E98" w:rsidP="008800D9">
      <w:pPr>
        <w:pStyle w:val="ListBullet"/>
      </w:pPr>
      <w:r>
        <w:t>Solution-review pass rate and frequency of material pre-award assumptions discovered after award.</w:t>
      </w:r>
    </w:p>
    <w:p w14:paraId="0BEFF902" w14:textId="77777777" w:rsidR="00E7079D" w:rsidRPr="008800D9" w:rsidRDefault="00630E98" w:rsidP="008800D9">
      <w:pPr>
        <w:pStyle w:val="ListBullet"/>
      </w:pPr>
      <w:r>
        <w:t>Effectiveness of technical discovery and demos in advancing or disqualifying opportunities.</w:t>
      </w:r>
    </w:p>
    <w:p w14:paraId="103074C2" w14:textId="77777777" w:rsidR="00E7079D" w:rsidRPr="008800D9" w:rsidRDefault="00630E98" w:rsidP="008800D9">
      <w:pPr>
        <w:pStyle w:val="ListBullet"/>
      </w:pPr>
      <w:r>
        <w:t>Alignment between proposed scope, estimate assumptions, and delivery reality.</w:t>
      </w:r>
    </w:p>
    <w:p w14:paraId="2DFBDE57" w14:textId="77777777" w:rsidR="00E7079D" w:rsidRPr="008800D9" w:rsidRDefault="00630E98" w:rsidP="008800D9">
      <w:pPr>
        <w:pStyle w:val="ListBullet"/>
      </w:pPr>
      <w:r>
        <w:t>Reuse and currency of demos, solution briefs, discovery guides, and proposal assets.</w:t>
      </w:r>
    </w:p>
    <w:p w14:paraId="328D7B5C" w14:textId="77777777" w:rsidR="00E7079D" w:rsidRPr="008800D9" w:rsidRDefault="00630E98" w:rsidP="008800D9">
      <w:pPr>
        <w:pStyle w:val="ListBullet"/>
      </w:pPr>
      <w:r>
        <w:t>Stakeholder feedback from Sales, Capture, Delivery, Architecture, customers, and ServiceNow.</w:t>
      </w:r>
    </w:p>
    <w:p w14:paraId="78C24465" w14:textId="77777777" w:rsidR="00E7079D" w:rsidRPr="008800D9" w:rsidRDefault="00630E98" w:rsidP="007F0344">
      <w:pPr>
        <w:pStyle w:val="Heading2"/>
      </w:pPr>
      <w:r>
        <w:t>Capacity and Scaling Note</w:t>
      </w:r>
    </w:p>
    <w:p w14:paraId="4FC6DDF0" w14:textId="77777777" w:rsidR="00E7079D" w:rsidRPr="008800D9" w:rsidRDefault="00630E98" w:rsidP="008800D9">
      <w:r>
        <w:t xml:space="preserve">Base-case estimate: 1.02 FTE. This is a full-time role with significant peaks. Proposal and demo surges can push demand well above one FTE, so backup solution-architecture capacity should be pre-identified.</w:t>
      </w:r>
    </w:p>
    <w:p w14:paraId="1B3D14C9" w14:textId="77777777" w:rsidR="00E7079D" w:rsidRPr="008800D9" w:rsidRDefault="00630E98" w:rsidP="008800D9">
      <w:r>
        <w:br w:type="page"/>
      </w:r>
    </w:p>
    <w:p w14:paraId="11531945" w14:textId="77777777" w:rsidR="00E7079D" w:rsidRPr="008800D9" w:rsidRDefault="00630E98" w:rsidP="00C466A4">
      <w:pPr>
        <w:pStyle w:val="Heading1"/>
      </w:pPr>
      <w:r>
        <w:t>ServiceNow Lead Architect</w:t>
      </w:r>
    </w:p>
    <w:p w14:paraId="7B9B478A" w14:textId="77777777" w:rsidR="00E7079D" w:rsidRPr="008800D9" w:rsidRDefault="00630E98" w:rsidP="007F0344">
      <w:pPr>
        <w:pStyle w:val="Heading2"/>
      </w:pPr>
      <w:r>
        <w:t>Role Purpose</w:t>
      </w:r>
    </w:p>
    <w:p w14:paraId="0F147B96" w14:textId="77777777" w:rsidR="00E7079D" w:rsidRPr="008800D9" w:rsidRDefault="00630E98" w:rsidP="008800D9">
      <w:r>
        <w:t>The ServiceNow Lead Architect is the senior technical design authority for the ServiceNow practice. The role owns architecture strategy, technical standards, design-governance thresholds, technical quality, and technical capability development. The role provides project-level architecture oversight without becoming the architect for every project or a bottleneck for routine decisions.</w:t>
      </w:r>
    </w:p>
    <w:p w14:paraId="1FD5E61D" w14:textId="77777777" w:rsidR="00E7079D" w:rsidRPr="008800D9" w:rsidRDefault="00630E98" w:rsidP="007F0344">
      <w:pPr>
        <w:pStyle w:val="Heading2"/>
      </w:pPr>
      <w:r>
        <w:t>Reporting and Functional Alignment</w:t>
      </w:r>
    </w:p>
    <w:p w14:paraId="6BE997FC" w14:textId="77777777" w:rsidR="00E7079D" w:rsidRPr="008800D9" w:rsidRDefault="00630E98" w:rsidP="008800D9">
      <w:pPr>
        <w:pStyle w:val="ListBullet"/>
      </w:pPr>
      <w:del w:id="9094" w:author="Timothy Hislop" w:date="2026-07-16T12:00:00Z">
        <w:r>
          <w:delText xml:space="preserve">Reports to the ServiceNow Practice Lead in the future-state structure.</w:delText>
        </w:r>
      </w:del>
      <w:ins w:id="9095" w:author="Timothy Hislop" w:date="2026-07-16T12:00:00Z">
        <w:r>
          <w:t xml:space="preserve">Reports to the Delivery Lead in the future-state structure. Design authority and technical standards are retained in full within the governance model; architecture standards and technical-quality findings are reviewed with the Practice Lead through the practice governance cadence, preserving an independent technical voice.</w:t>
        </w:r>
      </w:ins>
    </w:p>
    <w:p w14:paraId="7B789A40" w14:textId="77777777" w:rsidR="00E7079D" w:rsidRPr="008800D9" w:rsidRDefault="00630E98" w:rsidP="008800D9">
      <w:pPr>
        <w:pStyle w:val="ListBullet"/>
      </w:pPr>
      <w:del w:id="9100" w:author="Timothy Hislop" w:date="2026-07-16T12:00:00Z">
        <w:r>
          <w:delText xml:space="preserve">Partners closely with the Delivery and Customer Experience Lead</w:delText>
        </w:r>
      </w:del>
      <w:ins w:id="9101" w:author="Timothy Hislop" w:date="2026-07-16T12:00:00Z">
        <w:r>
          <w:t xml:space="preserve">Partners closely with the Delivery Lead</w:t>
        </w:r>
      </w:ins>
      <w:r>
        <w:t xml:space="preserve">, Technical Pre-Sales / Solution Architect, PMO Lead, and Operations Lead.</w:t>
      </w:r>
    </w:p>
    <w:p w14:paraId="5CC28541" w14:textId="77777777" w:rsidR="00E7079D" w:rsidRPr="008800D9" w:rsidRDefault="00630E98" w:rsidP="008800D9">
      <w:pPr>
        <w:pStyle w:val="ListBullet"/>
      </w:pPr>
      <w:r>
        <w:t>Project architects and technical leads retain delegated decision authority within approved standards and escalation thresholds.</w:t>
      </w:r>
    </w:p>
    <w:p w14:paraId="2D7F0022" w14:textId="77777777" w:rsidR="00E7079D" w:rsidRPr="008800D9" w:rsidRDefault="00630E98" w:rsidP="007F0344">
      <w:pPr>
        <w:pStyle w:val="Heading2"/>
      </w:pPr>
      <w:r>
        <w:t>Core Accountabilities</w:t>
      </w:r>
    </w:p>
    <w:p w14:paraId="7C34D2F1" w14:textId="77777777" w:rsidR="00E7079D" w:rsidRPr="008800D9" w:rsidRDefault="00630E98" w:rsidP="007F0344">
      <w:pPr>
        <w:pStyle w:val="Heading3"/>
      </w:pPr>
      <w:r>
        <w:t>Architecture Strategy and Design Authority</w:t>
      </w:r>
    </w:p>
    <w:p w14:paraId="118D6968" w14:textId="77777777" w:rsidR="00E7079D" w:rsidRPr="008800D9" w:rsidRDefault="00630E98" w:rsidP="008800D9">
      <w:pPr>
        <w:pStyle w:val="ListBullet"/>
      </w:pPr>
      <w:r>
        <w:t>Define the practice architecture strategy across platform governance, data, integrations, security, reporting, automation, application development, and technical debt.</w:t>
      </w:r>
    </w:p>
    <w:p w14:paraId="79116603" w14:textId="77777777" w:rsidR="00E7079D" w:rsidRPr="008800D9" w:rsidRDefault="00630E98" w:rsidP="008800D9">
      <w:pPr>
        <w:pStyle w:val="ListBullet"/>
      </w:pPr>
      <w:r>
        <w:t>Establish decision thresholds for configuration versus customization, integration patterns, platform extensions, and design exceptions.</w:t>
      </w:r>
    </w:p>
    <w:p w14:paraId="2B8379E0" w14:textId="77777777" w:rsidR="00E7079D" w:rsidRPr="008800D9" w:rsidRDefault="00630E98" w:rsidP="008800D9">
      <w:pPr>
        <w:pStyle w:val="ListBullet"/>
      </w:pPr>
      <w:r>
        <w:t>Approve major or exception-based technical designs according to the governance model.</w:t>
      </w:r>
    </w:p>
    <w:p w14:paraId="6DE758B8" w14:textId="77777777" w:rsidR="00E7079D" w:rsidRPr="008800D9" w:rsidRDefault="00630E98" w:rsidP="008800D9">
      <w:pPr>
        <w:pStyle w:val="ListBullet"/>
      </w:pPr>
      <w:r>
        <w:t>Document material decisions and ensure architecture choices support scalability, maintainability, security, supportability, and customer objectives.</w:t>
      </w:r>
    </w:p>
    <w:p w14:paraId="5F437C95" w14:textId="77777777" w:rsidR="00E7079D" w:rsidRPr="008800D9" w:rsidRDefault="00630E98" w:rsidP="007F0344">
      <w:pPr>
        <w:pStyle w:val="Heading3"/>
      </w:pPr>
      <w:r>
        <w:t>Technical Standards, Methods, and Quality Gates</w:t>
      </w:r>
    </w:p>
    <w:p w14:paraId="3B0F5624" w14:textId="77777777" w:rsidR="00E7079D" w:rsidRPr="008800D9" w:rsidRDefault="00630E98" w:rsidP="008800D9">
      <w:pPr>
        <w:pStyle w:val="ListBullet"/>
      </w:pPr>
      <w:r>
        <w:t>Own technical standards, reference patterns, design templates, estimation methods, review checklists, and technical quality gates.</w:t>
      </w:r>
    </w:p>
    <w:p w14:paraId="56688023" w14:textId="77777777" w:rsidR="00E7079D" w:rsidRPr="008800D9" w:rsidRDefault="00630E98" w:rsidP="008800D9">
      <w:pPr>
        <w:pStyle w:val="ListBullet"/>
      </w:pPr>
      <w:r>
        <w:t>Define required technical evidence for architecture, integration, data, security, development, testing, deployment, and support readiness.</w:t>
      </w:r>
    </w:p>
    <w:p w14:paraId="0208AF7C" w14:textId="77777777" w:rsidR="00E7079D" w:rsidRPr="008800D9" w:rsidRDefault="00630E98" w:rsidP="008800D9">
      <w:pPr>
        <w:pStyle w:val="ListBullet"/>
      </w:pPr>
      <w:r>
        <w:t>Promote controlled reuse of proven patterns and assets and reduce avoidable reinvention.</w:t>
      </w:r>
    </w:p>
    <w:p w14:paraId="2240E9B0" w14:textId="77777777" w:rsidR="00E7079D" w:rsidRPr="008800D9" w:rsidRDefault="00630E98" w:rsidP="008800D9">
      <w:pPr>
        <w:pStyle w:val="ListBullet"/>
      </w:pPr>
      <w:r>
        <w:t>Continuously improve standards based on project outcomes, platform changes, and recurring technical risks.</w:t>
      </w:r>
    </w:p>
    <w:p w14:paraId="2F51BCEA" w14:textId="77777777" w:rsidR="00E7079D" w:rsidRPr="008800D9" w:rsidRDefault="00630E98" w:rsidP="007F0344">
      <w:pPr>
        <w:pStyle w:val="Heading3"/>
      </w:pPr>
      <w:r>
        <w:t>Project Architecture Oversight</w:t>
      </w:r>
    </w:p>
    <w:p w14:paraId="6DC91B6C" w14:textId="77777777" w:rsidR="00E7079D" w:rsidRPr="008800D9" w:rsidRDefault="00630E98" w:rsidP="008800D9">
      <w:pPr>
        <w:pStyle w:val="ListBullet"/>
      </w:pPr>
      <w:r>
        <w:t>Provide risk-based oversight across active projects, with the highest attention on strategic, complex, high-risk, or technically weak engagements.</w:t>
      </w:r>
    </w:p>
    <w:p w14:paraId="572DE3D6" w14:textId="77777777" w:rsidR="00E7079D" w:rsidRPr="008800D9" w:rsidRDefault="00630E98" w:rsidP="008800D9">
      <w:pPr>
        <w:pStyle w:val="ListBullet"/>
      </w:pPr>
      <w:r>
        <w:t>Review material solution approaches, customizations, integrations, data models, security designs, and platform-governance decisions.</w:t>
      </w:r>
    </w:p>
    <w:p w14:paraId="168A6E46" w14:textId="77777777" w:rsidR="00E7079D" w:rsidRPr="008800D9" w:rsidRDefault="00630E98" w:rsidP="008800D9">
      <w:pPr>
        <w:pStyle w:val="ListBullet"/>
      </w:pPr>
      <w:r>
        <w:t>Coach project architects and technical leads and intervene when a decision threatens platform health, delivery feasibility, or customer outcomes.</w:t>
      </w:r>
    </w:p>
    <w:p w14:paraId="57B52BA0" w14:textId="77777777" w:rsidR="00E7079D" w:rsidRPr="008800D9" w:rsidRDefault="00630E98" w:rsidP="008800D9">
      <w:pPr>
        <w:pStyle w:val="ListBullet"/>
      </w:pPr>
      <w:r>
        <w:t>Provide an independent technical view of project health and remediation needs.</w:t>
      </w:r>
    </w:p>
    <w:p w14:paraId="5C577BCE" w14:textId="77777777" w:rsidR="00E7079D" w:rsidRPr="008800D9" w:rsidRDefault="00630E98" w:rsidP="007F0344">
      <w:pPr>
        <w:pStyle w:val="Heading3"/>
      </w:pPr>
      <w:r>
        <w:t>Technical Scope and Estimate Validation</w:t>
      </w:r>
    </w:p>
    <w:p w14:paraId="23357025" w14:textId="77777777" w:rsidR="00E7079D" w:rsidRPr="008800D9" w:rsidRDefault="00630E98" w:rsidP="008800D9">
      <w:pPr>
        <w:pStyle w:val="ListBullet"/>
      </w:pPr>
      <w:r>
        <w:t>Validate technical completeness, assumptions, dependencies, risks, exclusions, complexity, and effort for material pursuits, change requests, and recovery plans.</w:t>
      </w:r>
    </w:p>
    <w:p w14:paraId="541BFAE8" w14:textId="77777777" w:rsidR="00E7079D" w:rsidRPr="008800D9" w:rsidRDefault="00630E98" w:rsidP="008800D9">
      <w:pPr>
        <w:pStyle w:val="ListBullet"/>
      </w:pPr>
      <w:r>
        <w:t>Confirm that estimates are defensible and aligned with implementation reality rather than optimistic target numbers.</w:t>
      </w:r>
    </w:p>
    <w:p w14:paraId="50756A5A" w14:textId="77777777" w:rsidR="00E7079D" w:rsidRPr="008800D9" w:rsidRDefault="00630E98" w:rsidP="008800D9">
      <w:pPr>
        <w:pStyle w:val="ListBullet"/>
      </w:pPr>
      <w:r>
        <w:t>Identify under-scoped or over-engineered technical work and recommend corrections before commitment.</w:t>
      </w:r>
    </w:p>
    <w:p w14:paraId="437DD0E4" w14:textId="77777777" w:rsidR="00E7079D" w:rsidRPr="008800D9" w:rsidRDefault="00630E98" w:rsidP="008800D9">
      <w:pPr>
        <w:pStyle w:val="ListBullet"/>
      </w:pPr>
      <w:r>
        <w:t>Provide approval for technical estimates only where the governance model explicitly requires it; otherwise provide documented validation and escalation.</w:t>
      </w:r>
    </w:p>
    <w:p w14:paraId="4CC39EA2" w14:textId="77777777" w:rsidR="00E7079D" w:rsidRPr="008800D9" w:rsidRDefault="00630E98" w:rsidP="007F0344">
      <w:pPr>
        <w:pStyle w:val="Heading3"/>
      </w:pPr>
      <w:r>
        <w:t>Technical Risk, Security, and Remediation</w:t>
      </w:r>
    </w:p>
    <w:p w14:paraId="07A98499" w14:textId="77777777" w:rsidR="00E7079D" w:rsidRPr="008800D9" w:rsidRDefault="00630E98" w:rsidP="008800D9">
      <w:pPr>
        <w:pStyle w:val="ListBullet"/>
      </w:pPr>
      <w:r>
        <w:t>Identify practice-level architecture risks and project-level technical risks at the appropriate altitude.</w:t>
      </w:r>
    </w:p>
    <w:p w14:paraId="0D508999" w14:textId="77777777" w:rsidR="00E7079D" w:rsidRPr="008800D9" w:rsidRDefault="00630E98" w:rsidP="008800D9">
      <w:pPr>
        <w:pStyle w:val="ListBullet"/>
      </w:pPr>
      <w:r>
        <w:t>Own technical escalation and remediation recommendations for design, integration, security, performance, maintainability, and technical-debt issues.</w:t>
      </w:r>
    </w:p>
    <w:p w14:paraId="65BB65E8" w14:textId="77777777" w:rsidR="00E7079D" w:rsidRPr="008800D9" w:rsidRDefault="00630E98" w:rsidP="008800D9">
      <w:pPr>
        <w:pStyle w:val="ListBullet"/>
      </w:pPr>
      <w:r>
        <w:t>Ensure federal, regulated, or security-sensitive solutions receive appropriate architecture and compliance SME involvement.</w:t>
      </w:r>
    </w:p>
    <w:p w14:paraId="61415F61" w14:textId="77777777" w:rsidR="00E7079D" w:rsidRPr="008800D9" w:rsidRDefault="00630E98" w:rsidP="008800D9">
      <w:pPr>
        <w:pStyle w:val="ListBullet"/>
      </w:pPr>
      <w:del w:id="9096" w:author="Timothy Hislop" w:date="2026-07-16T12:00:00Z">
        <w:r>
          <w:delText xml:space="preserve">Escalate unresolved technical risk to the Practice Lead with clear options and consequences.</w:delText>
        </w:r>
      </w:del>
      <w:ins w:id="9097" w:author="Timothy Hislop" w:date="2026-07-16T12:00:00Z">
        <w:r>
          <w:t xml:space="preserve">Escalate unresolved technical risk to the Delivery Lead with clear options and consequences; the Practice Lead is the independent escalation path.</w:t>
        </w:r>
      </w:ins>
    </w:p>
    <w:p w14:paraId="23F4EDDF" w14:textId="77777777" w:rsidR="00E7079D" w:rsidRPr="008800D9" w:rsidRDefault="00630E98" w:rsidP="007F0344">
      <w:pPr>
        <w:pStyle w:val="Heading3"/>
      </w:pPr>
      <w:r>
        <w:t>Technical Talent and Capability</w:t>
      </w:r>
    </w:p>
    <w:p w14:paraId="0656517E" w14:textId="77777777" w:rsidR="00E7079D" w:rsidRPr="008800D9" w:rsidRDefault="00630E98" w:rsidP="008800D9">
      <w:pPr>
        <w:pStyle w:val="ListBullet"/>
      </w:pPr>
      <w:r>
        <w:t>Define competency expectations and role profiles for architects, developers, consultants, administrators, and technical specialists.</w:t>
      </w:r>
    </w:p>
    <w:p w14:paraId="3880FB35" w14:textId="77777777" w:rsidR="00E7079D" w:rsidRPr="008800D9" w:rsidRDefault="00630E98" w:rsidP="008800D9">
      <w:pPr>
        <w:pStyle w:val="ListBullet"/>
      </w:pPr>
      <w:r>
        <w:t>Evaluate and mentor technical resources, identify skill gaps, and recommend training, certification, and growth plans.</w:t>
      </w:r>
    </w:p>
    <w:p w14:paraId="4731EF14" w14:textId="77777777" w:rsidR="00E7079D" w:rsidRPr="008800D9" w:rsidRDefault="00630E98" w:rsidP="008800D9">
      <w:pPr>
        <w:pStyle w:val="ListBullet"/>
      </w:pPr>
      <w:r>
        <w:t>Own technical interview methods, rubrics, exercises, and candidate recommendations; final hiring authority remains with the authorized hiring leader.</w:t>
      </w:r>
    </w:p>
    <w:p w14:paraId="61ADAF66" w14:textId="77777777" w:rsidR="00E7079D" w:rsidRPr="008800D9" w:rsidRDefault="00630E98" w:rsidP="008800D9">
      <w:pPr>
        <w:pStyle w:val="ListBullet"/>
      </w:pPr>
      <w:r>
        <w:t>Develop project architects and technical leads so the Lead Architect is not required for every routine decision.</w:t>
      </w:r>
    </w:p>
    <w:p w14:paraId="5F2ED3CA" w14:textId="77777777" w:rsidR="00E7079D" w:rsidRPr="008800D9" w:rsidRDefault="00630E98" w:rsidP="007F0344">
      <w:pPr>
        <w:pStyle w:val="Heading3"/>
      </w:pPr>
      <w:r>
        <w:t>Platform Direction and Practice Enablement</w:t>
      </w:r>
    </w:p>
    <w:p w14:paraId="227FD044" w14:textId="77777777" w:rsidR="00E7079D" w:rsidRPr="008800D9" w:rsidRDefault="00630E98" w:rsidP="008800D9">
      <w:pPr>
        <w:pStyle w:val="ListBullet"/>
      </w:pPr>
      <w:r>
        <w:t>Assess ServiceNow releases, roadmap changes, architectural guidance, and emerging capabilities for delivery implications.</w:t>
      </w:r>
    </w:p>
    <w:p w14:paraId="1C65790D" w14:textId="77777777" w:rsidR="00E7079D" w:rsidRPr="008800D9" w:rsidRDefault="00630E98" w:rsidP="008800D9">
      <w:pPr>
        <w:pStyle w:val="ListBullet"/>
      </w:pPr>
      <w:r>
        <w:t>Translate platform direction into updated standards, training, offerings, accelerators, and implementation practices.</w:t>
      </w:r>
    </w:p>
    <w:p w14:paraId="7BE1B1F9" w14:textId="77777777" w:rsidR="00E7079D" w:rsidRPr="008800D9" w:rsidRDefault="00630E98" w:rsidP="008800D9">
      <w:pPr>
        <w:pStyle w:val="ListBullet"/>
      </w:pPr>
      <w:r>
        <w:t>Provide senior technical support to complex or high-risk pre-sales efforts and validate transition into delivery.</w:t>
      </w:r>
    </w:p>
    <w:p w14:paraId="1C759DE3" w14:textId="77777777" w:rsidR="00E7079D" w:rsidRPr="008800D9" w:rsidRDefault="00630E98" w:rsidP="007F0344">
      <w:pPr>
        <w:pStyle w:val="Heading2"/>
      </w:pPr>
      <w:r>
        <w:t xml:space="preserve">Decision Rights and Boundaries</w:t>
      </w:r>
    </w:p>
    <w:p w14:paraId="6736CDD4" w14:textId="77777777" w:rsidR="00E7079D" w:rsidRPr="008800D9" w:rsidRDefault="00630E98" w:rsidP="008800D9">
      <w:pPr>
        <w:pStyle w:val="ListBullet"/>
      </w:pPr>
      <w:r>
        <w:t>Final technical design authority for defined major decisions and exceptions within the practice governance model.</w:t>
      </w:r>
    </w:p>
    <w:p w14:paraId="3C8318FB" w14:textId="77777777" w:rsidR="00E7079D" w:rsidRPr="008800D9" w:rsidRDefault="00630E98" w:rsidP="008800D9">
      <w:pPr>
        <w:pStyle w:val="ListBullet"/>
      </w:pPr>
      <w:r>
        <w:t>May withhold technical approval and escalate when a solution violates material standards or creates unacceptable technical risk.</w:t>
      </w:r>
    </w:p>
    <w:p>
      <w:pPr>
        <w:pStyle w:val="ListBullet"/>
        <w:rPr>
          <w:ins w:id="9098" w:author="Timothy Hislop" w:date="2026-07-16T12:00:00Z"/>
        </w:rPr>
      </w:pPr>
      <w:ins w:id="9099" w:author="Timothy Hislop" w:date="2026-07-16T12:00:00Z">
        <w:r>
          <w:t xml:space="preserve">Design exceptions with material cost, schedule, or customer impact are approved jointly with the Delivery Lead; neither role approves such exceptions alone.</w:t>
        </w:r>
      </w:ins>
    </w:p>
    <w:p w14:paraId="0C621C4B" w14:textId="77777777" w:rsidR="00E7079D" w:rsidRPr="008800D9" w:rsidRDefault="00630E98" w:rsidP="008800D9">
      <w:pPr>
        <w:pStyle w:val="ListBullet"/>
      </w:pPr>
      <w:r>
        <w:t>Does not own project schedule, budget, contract, customer account strategy, or day-to-day delivery management.</w:t>
      </w:r>
    </w:p>
    <w:p w14:paraId="2AE42B2F" w14:textId="77777777" w:rsidR="00E7079D" w:rsidRPr="008800D9" w:rsidRDefault="00630E98" w:rsidP="008800D9">
      <w:pPr>
        <w:pStyle w:val="ListBullet"/>
      </w:pPr>
      <w:r>
        <w:t>Technical hiring recommendations are required for technical roles; final employment decisions remain with authorized leadership.</w:t>
      </w:r>
    </w:p>
    <w:p w14:paraId="0E597DEC" w14:textId="77777777" w:rsidR="00E7079D" w:rsidRPr="008800D9" w:rsidRDefault="00630E98" w:rsidP="007F0344">
      <w:pPr>
        <w:pStyle w:val="Heading2"/>
      </w:pPr>
      <w:r>
        <w:t>Recurring Deliverables and Cadence</w:t>
      </w:r>
    </w:p>
    <w:p w14:paraId="1A408407" w14:textId="77777777" w:rsidR="00E7079D" w:rsidRPr="008800D9" w:rsidRDefault="00630E98" w:rsidP="008800D9">
      <w:pPr>
        <w:pStyle w:val="ListBullet"/>
      </w:pPr>
      <w:r>
        <w:t>Risk-based architecture reviews and technical quality gates across active projects.</w:t>
      </w:r>
    </w:p>
    <w:p w14:paraId="3815CA59" w14:textId="77777777" w:rsidR="00E7079D" w:rsidRPr="008800D9" w:rsidRDefault="00630E98" w:rsidP="008800D9">
      <w:pPr>
        <w:pStyle w:val="ListBullet"/>
      </w:pPr>
      <w:r>
        <w:t>Monthly technical standards, risk, capability, and release review.</w:t>
      </w:r>
    </w:p>
    <w:p w14:paraId="37008EF3" w14:textId="77777777" w:rsidR="00E7079D" w:rsidRPr="008800D9" w:rsidRDefault="00630E98" w:rsidP="008800D9">
      <w:pPr>
        <w:pStyle w:val="ListBullet"/>
      </w:pPr>
      <w:r>
        <w:t>Recurring mentoring and technical-community sessions.</w:t>
      </w:r>
    </w:p>
    <w:p w14:paraId="2B78D938" w14:textId="77777777" w:rsidR="00E7079D" w:rsidRPr="008800D9" w:rsidRDefault="00630E98" w:rsidP="008800D9">
      <w:pPr>
        <w:pStyle w:val="ListBullet"/>
      </w:pPr>
      <w:r>
        <w:t>Participation in high-risk pursuit, recovery, and customer architecture forums as needed.</w:t>
      </w:r>
    </w:p>
    <w:p w14:paraId="5632041F" w14:textId="77777777" w:rsidR="00E7079D" w:rsidRPr="008800D9" w:rsidRDefault="00630E98" w:rsidP="007F0344">
      <w:pPr>
        <w:pStyle w:val="Heading2"/>
      </w:pPr>
      <w:r>
        <w:t>Success Measures</w:t>
      </w:r>
    </w:p>
    <w:p w14:paraId="57D4FDBD" w14:textId="77777777" w:rsidR="00E7079D" w:rsidRPr="008800D9" w:rsidRDefault="00630E98" w:rsidP="008800D9">
      <w:pPr>
        <w:pStyle w:val="ListBullet"/>
      </w:pPr>
      <w:r>
        <w:t>Architecture-review completion and exception aging against defined thresholds.</w:t>
      </w:r>
    </w:p>
    <w:p w14:paraId="21172BC1" w14:textId="77777777" w:rsidR="00E7079D" w:rsidRPr="008800D9" w:rsidRDefault="00630E98" w:rsidP="008800D9">
      <w:pPr>
        <w:pStyle w:val="ListBullet"/>
      </w:pPr>
      <w:r>
        <w:t>Escaped design defects, architecture-related rework, and recurring technical escalations.</w:t>
      </w:r>
    </w:p>
    <w:p w14:paraId="10F65AC4" w14:textId="77777777" w:rsidR="00E7079D" w:rsidRPr="008800D9" w:rsidRDefault="00630E98" w:rsidP="008800D9">
      <w:pPr>
        <w:pStyle w:val="ListBullet"/>
      </w:pPr>
      <w:r>
        <w:t>Technical estimate variance and accuracy for reviewed work.</w:t>
      </w:r>
    </w:p>
    <w:p w14:paraId="5604C7E6" w14:textId="77777777" w:rsidR="00E7079D" w:rsidRPr="008800D9" w:rsidRDefault="00630E98" w:rsidP="008800D9">
      <w:pPr>
        <w:pStyle w:val="ListBullet"/>
      </w:pPr>
      <w:r>
        <w:t>Adoption and currency of technical standards, templates, patterns, and quality gates.</w:t>
      </w:r>
    </w:p>
    <w:p w14:paraId="1075B353" w14:textId="77777777" w:rsidR="00E7079D" w:rsidRPr="008800D9" w:rsidRDefault="00630E98" w:rsidP="008800D9">
      <w:pPr>
        <w:pStyle w:val="ListBullet"/>
      </w:pPr>
      <w:r>
        <w:t>Technical capability growth, certification coverage, mentoring progress, and hiring quality.</w:t>
      </w:r>
    </w:p>
    <w:p w14:paraId="0E6D38CB" w14:textId="77777777" w:rsidR="00E7079D" w:rsidRPr="008800D9" w:rsidRDefault="00630E98" w:rsidP="008800D9">
      <w:pPr>
        <w:pStyle w:val="ListBullet"/>
      </w:pPr>
      <w:r>
        <w:t>Customer and delivery confidence in solution scalability, maintainability, security, and supportability.</w:t>
      </w:r>
    </w:p>
    <w:p w14:paraId="0F287BB9" w14:textId="77777777" w:rsidR="00E7079D" w:rsidRPr="008800D9" w:rsidRDefault="00630E98" w:rsidP="007F0344">
      <w:pPr>
        <w:pStyle w:val="Heading2"/>
      </w:pPr>
      <w:r>
        <w:t>Capacity and Scaling Note</w:t>
      </w:r>
    </w:p>
    <w:p w14:paraId="1F1F0F9F" w14:textId="77777777" w:rsidR="00E7079D" w:rsidRPr="008800D9" w:rsidRDefault="00630E98" w:rsidP="008800D9">
      <w:r>
        <w:t xml:space="preserve">Base-case estimate: 0.98 FTE. This is a full-time practice-leadership role. Delegated project architects are required; otherwise the Lead Architect becomes a queue rather than a governance function.</w:t>
      </w:r>
    </w:p>
    <w:p w14:paraId="05A70F12" w14:textId="77777777" w:rsidR="00E7079D" w:rsidRPr="008800D9" w:rsidRDefault="00630E98" w:rsidP="008800D9">
      <w:r>
        <w:br w:type="page"/>
      </w:r>
    </w:p>
    <w:p w14:paraId="74F9E3E0" w14:textId="77777777" w:rsidR="00E7079D" w:rsidRPr="008800D9" w:rsidRDefault="00630E98" w:rsidP="00C466A4">
      <w:pPr>
        <w:pStyle w:val="Heading1"/>
      </w:pPr>
      <w:r>
        <w:t>ServiceNow PMO Lead</w:t>
      </w:r>
    </w:p>
    <w:p w14:paraId="1715DF3D" w14:textId="77777777" w:rsidR="00E7079D" w:rsidRPr="008800D9" w:rsidRDefault="00630E98" w:rsidP="007F0344">
      <w:pPr>
        <w:pStyle w:val="Heading2"/>
      </w:pPr>
      <w:r>
        <w:t>Role Purpose</w:t>
      </w:r>
    </w:p>
    <w:p w14:paraId="3D21E5F3" w14:textId="77777777" w:rsidR="00E7079D" w:rsidRPr="008800D9" w:rsidRDefault="00630E98" w:rsidP="008800D9">
      <w:r>
        <w:t xml:space="preserve">The ServiceNow PMO Lead owns the project-management control system for the ServiceNow practice. The role defines the PMO charter, project-control framework, lifecycle controls, stage-gate process, portfolio health model, RIDAC and decision governance, scope and change control, </w:t>
      </w:r>
      <w:del w:id="9104" w:author="Timothy Hislop" w:date="2026-07-16T12:00:00Z">
        <w:r>
          <w:delText xml:space="preserve">PM capability, and recovery governance.</w:delText>
        </w:r>
      </w:del>
      <w:ins w:id="9105" w:author="Timothy Hislop" w:date="2026-07-16T12:00:00Z">
        <w:r>
          <w:t xml:space="preserve">PM capability, and recovery-process administration; recovery decisions are made by the Delivery Lead.</w:t>
        </w:r>
      </w:ins>
      <w:r>
        <w:t xml:space="preserve"> The PMO does not own ServiceNow technical methodology, architecture, customer account strategy, or the entire award-to-execution transition.</w:t>
      </w:r>
    </w:p>
    <w:p w14:paraId="587F7D5B" w14:textId="77777777" w:rsidR="00E7079D" w:rsidRPr="008800D9" w:rsidRDefault="00630E98" w:rsidP="007F0344">
      <w:pPr>
        <w:pStyle w:val="Heading2"/>
      </w:pPr>
      <w:r>
        <w:t>Reporting and Functional Alignment</w:t>
      </w:r>
    </w:p>
    <w:p w14:paraId="2DF90359" w14:textId="77777777" w:rsidR="00E7079D" w:rsidRPr="008800D9" w:rsidRDefault="00630E98" w:rsidP="008800D9">
      <w:pPr>
        <w:pStyle w:val="ListBullet"/>
      </w:pPr>
      <w:del w:id="9102" w:author="Timothy Hislop" w:date="2026-07-16T12:00:00Z">
        <w:r>
          <w:delText xml:space="preserve">Reports to the ServiceNow Practice Lead in the future-state structure.</w:delText>
        </w:r>
      </w:del>
      <w:ins w:id="9103" w:author="Timothy Hislop" w:date="2026-07-16T12:00:00Z">
        <w:r>
          <w:t xml:space="preserve">Reports to the Delivery Lead in the future-state structure. Health ratings and gate findings remain evidence-based against published criteria regardless of reporting line, and the Practice Lead independently reviews portfolio health and recovery outcomes through the governance cadence.</w:t>
        </w:r>
      </w:ins>
    </w:p>
    <w:p w14:paraId="45022767" w14:textId="77777777" w:rsidR="00E7079D" w:rsidRPr="008800D9" w:rsidRDefault="00630E98" w:rsidP="008800D9">
      <w:pPr>
        <w:pStyle w:val="ListBullet"/>
      </w:pPr>
      <w:r>
        <w:t>Works in an integrated operating model with Delivery, Architecture, Operations, Sales, Technical Pre-Sales, Finance, Contracts, and customer governance.</w:t>
      </w:r>
    </w:p>
    <w:p w14:paraId="7EAE6B7D" w14:textId="77777777" w:rsidR="00E7079D" w:rsidRPr="008800D9" w:rsidRDefault="00630E98" w:rsidP="008800D9">
      <w:pPr>
        <w:pStyle w:val="ListBullet"/>
      </w:pPr>
      <w:r>
        <w:t>PMs and EMs should have a defined functional alignment to the PMO for standards, competency, performance input, and assignment support.</w:t>
      </w:r>
    </w:p>
    <w:p w14:paraId="045E88C9" w14:textId="77777777" w:rsidR="00E7079D" w:rsidRPr="008800D9" w:rsidRDefault="00630E98" w:rsidP="007F0344">
      <w:pPr>
        <w:pStyle w:val="Heading2"/>
      </w:pPr>
      <w:r>
        <w:t>Core Accountabilities</w:t>
      </w:r>
    </w:p>
    <w:p w14:paraId="39B22990" w14:textId="77777777" w:rsidR="00E7079D" w:rsidRPr="008800D9" w:rsidRDefault="00630E98" w:rsidP="007F0344">
      <w:pPr>
        <w:pStyle w:val="Heading3"/>
      </w:pPr>
      <w:r>
        <w:t>PMO Charter and Project-Control Framework</w:t>
      </w:r>
    </w:p>
    <w:p w14:paraId="02F1490A" w14:textId="77777777" w:rsidR="00E7079D" w:rsidRPr="008800D9" w:rsidRDefault="00630E98" w:rsidP="008800D9">
      <w:pPr>
        <w:pStyle w:val="ListBullet"/>
      </w:pPr>
      <w:r>
        <w:t>Define and maintain the PMO charter, scope, authority, services, governance model, and interfaces with other practice functions.</w:t>
      </w:r>
    </w:p>
    <w:p w14:paraId="7D8BC24C" w14:textId="77777777" w:rsidR="00E7079D" w:rsidRPr="008800D9" w:rsidRDefault="00630E98" w:rsidP="008800D9">
      <w:pPr>
        <w:pStyle w:val="ListBullet"/>
      </w:pPr>
      <w:r>
        <w:t>Own the project-management layer of the integrated delivery lifecycle, including required controls, artifacts, reviews, and escalation points.</w:t>
      </w:r>
    </w:p>
    <w:p w14:paraId="75A9CA41" w14:textId="77777777" w:rsidR="00E7079D" w:rsidRPr="008800D9" w:rsidRDefault="00630E98" w:rsidP="008800D9">
      <w:pPr>
        <w:pStyle w:val="ListBullet"/>
      </w:pPr>
      <w:r>
        <w:t xml:space="preserve">Align project controls with the company delivery framework and avoid creating a competing technical methodology.</w:t>
      </w:r>
    </w:p>
    <w:p w14:paraId="0DC11F12" w14:textId="77777777" w:rsidR="00E7079D" w:rsidRPr="008800D9" w:rsidRDefault="00630E98" w:rsidP="008800D9">
      <w:pPr>
        <w:pStyle w:val="ListBullet"/>
      </w:pPr>
      <w:r>
        <w:t>Maintain practical, risk-based standards that improve predictability without unnecessary process weight.</w:t>
      </w:r>
    </w:p>
    <w:p w14:paraId="44D1A7F7" w14:textId="77777777" w:rsidR="00E7079D" w:rsidRPr="008800D9" w:rsidRDefault="00630E98" w:rsidP="007F0344">
      <w:pPr>
        <w:pStyle w:val="Heading3"/>
      </w:pPr>
      <w:r>
        <w:t>Stage Gates and Readiness Governance</w:t>
      </w:r>
    </w:p>
    <w:p w14:paraId="3A2591F0" w14:textId="77777777" w:rsidR="00E7079D" w:rsidRPr="008800D9" w:rsidRDefault="00630E98" w:rsidP="008800D9">
      <w:pPr>
        <w:pStyle w:val="ListBullet"/>
      </w:pPr>
      <w:r>
        <w:t>Define the stage-gate process, entry and exit criteria, required evidence, decision owners, approvers, exception paths, and escalation thresholds.</w:t>
      </w:r>
    </w:p>
    <w:p w14:paraId="4E5C6A8B" w14:textId="77777777" w:rsidR="00E7079D" w:rsidRPr="008800D9" w:rsidRDefault="00630E98" w:rsidP="008800D9">
      <w:pPr>
        <w:pStyle w:val="ListBullet"/>
      </w:pPr>
      <w:r>
        <w:t>Incorporate readiness criteria supplied by Delivery, Architecture, Operations, Finance, Contracts, QA, and the customer.</w:t>
      </w:r>
    </w:p>
    <w:p w14:paraId="4A7045D7" w14:textId="77777777" w:rsidR="00E7079D" w:rsidRPr="008800D9" w:rsidRDefault="00630E98" w:rsidP="008800D9">
      <w:pPr>
        <w:pStyle w:val="ListBullet"/>
      </w:pPr>
      <w:r>
        <w:t xml:space="preserve">Validate that required evidence exists and clearly recommend proceed, proceed with conditions, remediate, or escalate.</w:t>
      </w:r>
    </w:p>
    <w:p w14:paraId="50341FCC" w14:textId="77777777" w:rsidR="00E7079D" w:rsidRPr="008800D9" w:rsidRDefault="00630E98" w:rsidP="008800D9">
      <w:pPr>
        <w:pStyle w:val="ListBullet"/>
      </w:pPr>
      <w:r>
        <w:t>The PMO may reject incomplete gate evidence; the authorized business or customer decision-maker owns the final go/no-go decision unless authority is explicitly delegated.</w:t>
      </w:r>
    </w:p>
    <w:p w14:paraId="7AB4B504" w14:textId="77777777" w:rsidR="00E7079D" w:rsidRPr="008800D9" w:rsidRDefault="00630E98" w:rsidP="007F0344">
      <w:pPr>
        <w:pStyle w:val="Heading3"/>
      </w:pPr>
      <w:r>
        <w:t>Project Management Standards and Tools</w:t>
      </w:r>
    </w:p>
    <w:p w14:paraId="0191477A" w14:textId="77777777" w:rsidR="00E7079D" w:rsidRPr="008800D9" w:rsidRDefault="00630E98" w:rsidP="008800D9">
      <w:pPr>
        <w:pStyle w:val="ListBullet"/>
      </w:pPr>
      <w:r>
        <w:t>Maintain standards for charters, integrated plans, status reports, RIDAC logs, decision logs, deliverable tracking, communications, change requests, health scorecards, and closure.</w:t>
      </w:r>
    </w:p>
    <w:p w14:paraId="3D6FD1E3" w14:textId="77777777" w:rsidR="00E7079D" w:rsidRPr="008800D9" w:rsidRDefault="00630E98" w:rsidP="008800D9">
      <w:pPr>
        <w:pStyle w:val="ListBullet"/>
      </w:pPr>
      <w:r>
        <w:t>Define how PMs manage schedule, scope, approved budget boundaries, stakeholders, deliverables, customer governance, and external commitments.</w:t>
      </w:r>
    </w:p>
    <w:p w14:paraId="05D3BEA5" w14:textId="77777777" w:rsidR="00E7079D" w:rsidRPr="008800D9" w:rsidRDefault="00630E98" w:rsidP="008800D9">
      <w:pPr>
        <w:pStyle w:val="ListBullet"/>
      </w:pPr>
      <w:r>
        <w:t>Coordinate with Operations on financial, billing, contract, and system requirements and with Delivery and Architecture on execution evidence.</w:t>
      </w:r>
    </w:p>
    <w:p w14:paraId="27458254" w14:textId="77777777" w:rsidR="00E7079D" w:rsidRPr="008800D9" w:rsidRDefault="00630E98" w:rsidP="008800D9">
      <w:pPr>
        <w:pStyle w:val="ListBullet"/>
      </w:pPr>
      <w:r>
        <w:t>Maintain a controlled artifact library and adoption guidance.</w:t>
      </w:r>
    </w:p>
    <w:p w14:paraId="30A5A7CF" w14:textId="77777777" w:rsidR="00E7079D" w:rsidRPr="008800D9" w:rsidRDefault="00630E98" w:rsidP="007F0344">
      <w:pPr>
        <w:pStyle w:val="Heading3"/>
      </w:pPr>
      <w:r>
        <w:t>Portfolio Health and Leadership Visibility</w:t>
      </w:r>
    </w:p>
    <w:p w14:paraId="5E237B20" w14:textId="77777777" w:rsidR="00E7079D" w:rsidRPr="008800D9" w:rsidRDefault="00630E98" w:rsidP="008800D9">
      <w:pPr>
        <w:pStyle w:val="ListBullet"/>
      </w:pPr>
      <w:r>
        <w:t>Define objective green, yellow, and red criteria for scope, schedule, financial exposure, staffing, quality, risk, customer health, and readiness.</w:t>
      </w:r>
    </w:p>
    <w:p w14:paraId="12376D0B" w14:textId="77777777" w:rsidR="00E7079D" w:rsidRPr="008800D9" w:rsidRDefault="00630E98" w:rsidP="008800D9">
      <w:pPr>
        <w:pStyle w:val="ListBullet"/>
      </w:pPr>
      <w:r>
        <w:t>Consolidate project status into decision-ready portfolio views and identify cross-project trends and systemic risks.</w:t>
      </w:r>
    </w:p>
    <w:p w14:paraId="735F007B" w14:textId="77777777" w:rsidR="00E7079D" w:rsidRPr="008800D9" w:rsidRDefault="00630E98" w:rsidP="008800D9">
      <w:pPr>
        <w:pStyle w:val="ListBullet"/>
      </w:pPr>
      <w:r>
        <w:t>Assign health ratings based on evidence and published criteria, even when teams disagree with the message.</w:t>
      </w:r>
    </w:p>
    <w:p w14:paraId="1EA26573" w14:textId="77777777" w:rsidR="00E7079D" w:rsidRPr="008800D9" w:rsidRDefault="00630E98" w:rsidP="008800D9">
      <w:pPr>
        <w:pStyle w:val="ListBullet"/>
      </w:pPr>
      <w:r>
        <w:t>Provide recommendations and required decisions, not merely status collection.</w:t>
      </w:r>
    </w:p>
    <w:p w14:paraId="571A9C81" w14:textId="77777777" w:rsidR="00E7079D" w:rsidRPr="008800D9" w:rsidRDefault="00630E98" w:rsidP="007F0344">
      <w:pPr>
        <w:pStyle w:val="Heading3"/>
      </w:pPr>
      <w:r>
        <w:t>RIDAC, Decision, Escalation, and Change Governance</w:t>
      </w:r>
    </w:p>
    <w:p w14:paraId="32F2F5C1" w14:textId="77777777" w:rsidR="00E7079D" w:rsidRPr="008800D9" w:rsidRDefault="00630E98" w:rsidP="008800D9">
      <w:pPr>
        <w:pStyle w:val="ListBullet"/>
      </w:pPr>
      <w:r>
        <w:t>Define standards for risks, issues, dependencies, assumptions, constraints, changes, decisions, ownership, due dates, and escalation.</w:t>
      </w:r>
    </w:p>
    <w:p w14:paraId="2DCAAE61" w14:textId="77777777" w:rsidR="00E7079D" w:rsidRPr="008800D9" w:rsidRDefault="00630E98" w:rsidP="008800D9">
      <w:pPr>
        <w:pStyle w:val="ListBullet"/>
      </w:pPr>
      <w:r>
        <w:t>Ensure material scope changes receive schedule, cost, staffing, technical, contractual, financial, and customer impact analysis from the correct owners.</w:t>
      </w:r>
    </w:p>
    <w:p w14:paraId="53907ABB" w14:textId="77777777" w:rsidR="00E7079D" w:rsidRPr="008800D9" w:rsidRDefault="00630E98" w:rsidP="008800D9">
      <w:pPr>
        <w:pStyle w:val="ListBullet"/>
      </w:pPr>
      <w:r>
        <w:t>Ensure approved changes are reflected in plans, backlog, forecast, contract actions, and customer communications.</w:t>
      </w:r>
    </w:p>
    <w:p w14:paraId="68C13A50" w14:textId="77777777" w:rsidR="00E7079D" w:rsidRPr="008800D9" w:rsidRDefault="00630E98" w:rsidP="008800D9">
      <w:pPr>
        <w:pStyle w:val="ListBullet"/>
      </w:pPr>
      <w:r>
        <w:t>Track aging, escalation timeliness, and closure of material governance items.</w:t>
      </w:r>
    </w:p>
    <w:p w14:paraId="57E6FBDB" w14:textId="77777777" w:rsidR="00E7079D" w:rsidRPr="008800D9" w:rsidRDefault="00630E98" w:rsidP="007F0344">
      <w:pPr>
        <w:pStyle w:val="Heading3"/>
      </w:pPr>
      <w:r>
        <w:t>PM Capability and PM Resource Management</w:t>
      </w:r>
    </w:p>
    <w:p w14:paraId="5358F6DF" w14:textId="77777777" w:rsidR="00E7079D" w:rsidRPr="008800D9" w:rsidRDefault="00630E98" w:rsidP="008800D9">
      <w:pPr>
        <w:pStyle w:val="ListBullet"/>
      </w:pPr>
      <w:r>
        <w:t>Define PM and EM competency models, role profiles, onboarding, training, coaching, and performance input.</w:t>
      </w:r>
    </w:p>
    <w:p w14:paraId="17039B96" w14:textId="77777777" w:rsidR="00E7079D" w:rsidRPr="008800D9" w:rsidRDefault="00630E98" w:rsidP="008800D9">
      <w:pPr>
        <w:pStyle w:val="ListBullet"/>
      </w:pPr>
      <w:r>
        <w:t>Own PM-specific demand, capacity, and assignment recommendations; Operations maintains the integrated practice resource and utilization data.</w:t>
      </w:r>
    </w:p>
    <w:p w14:paraId="0074836A" w14:textId="77777777" w:rsidR="00E7079D" w:rsidRPr="008800D9" w:rsidRDefault="00630E98" w:rsidP="008800D9">
      <w:pPr>
        <w:pStyle w:val="ListBullet"/>
      </w:pPr>
      <w:r>
        <w:t>Support PM hiring through job descriptions, interview methods, rubrics, and candidate recommendations.</w:t>
      </w:r>
    </w:p>
    <w:p w14:paraId="10E23CA6" w14:textId="77777777" w:rsidR="00E7079D" w:rsidRPr="008800D9" w:rsidRDefault="00630E98" w:rsidP="008800D9">
      <w:pPr>
        <w:pStyle w:val="ListBullet"/>
      </w:pPr>
      <w:r>
        <w:t>Do not assign the PMO Lead a routine project-management load without separately accounting for the required capacity.</w:t>
      </w:r>
    </w:p>
    <w:p w14:paraId="523D5631" w14:textId="77777777" w:rsidR="00E7079D" w:rsidRPr="008800D9" w:rsidRDefault="00630E98" w:rsidP="007F0344">
      <w:pPr>
        <w:pStyle w:val="Heading3"/>
      </w:pPr>
      <w:r>
        <w:t>Transition Readiness and Project Recovery</w:t>
      </w:r>
    </w:p>
    <w:p w14:paraId="16206963" w14:textId="77777777" w:rsidR="00E7079D" w:rsidRPr="008800D9" w:rsidRDefault="00630E98" w:rsidP="008800D9">
      <w:pPr>
        <w:pStyle w:val="ListBullet"/>
      </w:pPr>
      <w:r>
        <w:t>Participate in award-to-execution transition and confirm that project-control inputs are ready: scope baseline, schedule assumptions, governance, deliverables, acceptance, RIDAC, and reporting.</w:t>
      </w:r>
    </w:p>
    <w:p w14:paraId="7477B302" w14:textId="77777777" w:rsidR="00E7079D" w:rsidRPr="008800D9" w:rsidRDefault="00630E98" w:rsidP="008800D9">
      <w:pPr>
        <w:pStyle w:val="ListBullet"/>
      </w:pPr>
      <w:r>
        <w:t xml:space="preserve">Operations owns the transition workflow; Sales, Technical Pre-Sales, Delivery, Architecture, PMO, and corporate functions own their required inputs.</w:t>
      </w:r>
    </w:p>
    <w:p w14:paraId="2F1B4ED6" w14:textId="77777777" w:rsidR="00E7079D" w:rsidRPr="008800D9" w:rsidRDefault="00630E98" w:rsidP="008800D9">
      <w:pPr>
        <w:pStyle w:val="ListBullet"/>
      </w:pPr>
      <w:del w:id="9106" w:author="Timothy Hislop" w:date="2026-07-16T12:00:00Z">
        <w:r>
          <w:delText xml:space="preserve">Lead recovery governance for troubled projects, including root-cause structure, actions, owners, decision points, and reporting.</w:delText>
        </w:r>
      </w:del>
      <w:ins w:id="9107" w:author="Timothy Hislop" w:date="2026-07-16T12:00:00Z">
        <w:r>
          <w:t xml:space="preserve">Administer recovery governance for troubled projects, including root-cause structure, actions, owners, decision points, and reporting; the Delivery Lead decides recovery actions, and the Practice Lead independently reviews red accounts.</w:t>
        </w:r>
      </w:ins>
    </w:p>
    <w:p w14:paraId="45AC2C00" w14:textId="77777777" w:rsidR="00E7079D" w:rsidRPr="008800D9" w:rsidRDefault="00630E98" w:rsidP="008800D9">
      <w:pPr>
        <w:pStyle w:val="ListBullet"/>
      </w:pPr>
      <w:r>
        <w:t>Partner with Delivery on customer recovery and with Architecture on technical remediation.</w:t>
      </w:r>
    </w:p>
    <w:p w14:paraId="7920E80B" w14:textId="77777777" w:rsidR="00E7079D" w:rsidRPr="008800D9" w:rsidRDefault="00630E98" w:rsidP="007F0344">
      <w:pPr>
        <w:pStyle w:val="Heading3"/>
      </w:pPr>
      <w:r>
        <w:t>Continuous Improvement</w:t>
      </w:r>
    </w:p>
    <w:p w14:paraId="7E72EB59" w14:textId="77777777" w:rsidR="00E7079D" w:rsidRPr="008800D9" w:rsidRDefault="00630E98" w:rsidP="008800D9">
      <w:pPr>
        <w:pStyle w:val="ListBullet"/>
      </w:pPr>
      <w:r>
        <w:t>Capture project-management lessons learned and convert them into updated standards, training, templates, and health criteria.</w:t>
      </w:r>
    </w:p>
    <w:p w14:paraId="19BBB131" w14:textId="77777777" w:rsidR="00E7079D" w:rsidRPr="008800D9" w:rsidRDefault="00630E98" w:rsidP="008800D9">
      <w:pPr>
        <w:pStyle w:val="ListBullet"/>
      </w:pPr>
      <w:r>
        <w:t>Maintain a prioritized PMO improvement backlog and verify implementation and effectiveness.</w:t>
      </w:r>
    </w:p>
    <w:p w14:paraId="50896204" w14:textId="77777777" w:rsidR="00E7079D" w:rsidRPr="008800D9" w:rsidRDefault="00630E98" w:rsidP="008800D9">
      <w:pPr>
        <w:pStyle w:val="ListBullet"/>
      </w:pPr>
      <w:r>
        <w:t>Use comparable project categories and baseline definitions when assessing predictability and improvement trends.</w:t>
      </w:r>
    </w:p>
    <w:p w14:paraId="41821CA7" w14:textId="77777777" w:rsidR="00E7079D" w:rsidRPr="008800D9" w:rsidRDefault="00630E98" w:rsidP="007F0344">
      <w:pPr>
        <w:pStyle w:val="Heading2"/>
      </w:pPr>
      <w:r>
        <w:t xml:space="preserve">Decision Rights and Boundaries</w:t>
      </w:r>
    </w:p>
    <w:p w14:paraId="37920D68" w14:textId="77777777" w:rsidR="00E7079D" w:rsidRPr="008800D9" w:rsidRDefault="00630E98" w:rsidP="008800D9">
      <w:pPr>
        <w:pStyle w:val="ListBullet"/>
      </w:pPr>
      <w:r>
        <w:t>Owns PMO standards, project-health criteria, gate evidence requirements, and project-control reporting definitions.</w:t>
      </w:r>
    </w:p>
    <w:p w14:paraId="79192758" w14:textId="77777777" w:rsidR="00E7079D" w:rsidRPr="008800D9" w:rsidRDefault="00630E98" w:rsidP="008800D9">
      <w:pPr>
        <w:pStyle w:val="ListBullet"/>
      </w:pPr>
      <w:r>
        <w:t>Can assign an evidence-based health rating and escalate noncompliance or unacceptable risk.</w:t>
      </w:r>
    </w:p>
    <w:p w14:paraId="55074FA2" w14:textId="77777777" w:rsidR="00E7079D" w:rsidRPr="008800D9" w:rsidRDefault="00630E98" w:rsidP="008800D9">
      <w:pPr>
        <w:pStyle w:val="ListBullet"/>
      </w:pPr>
      <w:r>
        <w:t xml:space="preserve">Does not unilaterally stop work, change a contract, approve technical design, </w:t>
      </w:r>
      <w:del w:id="9108" w:author="Timothy Hislop" w:date="2026-07-16T12:00:00Z">
        <w:r>
          <w:delText xml:space="preserve">or override the Practice Lead unless explicitly delegated.</w:delText>
        </w:r>
      </w:del>
      <w:ins w:id="9109" w:author="Timothy Hislop" w:date="2026-07-16T12:00:00Z">
        <w:r>
          <w:t xml:space="preserve">or override the Delivery Lead or the Practice Lead unless explicitly delegated.</w:t>
        </w:r>
      </w:ins>
    </w:p>
    <w:p w14:paraId="1486CCA6" w14:textId="77777777" w:rsidR="00E7079D" w:rsidRPr="008800D9" w:rsidRDefault="00630E98" w:rsidP="008800D9">
      <w:pPr>
        <w:pStyle w:val="ListBullet"/>
      </w:pPr>
      <w:r>
        <w:t>Owns PM capability and PM assignment recommendations, not integrated practice staffing across all delivery roles.</w:t>
      </w:r>
    </w:p>
    <w:p w14:paraId="1265CB22" w14:textId="77777777" w:rsidR="00E7079D" w:rsidRPr="008800D9" w:rsidRDefault="00630E98" w:rsidP="007F0344">
      <w:pPr>
        <w:pStyle w:val="Heading2"/>
      </w:pPr>
      <w:r>
        <w:t>Recurring Deliverables and Cadence</w:t>
      </w:r>
    </w:p>
    <w:p w14:paraId="662E8E1F" w14:textId="77777777" w:rsidR="00E7079D" w:rsidRPr="008800D9" w:rsidRDefault="00630E98" w:rsidP="008800D9">
      <w:pPr>
        <w:pStyle w:val="ListBullet"/>
      </w:pPr>
      <w:r>
        <w:t>Recurring project health, portfolio, escalation, and recovery reviews.</w:t>
      </w:r>
    </w:p>
    <w:p w14:paraId="230F3300" w14:textId="77777777" w:rsidR="00E7079D" w:rsidRPr="008800D9" w:rsidRDefault="00630E98" w:rsidP="008800D9">
      <w:pPr>
        <w:pStyle w:val="ListBullet"/>
      </w:pPr>
      <w:r>
        <w:t>Stage-gate reviews based on the integrated delivery lifecycle.</w:t>
      </w:r>
    </w:p>
    <w:p w14:paraId="19244485" w14:textId="77777777" w:rsidR="00E7079D" w:rsidRPr="008800D9" w:rsidRDefault="00630E98" w:rsidP="008800D9">
      <w:pPr>
        <w:pStyle w:val="ListBullet"/>
      </w:pPr>
      <w:r>
        <w:t>Monthly PM capability, capacity, and standards review.</w:t>
      </w:r>
    </w:p>
    <w:p w14:paraId="1F655AAA" w14:textId="77777777" w:rsidR="00E7079D" w:rsidRPr="008800D9" w:rsidRDefault="00630E98" w:rsidP="008800D9">
      <w:pPr>
        <w:pStyle w:val="ListBullet"/>
      </w:pPr>
      <w:r>
        <w:t>Quarterly PMO improvement and metrics review.</w:t>
      </w:r>
    </w:p>
    <w:p w14:paraId="0E53F604" w14:textId="77777777" w:rsidR="00E7079D" w:rsidRPr="008800D9" w:rsidRDefault="00630E98" w:rsidP="007F0344">
      <w:pPr>
        <w:pStyle w:val="Heading2"/>
      </w:pPr>
      <w:r>
        <w:t>Success Measures</w:t>
      </w:r>
    </w:p>
    <w:p w14:paraId="4611AB27" w14:textId="77777777" w:rsidR="00E7079D" w:rsidRPr="008800D9" w:rsidRDefault="00630E98" w:rsidP="008800D9">
      <w:pPr>
        <w:pStyle w:val="ListBullet"/>
      </w:pPr>
      <w:r>
        <w:t xml:space="preserve">Status-report and project-health submission timeliness and completeness.</w:t>
      </w:r>
    </w:p>
    <w:p w14:paraId="2EDFDDBF" w14:textId="77777777" w:rsidR="00E7079D" w:rsidRPr="008800D9" w:rsidRDefault="00630E98" w:rsidP="008800D9">
      <w:pPr>
        <w:pStyle w:val="ListBullet"/>
      </w:pPr>
      <w:r>
        <w:t>Stage-gate completion, evidence completeness, exception aging, and conditional-action closure.</w:t>
      </w:r>
    </w:p>
    <w:p w14:paraId="5D4AB569" w14:textId="77777777" w:rsidR="00E7079D" w:rsidRPr="008800D9" w:rsidRDefault="00630E98" w:rsidP="008800D9">
      <w:pPr>
        <w:pStyle w:val="ListBullet"/>
      </w:pPr>
      <w:r>
        <w:t>RIDAC aging, escalation timeliness, decision cycle time, and overdue action rate.</w:t>
      </w:r>
    </w:p>
    <w:p w14:paraId="161E72DC" w14:textId="77777777" w:rsidR="00E7079D" w:rsidRPr="008800D9" w:rsidRDefault="00630E98" w:rsidP="008800D9">
      <w:pPr>
        <w:pStyle w:val="ListBullet"/>
      </w:pPr>
      <w:r>
        <w:t>Schedule predictability and milestone variance by comparable project class.</w:t>
      </w:r>
    </w:p>
    <w:p w14:paraId="2929231C" w14:textId="77777777" w:rsidR="00E7079D" w:rsidRPr="008800D9" w:rsidRDefault="00630E98" w:rsidP="008800D9">
      <w:pPr>
        <w:pStyle w:val="ListBullet"/>
      </w:pPr>
      <w:r>
        <w:t>Material scope-change capture rate and change-control cycle time.</w:t>
      </w:r>
    </w:p>
    <w:p w14:paraId="2A34C410" w14:textId="77777777" w:rsidR="00E7079D" w:rsidRPr="008800D9" w:rsidRDefault="00630E98" w:rsidP="008800D9">
      <w:pPr>
        <w:pStyle w:val="ListBullet"/>
      </w:pPr>
      <w:r>
        <w:t>PMO artifact adoption, PM competency progress, and project-recovery action closure.</w:t>
      </w:r>
    </w:p>
    <w:p w14:paraId="455259F3" w14:textId="77777777" w:rsidR="00E7079D" w:rsidRPr="008800D9" w:rsidRDefault="00630E98" w:rsidP="007F0344">
      <w:pPr>
        <w:pStyle w:val="Heading2"/>
      </w:pPr>
      <w:r>
        <w:t>Capacity and Scaling Note</w:t>
      </w:r>
    </w:p>
    <w:p w14:paraId="0351ABB4" w14:textId="77777777" w:rsidR="00E7079D" w:rsidRPr="008800D9" w:rsidRDefault="00630E98" w:rsidP="008800D9">
      <w:r>
        <w:t>Base-case estimate: 0.93 FTE. Treat this as a full-time PMO leadership role. Any direct project assignment is additive; a typical active project can require another 0.25 to 1.0 FTE depending on complexity.</w:t>
      </w:r>
    </w:p>
    <w:p w14:paraId="6F34C57F" w14:textId="77777777" w:rsidR="00E7079D" w:rsidRPr="008800D9" w:rsidRDefault="00630E98" w:rsidP="008800D9">
      <w:r>
        <w:br w:type="page"/>
      </w:r>
    </w:p>
    <w:p w14:paraId="56898050" w14:textId="77777777" w:rsidR="00E7079D" w:rsidRPr="008800D9" w:rsidRDefault="00630E98" w:rsidP="00C466A4">
      <w:pPr>
        <w:pStyle w:val="Heading1"/>
      </w:pPr>
      <w:del w:id="9112" w:author="Timothy Hislop" w:date="2026-07-16T12:00:00Z">
        <w:r>
          <w:delText xml:space="preserve">ServiceNow Delivery and Customer Experience Lead</w:delText>
        </w:r>
      </w:del>
      <w:ins w:id="9113" w:author="Timothy Hislop" w:date="2026-07-16T12:00:00Z">
        <w:r>
          <w:t xml:space="preserve">ServiceNow Delivery Lead</w:t>
        </w:r>
      </w:ins>
    </w:p>
    <w:p w14:paraId="1C907E00" w14:textId="77777777" w:rsidR="00E7079D" w:rsidRPr="008800D9" w:rsidRDefault="00630E98" w:rsidP="007F0344">
      <w:pPr>
        <w:pStyle w:val="Heading2"/>
      </w:pPr>
      <w:r>
        <w:t>Role Purpose</w:t>
      </w:r>
    </w:p>
    <w:p w14:paraId="6E3E8B28" w14:textId="77777777" w:rsidR="00E7079D" w:rsidRPr="008800D9" w:rsidRDefault="00630E98" w:rsidP="008800D9">
      <w:del w:id="9110" w:author="Timothy Hislop" w:date="2026-07-16T12:00:00Z">
        <w:r>
          <w:delText xml:space="preserve">The ServiceNow Delivery and Customer Experience Lead owns delivery execution, integrated delivery quality, customer experience, customer account health, adoption, value realization, and delivery-led growth within existing ServiceNow accounts.</w:delText>
        </w:r>
      </w:del>
      <w:ins w:id="9111" w:author="Timothy Hislop" w:date="2026-07-16T12:00:00Z">
        <w:r>
          <w:t xml:space="preserve">The ServiceNow Delivery Lead is the single point of accountability for delivery outcomes and manages all of delivery. The role owns delivery execution, integrated delivery quality, customer experience, customer account health, adoption, value realization, and delivery-led growth within existing ServiceNow accounts; directs the PMO and technical delivery leadership; certifies the deliverability of everything the practice bids; and owns pricing strategy and hours.</w:t>
        </w:r>
      </w:ins>
      <w:r>
        <w:t xml:space="preserve"> The role converts architecture standards and PMO controls into effective delivery and ensures customers experience the practice as credible, organized, responsive, and worth buying from again.</w:t>
      </w:r>
    </w:p>
    <w:p w14:paraId="706D7078" w14:textId="77777777" w:rsidR="00E7079D" w:rsidRPr="008800D9" w:rsidRDefault="00630E98" w:rsidP="007F0344">
      <w:pPr>
        <w:pStyle w:val="Heading2"/>
      </w:pPr>
      <w:r>
        <w:t>Reporting and Functional Alignment</w:t>
      </w:r>
    </w:p>
    <w:p w14:paraId="31809E03" w14:textId="77777777" w:rsidR="00E7079D" w:rsidRPr="008800D9" w:rsidRDefault="00630E98" w:rsidP="008800D9">
      <w:pPr>
        <w:pStyle w:val="ListBullet"/>
      </w:pPr>
      <w:r>
        <w:t xml:space="preserve">Reports to the ServiceNow Practice Lead in the future-state structure.</w:t>
      </w:r>
      <w:ins w:id="9114" w:author="Timothy Hislop" w:date="2026-07-16T12:00:00Z">
        <w:r>
          <w:t xml:space="preserve"> Manages all of delivery on the Practice Lead’s behalf: the PMO Lead and the Lead Architect report to this role.</w:t>
        </w:r>
      </w:ins>
    </w:p>
    <w:p w14:paraId="2E3A9AA7" w14:textId="77777777" w:rsidR="00E7079D" w:rsidRPr="008800D9" w:rsidRDefault="00630E98" w:rsidP="008800D9">
      <w:pPr>
        <w:pStyle w:val="ListBullet"/>
      </w:pPr>
      <w:del w:id="9115" w:author="Timothy Hislop" w:date="2026-07-16T12:00:00Z">
        <w:r>
          <w:delText xml:space="preserve">Provides leadership across delivery managers, architects, consultants, developers, business analysts, QA contributors, and other delivery roles, while respecting formal people-management lines where different.</w:delText>
        </w:r>
      </w:del>
      <w:ins w:id="9116" w:author="Timothy Hislop" w:date="2026-07-16T12:00:00Z">
        <w:r>
          <w:t xml:space="preserve">Provides leadership across delivery managers, architects, consultants, developers, business analysts, QA contributors, and other delivery roles — setting performance expectations, directing corrective action, and making delivery assignment decisions — while respecting formal people-management lines where different.</w:t>
        </w:r>
      </w:ins>
    </w:p>
    <w:p w14:paraId="194BD009" w14:textId="77777777" w:rsidR="00E7079D" w:rsidRPr="008800D9" w:rsidRDefault="00630E98" w:rsidP="008800D9">
      <w:pPr>
        <w:pStyle w:val="ListBullet"/>
      </w:pPr>
      <w:del w:id="9117" w:author="Timothy Hislop" w:date="2026-07-16T12:00:00Z">
        <w:r>
          <w:delText xml:space="preserve">Partners with the PMO Lead on controls, the Lead Architect on technical quality, and the Operations Lead on staffing, forecast, project setup, and commercial dependencies.</w:delText>
        </w:r>
      </w:del>
      <w:ins w:id="9118" w:author="Timothy Hislop" w:date="2026-07-16T12:00:00Z">
        <w:r>
          <w:t xml:space="preserve">Leads the PMO Lead and the Lead Architect as an integrated delivery leadership team — each retaining full authority within their charters — and partners with the Operations Lead on staffing process, forecast mechanics, project setup, and commercial dependencies.</w:t>
        </w:r>
      </w:ins>
    </w:p>
    <w:p w14:paraId="0C78BB2B" w14:textId="77777777" w:rsidR="00E7079D" w:rsidRPr="008800D9" w:rsidRDefault="00630E98" w:rsidP="007F0344">
      <w:pPr>
        <w:pStyle w:val="Heading2"/>
      </w:pPr>
      <w:r>
        <w:t>Core Accountabilities</w:t>
      </w:r>
    </w:p>
    <w:p w14:paraId="0EB1288E" w14:textId="77777777" w:rsidR="00E7079D" w:rsidRPr="008800D9" w:rsidRDefault="00630E98" w:rsidP="007F0344">
      <w:pPr>
        <w:pStyle w:val="Heading3"/>
      </w:pPr>
      <w:r>
        <w:t>Delivery Portfolio Leadership</w:t>
      </w:r>
    </w:p>
    <w:p w14:paraId="3D6D9173" w14:textId="77777777" w:rsidR="00E7079D" w:rsidRPr="008800D9" w:rsidRDefault="00630E98" w:rsidP="008800D9">
      <w:pPr>
        <w:pStyle w:val="ListBullet"/>
      </w:pPr>
      <w:r>
        <w:t>Own the delivery execution model across implementation, modernization, enhancement, advisory, support, and managed-service engagements.</w:t>
      </w:r>
    </w:p>
    <w:p w14:paraId="2F71B5A8" w14:textId="77777777" w:rsidR="00E7079D" w:rsidRPr="008800D9" w:rsidRDefault="00630E98" w:rsidP="008800D9">
      <w:pPr>
        <w:pStyle w:val="ListBullet"/>
      </w:pPr>
      <w:r>
        <w:t>Maintain visibility into execution health, customer sentiment, delivery risk, staffing needs, quality, and outcomes across the portfolio.</w:t>
      </w:r>
    </w:p>
    <w:p w14:paraId="3852AF72" w14:textId="77777777" w:rsidR="00E7079D" w:rsidRPr="008800D9" w:rsidRDefault="00630E98" w:rsidP="008800D9">
      <w:pPr>
        <w:pStyle w:val="ListBullet"/>
      </w:pPr>
      <w:r>
        <w:t>Intervene early in high-risk, troubled, strategic, or customer-sensitive engagements.</w:t>
      </w:r>
    </w:p>
    <w:p w14:paraId="572171D8" w14:textId="77777777" w:rsidR="00E7079D" w:rsidRPr="008800D9" w:rsidRDefault="00630E98" w:rsidP="008800D9">
      <w:pPr>
        <w:pStyle w:val="ListBullet"/>
      </w:pPr>
      <w:r>
        <w:t>Ensure delivery teams understand customer outcomes, scope boundaries, priorities, quality expectations, and communication norms.</w:t>
      </w:r>
    </w:p>
    <w:p w14:paraId="3919459C" w14:textId="77777777" w:rsidR="00E7079D" w:rsidRPr="008800D9" w:rsidRDefault="00630E98" w:rsidP="007F0344">
      <w:pPr>
        <w:pStyle w:val="Heading3"/>
      </w:pPr>
      <w:r>
        <w:t>Customer Experience and Account Health</w:t>
      </w:r>
    </w:p>
    <w:p w14:paraId="199038DB" w14:textId="77777777" w:rsidR="00E7079D" w:rsidRPr="008800D9" w:rsidRDefault="00630E98" w:rsidP="008800D9">
      <w:pPr>
        <w:pStyle w:val="ListBullet"/>
      </w:pPr>
      <w:r>
        <w:t>Own customer satisfaction and account-health management across active ServiceNow delivery accounts.</w:t>
      </w:r>
    </w:p>
    <w:p w14:paraId="4CE1F277" w14:textId="77777777" w:rsidR="00E7079D" w:rsidRPr="008800D9" w:rsidRDefault="00630E98" w:rsidP="008800D9">
      <w:pPr>
        <w:pStyle w:val="ListBullet"/>
      </w:pPr>
      <w:r>
        <w:t>Maintain trusted relationships with customer sponsors, product owners, business stakeholders, technical leaders, acquisition stakeholders, and operational users.</w:t>
      </w:r>
    </w:p>
    <w:p w14:paraId="131F8EF5" w14:textId="77777777" w:rsidR="00E7079D" w:rsidRPr="008800D9" w:rsidRDefault="00630E98" w:rsidP="008800D9">
      <w:pPr>
        <w:pStyle w:val="ListBullet"/>
      </w:pPr>
      <w:r>
        <w:t>Monitor sentiment throughout delivery and address dissatisfaction before it becomes a formal escalation or recompete risk.</w:t>
      </w:r>
    </w:p>
    <w:p w14:paraId="3CBC0AAC" w14:textId="77777777" w:rsidR="00E7079D" w:rsidRPr="008800D9" w:rsidRDefault="00630E98" w:rsidP="008800D9">
      <w:pPr>
        <w:pStyle w:val="ListBullet"/>
      </w:pPr>
      <w:r>
        <w:t>Ensure customer communications are aligned across delivery, PMO, architecture, operations, sales, and leadership.</w:t>
      </w:r>
    </w:p>
    <w:p w14:paraId="14F22EC5" w14:textId="77777777" w:rsidR="00E7079D" w:rsidRPr="008800D9" w:rsidRDefault="00630E98" w:rsidP="007F0344">
      <w:pPr>
        <w:pStyle w:val="Heading3"/>
      </w:pPr>
      <w:r>
        <w:t>Delivery Methodology and Integrated Quality</w:t>
      </w:r>
    </w:p>
    <w:p w14:paraId="29F8FD94" w14:textId="77777777" w:rsidR="00E7079D" w:rsidRPr="008800D9" w:rsidRDefault="00630E98" w:rsidP="008800D9">
      <w:pPr>
        <w:pStyle w:val="ListBullet"/>
      </w:pPr>
      <w:r>
        <w:t>Own the delivery-methodology layer for workshops, requirements translation, backlog readiness, team execution, testing support, deployment readiness, hypercare, transition, adoption, and knowledge transfer.</w:t>
      </w:r>
    </w:p>
    <w:p w14:paraId="5024F194" w14:textId="77777777" w:rsidR="00E7079D" w:rsidRPr="008800D9" w:rsidRDefault="00630E98" w:rsidP="008800D9">
      <w:pPr>
        <w:pStyle w:val="ListBullet"/>
      </w:pPr>
      <w:r>
        <w:t>Embed Lead Architect standards and technical quality gates and PMO lifecycle controls into the way teams execute.</w:t>
      </w:r>
    </w:p>
    <w:p w14:paraId="34549A4D" w14:textId="77777777" w:rsidR="00E7079D" w:rsidRPr="008800D9" w:rsidRDefault="00630E98" w:rsidP="008800D9">
      <w:pPr>
        <w:pStyle w:val="ListBullet"/>
      </w:pPr>
      <w:r>
        <w:t>Define integrated delivery-quality expectations and readiness criteria beyond technical design alone.</w:t>
      </w:r>
    </w:p>
    <w:p w14:paraId="2CB04627" w14:textId="77777777" w:rsidR="00E7079D" w:rsidRPr="008800D9" w:rsidRDefault="00630E98" w:rsidP="008800D9">
      <w:pPr>
        <w:pStyle w:val="ListBullet"/>
      </w:pPr>
      <w:r>
        <w:t>Ensure methodology is consistent enough to be repeatable and flexible enough to fit engagement type and customer context.</w:t>
      </w:r>
    </w:p>
    <w:p w14:paraId="01801945" w14:textId="77777777" w:rsidR="00E7079D" w:rsidRPr="008800D9" w:rsidRDefault="00630E98" w:rsidP="007F0344">
      <w:pPr>
        <w:pStyle w:val="Heading3"/>
      </w:pPr>
      <w:r>
        <w:t>Outcomes, Adoption, and Value Realization</w:t>
      </w:r>
    </w:p>
    <w:p w14:paraId="2A560A0A" w14:textId="77777777" w:rsidR="00E7079D" w:rsidRPr="008800D9" w:rsidRDefault="00630E98" w:rsidP="008800D9">
      <w:pPr>
        <w:pStyle w:val="ListBullet"/>
      </w:pPr>
      <w:r>
        <w:t>Ensure delivered capabilities are usable, adopted, supportable, scalable, and aligned with business outcomes.</w:t>
      </w:r>
    </w:p>
    <w:p w14:paraId="41CBEE49" w14:textId="77777777" w:rsidR="00E7079D" w:rsidRPr="008800D9" w:rsidRDefault="00630E98" w:rsidP="008800D9">
      <w:pPr>
        <w:pStyle w:val="ListBullet"/>
      </w:pPr>
      <w:r>
        <w:t>Define customer readiness, operational readiness, support readiness, adoption, training, documentation, and knowledge-transfer expectations.</w:t>
      </w:r>
    </w:p>
    <w:p w14:paraId="478144E4" w14:textId="77777777" w:rsidR="00E7079D" w:rsidRPr="008800D9" w:rsidRDefault="00630E98" w:rsidP="008800D9">
      <w:pPr>
        <w:pStyle w:val="ListBullet"/>
      </w:pPr>
      <w:r>
        <w:t>Establish value-realization measures for major engagements and connect delivery outcomes to operational or mission value.</w:t>
      </w:r>
    </w:p>
    <w:p w14:paraId="453CC33B" w14:textId="77777777" w:rsidR="00E7079D" w:rsidRPr="008800D9" w:rsidRDefault="00630E98" w:rsidP="008800D9">
      <w:pPr>
        <w:pStyle w:val="ListBullet"/>
      </w:pPr>
      <w:r>
        <w:t>Treat go-live as a milestone, not the definition of customer success.</w:t>
      </w:r>
    </w:p>
    <w:p w14:paraId="471A978F" w14:textId="77777777" w:rsidR="00E7079D" w:rsidRPr="008800D9" w:rsidRDefault="00630E98" w:rsidP="007F0344">
      <w:pPr>
        <w:pStyle w:val="Heading3"/>
      </w:pPr>
      <w:r>
        <w:t>Delivery Team Performance and Resource Demand</w:t>
      </w:r>
    </w:p>
    <w:p w14:paraId="62351CB8" w14:textId="77777777" w:rsidR="00E7079D" w:rsidRPr="008800D9" w:rsidRDefault="00630E98" w:rsidP="008800D9">
      <w:pPr>
        <w:pStyle w:val="ListBullet"/>
      </w:pPr>
      <w:r>
        <w:t>Define delivery demand by role, skill, timing, and location and provide timely inputs to the integrated staffing process.</w:t>
      </w:r>
    </w:p>
    <w:p w14:paraId="2A9B9B88" w14:textId="77777777" w:rsidR="00E7079D" w:rsidRPr="008800D9" w:rsidRDefault="00630E98" w:rsidP="008800D9">
      <w:pPr>
        <w:pStyle w:val="ListBullet"/>
      </w:pPr>
      <w:del w:id="9119" w:author="Timothy Hislop" w:date="2026-07-16T12:00:00Z">
        <w:r>
          <w:delText xml:space="preserve">Recommend delivery assignments in partnership with the Lead Architect, PMO, Operations, and Practice Lead.</w:delText>
        </w:r>
      </w:del>
      <w:ins w:id="9120" w:author="Timothy Hislop" w:date="2026-07-16T12:00:00Z">
        <w:r>
          <w:t xml:space="preserve">Make delivery assignment decisions with input from the Lead Architect and PMO; Operations administers the staffing process, and the Practice Lead resolves cross-practice priority conflicts.</w:t>
        </w:r>
      </w:ins>
    </w:p>
    <w:p w14:paraId="2EAA7E55" w14:textId="77777777" w:rsidR="00E7079D" w:rsidRPr="008800D9" w:rsidRDefault="00630E98" w:rsidP="008800D9">
      <w:pPr>
        <w:pStyle w:val="ListBullet"/>
      </w:pPr>
      <w:r>
        <w:t>Identify skill gaps, performance issues, mentoring needs, and capacity risks and ensure the correct functional owner acts.</w:t>
      </w:r>
    </w:p>
    <w:p w14:paraId="5DBD591F" w14:textId="77777777" w:rsidR="00E7079D" w:rsidRPr="008800D9" w:rsidRDefault="00630E98" w:rsidP="008800D9">
      <w:pPr>
        <w:pStyle w:val="ListBullet"/>
      </w:pPr>
      <w:r>
        <w:t>Prevent unauthorized commitments related to scope, schedule, price, staffing, or contract terms.</w:t>
      </w:r>
    </w:p>
    <w:p w14:paraId="4410D6B9" w14:textId="77777777" w:rsidR="00E7079D" w:rsidRPr="008800D9" w:rsidRDefault="00630E98" w:rsidP="007F0344">
      <w:pPr>
        <w:pStyle w:val="Heading3"/>
      </w:pPr>
      <w:r>
        <w:t>Existing-Account Roadmaps and Delivery-Led Growth</w:t>
      </w:r>
    </w:p>
    <w:p w14:paraId="550A5697" w14:textId="77777777" w:rsidR="00E7079D" w:rsidRPr="008800D9" w:rsidRDefault="00630E98" w:rsidP="008800D9">
      <w:pPr>
        <w:pStyle w:val="ListBullet"/>
      </w:pPr>
      <w:r>
        <w:t>Own identification and sponsorship of expansion opportunities within existing ServiceNow delivery accounts.</w:t>
      </w:r>
    </w:p>
    <w:p w14:paraId="08A8C177" w14:textId="77777777" w:rsidR="00E7079D" w:rsidRPr="008800D9" w:rsidRDefault="00630E98" w:rsidP="008800D9">
      <w:pPr>
        <w:pStyle w:val="ListBullet"/>
      </w:pPr>
      <w:r>
        <w:t>Lead customer roadmaps covering platform maturity, additional workflows or modules, optimization, integration, governance, managed services, health checks, and modernization.</w:t>
      </w:r>
    </w:p>
    <w:p w14:paraId="4D12A734" w14:textId="77777777" w:rsidR="00E7079D" w:rsidRPr="008800D9" w:rsidRDefault="00630E98" w:rsidP="008800D9">
      <w:pPr>
        <w:pStyle w:val="ListBullet"/>
      </w:pPr>
      <w:r>
        <w:t>Train delivery teams to surface needs without making freelance commitments.</w:t>
      </w:r>
    </w:p>
    <w:p w14:paraId="5FA55FD6" w14:textId="77777777" w:rsidR="00E7079D" w:rsidRPr="008800D9" w:rsidRDefault="00630E98" w:rsidP="008800D9">
      <w:pPr>
        <w:pStyle w:val="ListBullet"/>
      </w:pPr>
      <w:del w:id="9121" w:author="Timothy Hislop" w:date="2026-07-16T12:00:00Z">
        <w:r>
          <w:delText xml:space="preserve">Hand qualified growth opportunities to Sales for formal pipeline, capture, pricing, and contract action.</w:delText>
        </w:r>
      </w:del>
      <w:ins w:id="9122" w:author="Timothy Hislop" w:date="2026-07-16T12:00:00Z">
        <w:r>
          <w:t xml:space="preserve">Hand qualified growth opportunities to Sales for formal pipeline and capture support; pricing remains with the Delivery Lead, and contract action with the appropriate corporate function.</w:t>
        </w:r>
      </w:ins>
    </w:p>
    <w:p>
      <w:pPr>
        <w:pStyle w:val="Heading3"/>
        <w:rPr>
          <w:ins w:id="9123" w:author="Timothy Hislop" w:date="2026-07-16T12:00:00Z"/>
        </w:rPr>
      </w:pPr>
      <w:ins w:id="9124" w:author="Timothy Hislop" w:date="2026-07-16T12:00:00Z">
        <w:r>
          <w:t xml:space="preserve">Deliverability Certification, Pricing, and Business Development</w:t>
        </w:r>
      </w:ins>
    </w:p>
    <w:p>
      <w:pPr>
        <w:pStyle w:val="ListBullet"/>
        <w:rPr>
          <w:ins w:id="9125" w:author="Timothy Hislop" w:date="2026-07-16T12:00:00Z"/>
        </w:rPr>
      </w:pPr>
      <w:ins w:id="9126" w:author="Timothy Hislop" w:date="2026-07-16T12:00:00Z">
        <w:r>
          <w:t xml:space="preserve">Certify deliverability of every bid, proposal, change request, and extension — sole authority to declare that the scope, hours, staffing, and timeline as priced can be delivered; no submission proceeds without this certification.</w:t>
        </w:r>
      </w:ins>
    </w:p>
    <w:p>
      <w:pPr>
        <w:pStyle w:val="ListBullet"/>
        <w:rPr>
          <w:ins w:id="9127" w:author="Timothy Hislop" w:date="2026-07-16T12:00:00Z"/>
        </w:rPr>
      </w:pPr>
      <w:ins w:id="9128" w:author="Timothy Hislop" w:date="2026-07-16T12:00:00Z">
        <w:r>
          <w:t xml:space="preserve">Own pricing strategy and the single pricing funnel: all pricing routes through the Delivery Lead, with final say on hours, level of effort, and staffing mix; the Practice Lead approves final rates and margin thresholds.</w:t>
        </w:r>
      </w:ins>
    </w:p>
    <w:p>
      <w:pPr>
        <w:pStyle w:val="ListBullet"/>
        <w:rPr>
          <w:ins w:id="9129" w:author="Timothy Hislop" w:date="2026-07-16T12:00:00Z"/>
        </w:rPr>
      </w:pPr>
      <w:ins w:id="9130" w:author="Timothy Hislop" w:date="2026-07-16T12:00:00Z">
        <w:r>
          <w:t xml:space="preserve">Own past performance, CPARS, and referenceability as reusable capture assets; contribute delivery leadership to proposals, key-personnel commitments, and orals.</w:t>
        </w:r>
      </w:ins>
    </w:p>
    <w:p>
      <w:pPr>
        <w:pStyle w:val="ListBullet"/>
        <w:rPr>
          <w:ins w:id="9131" w:author="Timothy Hislop" w:date="2026-07-16T12:00:00Z"/>
        </w:rPr>
      </w:pPr>
      <w:ins w:id="9132" w:author="Timothy Hislop" w:date="2026-07-16T12:00:00Z">
        <w:r>
          <w:t xml:space="preserve">Own acceptance of the award-to-execution transition into delivery; delivery accountability begins once certified assumptions, gaps, and risks are documented.</w:t>
        </w:r>
      </w:ins>
    </w:p>
    <w:p>
      <w:pPr>
        <w:pStyle w:val="Heading3"/>
        <w:rPr>
          <w:ins w:id="9133" w:author="Timothy Hislop" w:date="2026-07-16T12:00:00Z"/>
        </w:rPr>
      </w:pPr>
      <w:ins w:id="9134" w:author="Timothy Hislop" w:date="2026-07-16T12:00:00Z">
        <w:r>
          <w:t xml:space="preserve">Delivery Accountability and Performance Management</w:t>
        </w:r>
      </w:ins>
    </w:p>
    <w:p>
      <w:pPr>
        <w:pStyle w:val="ListBullet"/>
        <w:rPr>
          <w:ins w:id="9135" w:author="Timothy Hislop" w:date="2026-07-16T12:00:00Z"/>
        </w:rPr>
      </w:pPr>
      <w:ins w:id="9136" w:author="Timothy Hislop" w:date="2026-07-16T12:00:00Z">
        <w:r>
          <w:t xml:space="preserve">Serve as the single point of accountability for delivery outcomes across the PMO, technical delivery leadership, and all delivery teams — answerable to the Practice Lead for the integrated result.</w:t>
        </w:r>
      </w:ins>
    </w:p>
    <w:p>
      <w:pPr>
        <w:pStyle w:val="ListBullet"/>
        <w:rPr>
          <w:ins w:id="9137" w:author="Timothy Hislop" w:date="2026-07-16T12:00:00Z"/>
        </w:rPr>
      </w:pPr>
      <w:ins w:id="9138" w:author="Timothy Hislop" w:date="2026-07-16T12:00:00Z">
        <w:r>
          <w:t xml:space="preserve">Set performance expectations for Engagement Managers, the PMO Lead, the Lead Architect, and delivery personnel; direct corrective action; and hold individuals accountable for the commitments certified at bid.</w:t>
        </w:r>
      </w:ins>
    </w:p>
    <w:p>
      <w:pPr>
        <w:pStyle w:val="ListBullet"/>
        <w:rPr>
          <w:ins w:id="9139" w:author="Timothy Hislop" w:date="2026-07-16T12:00:00Z"/>
        </w:rPr>
      </w:pPr>
      <w:ins w:id="9140" w:author="Timothy Hislop" w:date="2026-07-16T12:00:00Z">
        <w:r>
          <w:t xml:space="preserve">Owe the functional leads clear priorities, protected decision rights within their charters, and timely decisions in return — accountability runs in both directions.</w:t>
        </w:r>
      </w:ins>
    </w:p>
    <w:p>
      <w:pPr>
        <w:pStyle w:val="ListBullet"/>
        <w:rPr>
          <w:ins w:id="9141" w:author="Timothy Hislop" w:date="2026-07-16T12:00:00Z"/>
        </w:rPr>
      </w:pPr>
      <w:ins w:id="9142" w:author="Timothy Hislop" w:date="2026-07-16T12:00:00Z">
        <w:r>
          <w:t xml:space="preserve">Decide recovery actions for troubled engagements; the PMO Lead administers the recovery process and the Practice Lead independently reviews red accounts.</w:t>
        </w:r>
      </w:ins>
    </w:p>
    <w:p w14:paraId="665A8ECC" w14:textId="77777777" w:rsidR="00E7079D" w:rsidRPr="008800D9" w:rsidRDefault="00630E98" w:rsidP="007F0344">
      <w:pPr>
        <w:pStyle w:val="Heading3"/>
      </w:pPr>
      <w:r>
        <w:t>Customer Governance, Escalation, and Recovery</w:t>
      </w:r>
    </w:p>
    <w:p w14:paraId="3B252431" w14:textId="77777777" w:rsidR="00E7079D" w:rsidRPr="008800D9" w:rsidRDefault="00630E98" w:rsidP="008800D9">
      <w:pPr>
        <w:pStyle w:val="ListBullet"/>
      </w:pPr>
      <w:r>
        <w:t>Participate in executive governance for strategic, high-risk, troubled, or growth-oriented accounts.</w:t>
      </w:r>
    </w:p>
    <w:p w14:paraId="1AEA3DDA" w14:textId="77777777" w:rsidR="00E7079D" w:rsidRPr="008800D9" w:rsidRDefault="00630E98" w:rsidP="008800D9">
      <w:pPr>
        <w:pStyle w:val="ListBullet"/>
      </w:pPr>
      <w:r>
        <w:t>Own the delivery and customer-experience response to missed expectations, delivery-quality concerns, and confidence issues.</w:t>
      </w:r>
    </w:p>
    <w:p w14:paraId="275383B4" w14:textId="77777777" w:rsidR="00E7079D" w:rsidRPr="008800D9" w:rsidRDefault="00630E98" w:rsidP="008800D9">
      <w:pPr>
        <w:pStyle w:val="ListBullet"/>
      </w:pPr>
      <w:r>
        <w:t>Partner with PMO on recovery governance and formal controls and with the Lead Architect on technical remediation.</w:t>
      </w:r>
    </w:p>
    <w:p w14:paraId="49F04A03" w14:textId="77777777" w:rsidR="00E7079D" w:rsidRPr="008800D9" w:rsidRDefault="00630E98" w:rsidP="008800D9">
      <w:pPr>
        <w:pStyle w:val="ListBullet"/>
      </w:pPr>
      <w:r>
        <w:t>Ensure corrective actions address both the immediate customer issue and the underlying delivery-process gap.</w:t>
      </w:r>
    </w:p>
    <w:p w14:paraId="225422B8" w14:textId="77777777" w:rsidR="00E7079D" w:rsidRPr="008800D9" w:rsidRDefault="00630E98" w:rsidP="007F0344">
      <w:pPr>
        <w:pStyle w:val="Heading3"/>
      </w:pPr>
      <w:r>
        <w:t>Continuous Improvement and Managed-Service Readiness</w:t>
      </w:r>
    </w:p>
    <w:p w14:paraId="10C4A737" w14:textId="77777777" w:rsidR="00E7079D" w:rsidRPr="008800D9" w:rsidRDefault="00630E98" w:rsidP="008800D9">
      <w:pPr>
        <w:pStyle w:val="ListBullet"/>
      </w:pPr>
      <w:r>
        <w:t xml:space="preserve">Convert delivery lessons, customer feedback, and recurring account needs into improved methods, tools, training, and offerings.</w:t>
      </w:r>
    </w:p>
    <w:p w14:paraId="634FAF90" w14:textId="77777777" w:rsidR="00E7079D" w:rsidRPr="008800D9" w:rsidRDefault="00630E98" w:rsidP="008800D9">
      <w:pPr>
        <w:pStyle w:val="ListBullet"/>
      </w:pPr>
      <w:r>
        <w:t>Define the delivery operating model for support and managed services; establish a dedicated Managed Services Lead when scale and service-level complexity warrant it.</w:t>
      </w:r>
    </w:p>
    <w:p w14:paraId="030F0534" w14:textId="77777777" w:rsidR="00E7079D" w:rsidRPr="008800D9" w:rsidRDefault="00630E98" w:rsidP="008800D9">
      <w:pPr>
        <w:pStyle w:val="ListBullet"/>
      </w:pPr>
      <w:r>
        <w:t xml:space="preserve">Maintain a portfolio view of customer health, referenceability, roadmap maturity, and delivery-led growth potential.</w:t>
      </w:r>
    </w:p>
    <w:p w14:paraId="72473FDA" w14:textId="77777777" w:rsidR="00E7079D" w:rsidRPr="008800D9" w:rsidRDefault="00630E98" w:rsidP="007F0344">
      <w:pPr>
        <w:pStyle w:val="Heading2"/>
      </w:pPr>
      <w:r>
        <w:t xml:space="preserve">Decision Rights and Boundaries</w:t>
      </w:r>
    </w:p>
    <w:p w14:paraId="32699598" w14:textId="77777777" w:rsidR="00E7079D" w:rsidRPr="008800D9" w:rsidRDefault="00630E98" w:rsidP="008800D9">
      <w:pPr>
        <w:pStyle w:val="ListBullet"/>
      </w:pPr>
      <w:r>
        <w:t>Owns delivery execution methods, customer-experience practices, integrated delivery-quality expectations, and account-recovery actions within approved boundaries.</w:t>
      </w:r>
    </w:p>
    <w:p w14:paraId="179CBB51" w14:textId="77777777" w:rsidR="00E7079D" w:rsidRPr="008800D9" w:rsidRDefault="00630E98" w:rsidP="008800D9">
      <w:pPr>
        <w:pStyle w:val="ListBullet"/>
      </w:pPr>
      <w:del w:id="9143" w:author="Timothy Hislop" w:date="2026-07-16T12:00:00Z">
        <w:r>
          <w:delText xml:space="preserve">Does not own architecture exceptions, project-control standards, contract terms, consolidated financial forecast, or formal sales qualification.</w:delText>
        </w:r>
      </w:del>
      <w:ins w:id="9144" w:author="Timothy Hislop" w:date="2026-07-16T12:00:00Z">
        <w:r>
          <w:t xml:space="preserve">Owns architecture-exception approval (jointly with the Lead Architect), project-control outcomes through the PMO, and delivery forecast content. Does not own final rates and margin thresholds, contract terms, the forecast process and systems, or formal new-logo sales qualification.</w:t>
        </w:r>
      </w:ins>
    </w:p>
    <w:p w14:paraId="72CAD6C2" w14:textId="77777777" w:rsidR="00E7079D" w:rsidRPr="008800D9" w:rsidRDefault="00630E98" w:rsidP="008800D9">
      <w:pPr>
        <w:pStyle w:val="ListBullet"/>
      </w:pPr>
      <w:del w:id="9145" w:author="Timothy Hislop" w:date="2026-07-16T12:00:00Z">
        <w:r>
          <w:delText xml:space="preserve">Recommends delivery resource assignments; the Practice Lead resolves material priority conflicts and Operations administers the staffing process.</w:delText>
        </w:r>
      </w:del>
      <w:ins w:id="9146" w:author="Timothy Hislop" w:date="2026-07-16T12:00:00Z">
        <w:r>
          <w:t xml:space="preserve">Makes delivery resource assignment decisions; Operations administers the staffing process, and the Practice Lead resolves cross-practice priority conflicts.</w:t>
        </w:r>
      </w:ins>
    </w:p>
    <w:p w14:paraId="6A9DC37D" w14:textId="77777777" w:rsidR="00E7079D" w:rsidRPr="008800D9" w:rsidRDefault="00630E98" w:rsidP="008800D9">
      <w:pPr>
        <w:pStyle w:val="ListBullet"/>
      </w:pPr>
      <w:r>
        <w:t>Accepts delivery accountability during award-to-execution transition after required gaps and risks are documented.</w:t>
      </w:r>
    </w:p>
    <w:p>
      <w:pPr>
        <w:pStyle w:val="ListBullet"/>
        <w:rPr>
          <w:ins w:id="9147" w:author="Timothy Hislop" w:date="2026-07-16T12:00:00Z"/>
        </w:rPr>
      </w:pPr>
      <w:ins w:id="9148" w:author="Timothy Hislop" w:date="2026-07-16T12:00:00Z">
        <w:r>
          <w:t xml:space="preserve">Sole authority to certify deliverability of every bid; owns pricing strategy, hours, and staffing mix, with final rates and margin approved by the Practice Lead.</w:t>
        </w:r>
      </w:ins>
    </w:p>
    <w:p w14:paraId="41618BB8" w14:textId="77777777" w:rsidR="00E7079D" w:rsidRPr="008800D9" w:rsidRDefault="00630E98" w:rsidP="007F0344">
      <w:pPr>
        <w:pStyle w:val="Heading2"/>
      </w:pPr>
      <w:r>
        <w:t>Recurring Deliverables and Cadence</w:t>
      </w:r>
    </w:p>
    <w:p w14:paraId="5639EE9B" w14:textId="77777777" w:rsidR="00E7079D" w:rsidRPr="008800D9" w:rsidRDefault="00630E98" w:rsidP="008800D9">
      <w:pPr>
        <w:pStyle w:val="ListBullet"/>
      </w:pPr>
      <w:r>
        <w:t>Recurring delivery portfolio and customer-health review.</w:t>
      </w:r>
    </w:p>
    <w:p w14:paraId="07838535" w14:textId="77777777" w:rsidR="00E7079D" w:rsidRPr="008800D9" w:rsidRDefault="00630E98" w:rsidP="008800D9">
      <w:pPr>
        <w:pStyle w:val="ListBullet"/>
      </w:pPr>
      <w:r>
        <w:t>Executive or sponsor governance for strategic and at-risk accounts.</w:t>
      </w:r>
    </w:p>
    <w:p w14:paraId="5B99EE03" w14:textId="77777777" w:rsidR="00E7079D" w:rsidRPr="008800D9" w:rsidRDefault="00630E98" w:rsidP="008800D9">
      <w:pPr>
        <w:pStyle w:val="ListBullet"/>
      </w:pPr>
      <w:r>
        <w:t>Account roadmap and value-realization reviews for priority customers.</w:t>
      </w:r>
    </w:p>
    <w:p w14:paraId="3B4CC5ED" w14:textId="77777777" w:rsidR="00E7079D" w:rsidRPr="008800D9" w:rsidRDefault="00630E98" w:rsidP="008800D9">
      <w:pPr>
        <w:pStyle w:val="ListBullet"/>
      </w:pPr>
      <w:r>
        <w:t xml:space="preserve">Monthly delivery-methodology, quality, staffing-demand, and improvement review.</w:t>
      </w:r>
    </w:p>
    <w:p w14:paraId="0B51F0F7" w14:textId="77777777" w:rsidR="00E7079D" w:rsidRPr="008800D9" w:rsidRDefault="00630E98" w:rsidP="007F0344">
      <w:pPr>
        <w:pStyle w:val="Heading2"/>
      </w:pPr>
      <w:r>
        <w:t>Success Measures</w:t>
      </w:r>
    </w:p>
    <w:p w14:paraId="6195DB5E" w14:textId="77777777" w:rsidR="00E7079D" w:rsidRPr="008800D9" w:rsidRDefault="00630E98" w:rsidP="008800D9">
      <w:pPr>
        <w:pStyle w:val="ListBullet"/>
      </w:pPr>
      <w:r>
        <w:t xml:space="preserve">Customer satisfaction, sponsor confidence, referenceability, retention, and renewal posture.</w:t>
      </w:r>
    </w:p>
    <w:p>
      <w:pPr>
        <w:pStyle w:val="ListBullet"/>
        <w:rPr>
          <w:ins w:id="9149" w:author="Timothy Hislop" w:date="2026-07-16T12:00:00Z"/>
        </w:rPr>
      </w:pPr>
      <w:ins w:id="9150" w:author="Timothy Hislop" w:date="2026-07-16T12:00:00Z">
        <w:r>
          <w:t xml:space="preserve">Deliverability-certification accuracy: variance between certified scope, hours, and schedule and actual delivery performance.</w:t>
        </w:r>
      </w:ins>
    </w:p>
    <w:p w14:paraId="4D0D825C" w14:textId="77777777" w:rsidR="00E7079D" w:rsidRPr="008800D9" w:rsidRDefault="00630E98" w:rsidP="008800D9">
      <w:pPr>
        <w:pStyle w:val="ListBullet"/>
      </w:pPr>
      <w:r>
        <w:t>Delivery acceptance, rework, defect escape, and preventable escalation trends.</w:t>
      </w:r>
    </w:p>
    <w:p w14:paraId="1A4EDBC4" w14:textId="77777777" w:rsidR="00E7079D" w:rsidRPr="008800D9" w:rsidRDefault="00630E98" w:rsidP="008800D9">
      <w:pPr>
        <w:pStyle w:val="ListBullet"/>
      </w:pPr>
      <w:r>
        <w:t>On-time and within-approved-boundary performance in partnership with PMO.</w:t>
      </w:r>
    </w:p>
    <w:p w14:paraId="5E51A799" w14:textId="77777777" w:rsidR="00E7079D" w:rsidRPr="008800D9" w:rsidRDefault="00630E98" w:rsidP="008800D9">
      <w:pPr>
        <w:pStyle w:val="ListBullet"/>
      </w:pPr>
      <w:r>
        <w:t>Account-health coverage and aging of customer concerns and recovery actions.</w:t>
      </w:r>
    </w:p>
    <w:p w14:paraId="7D9777AA" w14:textId="77777777" w:rsidR="00E7079D" w:rsidRPr="008800D9" w:rsidRDefault="00630E98" w:rsidP="008800D9">
      <w:pPr>
        <w:pStyle w:val="ListBullet"/>
      </w:pPr>
      <w:r>
        <w:t>Existing-account roadmap completion and delivery-led opportunities converted to formal pipeline.</w:t>
      </w:r>
    </w:p>
    <w:p w14:paraId="36D6A1DB" w14:textId="77777777" w:rsidR="00E7079D" w:rsidRPr="008800D9" w:rsidRDefault="00630E98" w:rsidP="008800D9">
      <w:pPr>
        <w:pStyle w:val="ListBullet"/>
      </w:pPr>
      <w:r>
        <w:t>Adoption, knowledge-transfer, operational-readiness, and value-realization outcomes.</w:t>
      </w:r>
    </w:p>
    <w:p w14:paraId="630C1404" w14:textId="77777777" w:rsidR="00E7079D" w:rsidRPr="008800D9" w:rsidRDefault="00630E98" w:rsidP="008800D9">
      <w:pPr>
        <w:pStyle w:val="ListBullet"/>
      </w:pPr>
      <w:r>
        <w:t>Delivery-methodology adoption and recurring-problem reduction.</w:t>
      </w:r>
    </w:p>
    <w:p w14:paraId="6168C5E7" w14:textId="77777777" w:rsidR="00E7079D" w:rsidRPr="008800D9" w:rsidRDefault="00630E98" w:rsidP="007F0344">
      <w:pPr>
        <w:pStyle w:val="Heading2"/>
      </w:pPr>
      <w:r>
        <w:t>Capacity and Scaling Note</w:t>
      </w:r>
    </w:p>
    <w:p w14:paraId="0B7D10B4" w14:textId="77777777" w:rsidR="00E7079D" w:rsidRPr="008800D9" w:rsidRDefault="00630E98" w:rsidP="008800D9">
      <w:r>
        <w:t xml:space="preserve">Base-case estimate: 1.25 FTE, already more than one person of work. Recommended near-term structure: one accountable lead plus 0.25 to 0.50 FTE of delivery-portfolio, customer-success, or account-growth support. Split Delivery Leadership from Customer Success / Account Growth when the practice exceeds roughly 8 to 10 active projects, 6 to 8 active accounts, or 30 to 40 delivery resources.</w:t>
      </w:r>
    </w:p>
    <w:p w14:paraId="57F67E70" w14:textId="77777777" w:rsidR="00E7079D" w:rsidRPr="008800D9" w:rsidRDefault="00630E98" w:rsidP="008800D9">
      <w:r>
        <w:br w:type="page"/>
      </w:r>
    </w:p>
    <w:p w14:paraId="265D7F9B" w14:textId="77777777" w:rsidR="00E7079D" w:rsidRPr="008800D9" w:rsidRDefault="00630E98" w:rsidP="00C466A4">
      <w:pPr>
        <w:pStyle w:val="Heading1"/>
      </w:pPr>
      <w:r>
        <w:t>ServiceNow Operations Lead</w:t>
      </w:r>
    </w:p>
    <w:p w14:paraId="37C7B032" w14:textId="77777777" w:rsidR="00E7079D" w:rsidRPr="008800D9" w:rsidRDefault="00630E98" w:rsidP="007F0344">
      <w:pPr>
        <w:pStyle w:val="Heading2"/>
      </w:pPr>
      <w:r>
        <w:t>Role Purpose</w:t>
      </w:r>
    </w:p>
    <w:p w14:paraId="02BF3CC5" w14:textId="77777777" w:rsidR="00E7079D" w:rsidRPr="008800D9" w:rsidRDefault="00630E98" w:rsidP="008800D9">
      <w:r>
        <w:t xml:space="preserve">The ServiceNow Operations Lead owns the business-operations engine for the ServiceNow practice. The role owns the consolidated financial forecast process, Go-Get tracking, operational data governance, corporate-process navigation, award-to-execution setup workflow, agreements, procurement, </w:t>
      </w:r>
      <w:del w:id="9151" w:author="Timothy Hislop" w:date="2026-07-16T12:00:00Z">
        <w:r>
          <w:delText xml:space="preserve">license and pricing coordination,</w:delText>
        </w:r>
      </w:del>
      <w:ins w:id="9152" w:author="Timothy Hislop" w:date="2026-07-16T12:00:00Z">
        <w:r>
          <w:t xml:space="preserve">license coordination and pricing mechanics (rate cards, templates, and routing),</w:t>
        </w:r>
      </w:ins>
      <w:r>
        <w:t xml:space="preserve"> resource-capacity data, and operational reporting. The role does not own centralized corporate functions and should not carry a routine project-management assignment.</w:t>
      </w:r>
    </w:p>
    <w:p w14:paraId="7D8AF36E" w14:textId="77777777" w:rsidR="00E7079D" w:rsidRPr="008800D9" w:rsidRDefault="00630E98" w:rsidP="007F0344">
      <w:pPr>
        <w:pStyle w:val="Heading2"/>
      </w:pPr>
      <w:r>
        <w:t>Reporting and Functional Alignment</w:t>
      </w:r>
    </w:p>
    <w:p w14:paraId="56A9C710" w14:textId="77777777" w:rsidR="00E7079D" w:rsidRPr="008800D9" w:rsidRDefault="00630E98" w:rsidP="008800D9">
      <w:pPr>
        <w:pStyle w:val="ListBullet"/>
      </w:pPr>
      <w:r>
        <w:t xml:space="preserve">Reports to the ServiceNow Practice Lead in the future-state structure.</w:t>
      </w:r>
    </w:p>
    <w:p w14:paraId="4A468435" w14:textId="77777777" w:rsidR="00E7079D" w:rsidRPr="008800D9" w:rsidRDefault="00630E98" w:rsidP="008800D9">
      <w:pPr>
        <w:pStyle w:val="ListBullet"/>
      </w:pPr>
      <w:r>
        <w:t>Serves as the primary practice liaison to Legal, Contracts, Subcontracts, Pricing, Billing, Project Setup, FP&amp;A, Finance, Procurement, Salesforce administration, Hyperion administration, and other corporate functions.</w:t>
      </w:r>
    </w:p>
    <w:p w14:paraId="0E4AC577" w14:textId="77777777" w:rsidR="00E7079D" w:rsidRPr="008800D9" w:rsidRDefault="00630E98" w:rsidP="008800D9">
      <w:pPr>
        <w:pStyle w:val="ListBullet"/>
      </w:pPr>
      <w:r>
        <w:t>Works with every practice lead because operational actions connect pipeline, award, staffing, delivery, billing, and financial performance.</w:t>
      </w:r>
    </w:p>
    <w:p w14:paraId="65862265" w14:textId="77777777" w:rsidR="00E7079D" w:rsidRPr="008800D9" w:rsidRDefault="00630E98" w:rsidP="007F0344">
      <w:pPr>
        <w:pStyle w:val="Heading2"/>
      </w:pPr>
      <w:r>
        <w:t>Core Accountabilities</w:t>
      </w:r>
    </w:p>
    <w:p w14:paraId="65E2776C" w14:textId="77777777" w:rsidR="00E7079D" w:rsidRPr="008800D9" w:rsidRDefault="00630E98" w:rsidP="007F0344">
      <w:pPr>
        <w:pStyle w:val="Heading3"/>
      </w:pPr>
      <w:r>
        <w:t>Practice Operations and Corporate Liaison</w:t>
      </w:r>
    </w:p>
    <w:p w14:paraId="3C0C584E" w14:textId="77777777" w:rsidR="00E7079D" w:rsidRPr="008800D9" w:rsidRDefault="00630E98" w:rsidP="008800D9">
      <w:pPr>
        <w:pStyle w:val="ListBullet"/>
      </w:pPr>
      <w:r>
        <w:t>Own day-to-day coordination of the corporate processes required to operate the ServiceNow practice.</w:t>
      </w:r>
    </w:p>
    <w:p w14:paraId="40A47BA8" w14:textId="77777777" w:rsidR="00E7079D" w:rsidRPr="008800D9" w:rsidRDefault="00630E98" w:rsidP="008800D9">
      <w:pPr>
        <w:pStyle w:val="ListBullet"/>
      </w:pPr>
      <w:r>
        <w:t>Maintain working relationships, process knowledge, approval paths, required artifacts, system knowledge, and escalation routes across centralized functions.</w:t>
      </w:r>
    </w:p>
    <w:p w14:paraId="0128B546" w14:textId="77777777" w:rsidR="00E7079D" w:rsidRPr="008800D9" w:rsidRDefault="00630E98" w:rsidP="008800D9">
      <w:pPr>
        <w:pStyle w:val="ListBullet"/>
      </w:pPr>
      <w:r>
        <w:t>Track operational dependencies, blockers, aging actions, exceptions, and required decisions and drive timely resolution.</w:t>
      </w:r>
    </w:p>
    <w:p w14:paraId="11BEFEB9" w14:textId="77777777" w:rsidR="00E7079D" w:rsidRPr="008800D9" w:rsidRDefault="00630E98" w:rsidP="008800D9">
      <w:pPr>
        <w:pStyle w:val="ListBullet"/>
      </w:pPr>
      <w:r>
        <w:t>Help practice personnel navigate corporate requirements without pretending the Operations Lead owns the corporate function itself.</w:t>
      </w:r>
    </w:p>
    <w:p w14:paraId="673EACD6" w14:textId="77777777" w:rsidR="00E7079D" w:rsidRPr="008800D9" w:rsidRDefault="00630E98" w:rsidP="007F0344">
      <w:pPr>
        <w:pStyle w:val="Heading3"/>
      </w:pPr>
      <w:r>
        <w:t>Consolidated Financial Forecast and Go-Get Management</w:t>
      </w:r>
    </w:p>
    <w:p w14:paraId="6A798AD5" w14:textId="77777777" w:rsidR="00E7079D" w:rsidRPr="008800D9" w:rsidRDefault="00630E98" w:rsidP="008800D9">
      <w:pPr>
        <w:pStyle w:val="ListBullet"/>
      </w:pPr>
      <w:r>
        <w:t>Own the consolidated ServiceNow practice forecast process and maintain documented assumptions, changes, and risks.</w:t>
      </w:r>
    </w:p>
    <w:p w14:paraId="53D003EA" w14:textId="77777777" w:rsidR="00E7079D" w:rsidRPr="008800D9" w:rsidRDefault="00630E98" w:rsidP="008800D9">
      <w:pPr>
        <w:pStyle w:val="ListBullet"/>
      </w:pPr>
      <w:r>
        <w:t xml:space="preserve">Integrate opportunity inputs from Sales with active-contract, delivery, staffing, timing, billing, and financial information from PMO, Delivery, Finance, and leadership.</w:t>
      </w:r>
    </w:p>
    <w:p w14:paraId="6E330F7B" w14:textId="77777777" w:rsidR="00E7079D" w:rsidRPr="008800D9" w:rsidRDefault="00630E98" w:rsidP="008800D9">
      <w:pPr>
        <w:pStyle w:val="ListBullet"/>
      </w:pPr>
      <w:r>
        <w:t>Maintain detailed Go-Get logic, conversion from placeholders to identified opportunities, and reconciliation to avoid double counting.</w:t>
      </w:r>
    </w:p>
    <w:p w14:paraId="37E5DBF8" w14:textId="77777777" w:rsidR="00E7079D" w:rsidRPr="008800D9" w:rsidRDefault="00630E98" w:rsidP="008800D9">
      <w:pPr>
        <w:pStyle w:val="ListBullet"/>
      </w:pPr>
      <w:del w:id="9155" w:author="Timothy Hislop" w:date="2026-07-16T12:00:00Z">
        <w:r>
          <w:delText xml:space="preserve">Explain forecast movement and recommend corrective actions; the Practice Lead remains accountable for business results and approves the forecast.</w:delText>
        </w:r>
      </w:del>
      <w:ins w:id="9156" w:author="Timothy Hislop" w:date="2026-07-16T12:00:00Z">
        <w:r>
          <w:t xml:space="preserve">Explain forecast movement and recommend corrective actions; the Delivery Lead owns delivery forecast content, and the Practice Lead remains accountable for business results and approves the forecast.</w:t>
        </w:r>
      </w:ins>
    </w:p>
    <w:p w14:paraId="08347D5B" w14:textId="77777777" w:rsidR="00E7079D" w:rsidRPr="008800D9" w:rsidRDefault="00630E98" w:rsidP="007F0344">
      <w:pPr>
        <w:pStyle w:val="Heading3"/>
      </w:pPr>
      <w:r>
        <w:t>Systems Coordination and Data Governance</w:t>
      </w:r>
    </w:p>
    <w:p w14:paraId="60B9D1BE" w14:textId="77777777" w:rsidR="00E7079D" w:rsidRPr="008800D9" w:rsidRDefault="00630E98" w:rsidP="008800D9">
      <w:pPr>
        <w:pStyle w:val="ListBullet"/>
      </w:pPr>
      <w:r>
        <w:t>Maintain the source-of-truth matrix for opportunity, contract, project, staffing, billing, forecast, and financial data.</w:t>
      </w:r>
    </w:p>
    <w:p w14:paraId="53B03D04" w14:textId="77777777" w:rsidR="00E7079D" w:rsidRPr="008800D9" w:rsidRDefault="00630E98" w:rsidP="008800D9">
      <w:pPr>
        <w:pStyle w:val="ListBullet"/>
      </w:pPr>
      <w:r>
        <w:t>Ensure required data propagates accurately among Fresno, Salesforce, Hyperion, project setup, finance, billing, and reporting systems.</w:t>
      </w:r>
    </w:p>
    <w:p w14:paraId="2B2197DF" w14:textId="77777777" w:rsidR="00E7079D" w:rsidRPr="008800D9" w:rsidRDefault="00630E98" w:rsidP="008800D9">
      <w:pPr>
        <w:pStyle w:val="ListBullet"/>
      </w:pPr>
      <w:r>
        <w:t>Identify stale, missing, conflicting, or duplicated data and coordinate resolution with domain owners and system administrators.</w:t>
      </w:r>
    </w:p>
    <w:p w14:paraId="42CC228C" w14:textId="77777777" w:rsidR="00E7079D" w:rsidRPr="008800D9" w:rsidRDefault="00630E98" w:rsidP="008800D9">
      <w:pPr>
        <w:pStyle w:val="ListBullet"/>
      </w:pPr>
      <w:r>
        <w:t>Publish data-quality expectations and reconciliation metrics.</w:t>
      </w:r>
    </w:p>
    <w:p w14:paraId="2C563B37" w14:textId="77777777" w:rsidR="00E7079D" w:rsidRPr="008800D9" w:rsidRDefault="00630E98" w:rsidP="007F0344">
      <w:pPr>
        <w:pStyle w:val="Heading3"/>
      </w:pPr>
      <w:r>
        <w:t>Agreements and Commercial-Process Facilitation</w:t>
      </w:r>
    </w:p>
    <w:p w14:paraId="032A651B" w14:textId="77777777" w:rsidR="00E7079D" w:rsidRPr="008800D9" w:rsidRDefault="00630E98" w:rsidP="008800D9">
      <w:pPr>
        <w:pStyle w:val="ListBullet"/>
      </w:pPr>
      <w:r>
        <w:t>Facilitate NDAs, teaming agreements, subcontract agreements, authorizations to proceed, work-at-risk requests, and related commercial documents.</w:t>
      </w:r>
    </w:p>
    <w:p w14:paraId="0C757229" w14:textId="77777777" w:rsidR="00E7079D" w:rsidRPr="008800D9" w:rsidRDefault="00630E98" w:rsidP="008800D9">
      <w:pPr>
        <w:pStyle w:val="ListBullet"/>
      </w:pPr>
      <w:r>
        <w:t>Track status, owners, required inputs, approvals, blockers, due dates, and escalation needs.</w:t>
      </w:r>
    </w:p>
    <w:p w14:paraId="10A94EF7" w14:textId="77777777" w:rsidR="00E7079D" w:rsidRPr="008800D9" w:rsidRDefault="00630E98" w:rsidP="008800D9">
      <w:pPr>
        <w:pStyle w:val="ListBullet"/>
      </w:pPr>
      <w:r>
        <w:t>Coordinate with Sales, Delivery, Architecture, PMO, Finance, Pricing, Contracts, Legal, and leadership for required content.</w:t>
      </w:r>
    </w:p>
    <w:p w14:paraId="4A470973" w14:textId="77777777" w:rsidR="00E7079D" w:rsidRPr="008800D9" w:rsidRDefault="00630E98" w:rsidP="008800D9">
      <w:pPr>
        <w:pStyle w:val="ListBullet"/>
      </w:pPr>
      <w:r>
        <w:t>Do not substitute operational coordination for authorized legal, contract, pricing, or financial approval.</w:t>
      </w:r>
    </w:p>
    <w:p w14:paraId="2242666B" w14:textId="77777777" w:rsidR="00E7079D" w:rsidRPr="008800D9" w:rsidRDefault="00630E98" w:rsidP="007F0344">
      <w:pPr>
        <w:pStyle w:val="Heading3"/>
      </w:pPr>
      <w:r>
        <w:t>Award-to-Execution and Project Setup</w:t>
      </w:r>
    </w:p>
    <w:p w14:paraId="685FECBD" w14:textId="77777777" w:rsidR="00E7079D" w:rsidRPr="008800D9" w:rsidRDefault="00630E98" w:rsidP="008800D9">
      <w:pPr>
        <w:pStyle w:val="ListBullet"/>
      </w:pPr>
      <w:r>
        <w:t>Own the cross-functional transition workflow from award to operationally ready project setup.</w:t>
      </w:r>
    </w:p>
    <w:p w14:paraId="4309EEA5" w14:textId="77777777" w:rsidR="00E7079D" w:rsidRPr="008800D9" w:rsidRDefault="00630E98" w:rsidP="008800D9">
      <w:pPr>
        <w:pStyle w:val="ListBullet"/>
      </w:pPr>
      <w:r>
        <w:t>Ensure project setup data, funding, contract information, charge codes, billing setup, systems records, and required handoff actions are complete.</w:t>
      </w:r>
    </w:p>
    <w:p w14:paraId="6F14FD91" w14:textId="77777777" w:rsidR="00E7079D" w:rsidRPr="008800D9" w:rsidRDefault="00630E98" w:rsidP="008800D9">
      <w:pPr>
        <w:pStyle w:val="ListBullet"/>
      </w:pPr>
      <w:r>
        <w:t>Sales owns customer and opportunity knowledge transfer; Technical Pre-Sales owns the solution baseline; Delivery accepts delivery accountability; Architecture validates technical readiness; PMO validates project-control readiness.</w:t>
      </w:r>
    </w:p>
    <w:p w14:paraId="13508469" w14:textId="77777777" w:rsidR="00E7079D" w:rsidRPr="008800D9" w:rsidRDefault="00630E98" w:rsidP="008800D9">
      <w:pPr>
        <w:pStyle w:val="ListBullet"/>
      </w:pPr>
      <w:r>
        <w:t>Escalate start-date, labor-charging, billing, revenue, or delivery-readiness risks caused by incomplete setup.</w:t>
      </w:r>
    </w:p>
    <w:p w14:paraId="12F476CE" w14:textId="77777777" w:rsidR="00E7079D" w:rsidRPr="008800D9" w:rsidRDefault="00630E98" w:rsidP="007F0344">
      <w:pPr>
        <w:pStyle w:val="Heading3"/>
      </w:pPr>
      <w:r>
        <w:t>Procurement, Licensing, and Pricing Coordination</w:t>
      </w:r>
    </w:p>
    <w:p w14:paraId="477E7B53" w14:textId="77777777" w:rsidR="00E7079D" w:rsidRPr="008800D9" w:rsidRDefault="00630E98" w:rsidP="008800D9">
      <w:pPr>
        <w:pStyle w:val="ListBullet"/>
      </w:pPr>
      <w:r>
        <w:t>Coordinate purchase requisitions, purchase orders, vendor setup, subcontractor actions, software or reseller licenses, and related approvals.</w:t>
      </w:r>
    </w:p>
    <w:p w14:paraId="5A4E0BB9" w14:textId="77777777" w:rsidR="00E7079D" w:rsidRPr="008800D9" w:rsidRDefault="00630E98" w:rsidP="008800D9">
      <w:pPr>
        <w:pStyle w:val="ListBullet"/>
      </w:pPr>
      <w:del w:id="9153" w:author="Timothy Hislop" w:date="2026-07-16T12:00:00Z">
        <w:r>
          <w:delText xml:space="preserve">Coordinate pricing inputs, timelines, assumptions, labor categories, subcontractor costs, licenses, travel, margin targets, and risk considerations.</w:delText>
        </w:r>
      </w:del>
      <w:ins w:id="9154" w:author="Timothy Hislop" w:date="2026-07-16T12:00:00Z">
        <w:r>
          <w:t xml:space="preserve">Coordinate pricing inputs, timelines, assumptions, labor categories, subcontractor costs, licenses, travel, margin targets, and risk considerations; route every pricing request through the Delivery Lead, who owns pricing strategy and hours, with final rates and margin approved by the Practice Lead. Operations makes no pricing decisions.</w:t>
        </w:r>
      </w:ins>
    </w:p>
    <w:p w14:paraId="7F24999C" w14:textId="77777777" w:rsidR="00E7079D" w:rsidRPr="008800D9" w:rsidRDefault="00630E98" w:rsidP="008800D9">
      <w:pPr>
        <w:pStyle w:val="ListBullet"/>
      </w:pPr>
      <w:r>
        <w:t>Ensure procurement, pricing, project setup, forecast, billing, and delivery assumptions remain aligned.</w:t>
      </w:r>
    </w:p>
    <w:p w14:paraId="3A25FAF8" w14:textId="77777777" w:rsidR="00E7079D" w:rsidRPr="008800D9" w:rsidRDefault="00630E98" w:rsidP="008800D9">
      <w:pPr>
        <w:pStyle w:val="ListBullet"/>
      </w:pPr>
      <w:r>
        <w:t>Track operational cycle time and unresolved dependencies.</w:t>
      </w:r>
    </w:p>
    <w:p w14:paraId="5E19DB53" w14:textId="77777777" w:rsidR="00E7079D" w:rsidRPr="008800D9" w:rsidRDefault="00630E98" w:rsidP="007F0344">
      <w:pPr>
        <w:pStyle w:val="Heading3"/>
      </w:pPr>
      <w:r>
        <w:t>Workforce Capacity, Utilization, and Staffing Process</w:t>
      </w:r>
    </w:p>
    <w:p w14:paraId="20FFFA30" w14:textId="77777777" w:rsidR="00E7079D" w:rsidRPr="008800D9" w:rsidRDefault="00630E98" w:rsidP="008800D9">
      <w:pPr>
        <w:pStyle w:val="ListBullet"/>
      </w:pPr>
      <w:r>
        <w:t>Maintain the integrated view of resource availability, capacity, utilization, commitments, start dates, end dates, skill profiles, and staffing requests.</w:t>
      </w:r>
    </w:p>
    <w:p w14:paraId="172DC0A8" w14:textId="77777777" w:rsidR="00E7079D" w:rsidRPr="008800D9" w:rsidRDefault="00630E98" w:rsidP="008800D9">
      <w:pPr>
        <w:pStyle w:val="ListBullet"/>
      </w:pPr>
      <w:r>
        <w:t>Administer the staffing workflow and aging requests; functional leads define demand and validate role fit, and the Practice Lead resolves priority conflicts.</w:t>
      </w:r>
    </w:p>
    <w:p w14:paraId="5144AFDE" w14:textId="77777777" w:rsidR="00E7079D" w:rsidRPr="008800D9" w:rsidRDefault="00630E98" w:rsidP="008800D9">
      <w:pPr>
        <w:pStyle w:val="ListBullet"/>
      </w:pPr>
      <w:r>
        <w:t>Coordinate with recruiting, HR, subcontracting, and finance on capacity gaps and workforce actions.</w:t>
      </w:r>
    </w:p>
    <w:p w14:paraId="531BB263" w14:textId="77777777" w:rsidR="00E7079D" w:rsidRPr="008800D9" w:rsidRDefault="00630E98" w:rsidP="008800D9">
      <w:pPr>
        <w:pStyle w:val="ListBullet"/>
      </w:pPr>
      <w:r>
        <w:t>Provide forward-looking capacity and utilization analysis to leadership.</w:t>
      </w:r>
    </w:p>
    <w:p w14:paraId="68975887" w14:textId="77777777" w:rsidR="00E7079D" w:rsidRPr="008800D9" w:rsidRDefault="00630E98" w:rsidP="007F0344">
      <w:pPr>
        <w:pStyle w:val="Heading3"/>
      </w:pPr>
      <w:r>
        <w:t>Operational Reporting and Process Improvement</w:t>
      </w:r>
    </w:p>
    <w:p w14:paraId="112C27B6" w14:textId="77777777" w:rsidR="00E7079D" w:rsidRPr="008800D9" w:rsidRDefault="00630E98" w:rsidP="008800D9">
      <w:pPr>
        <w:pStyle w:val="ListBullet"/>
      </w:pPr>
      <w:r>
        <w:t>Maintain operational dashboards for forecast, Go-Get, project setup, agreements, procurement, staffing, system alignment, and aging exceptions.</w:t>
      </w:r>
    </w:p>
    <w:p w14:paraId="65FC1D79" w14:textId="77777777" w:rsidR="00E7079D" w:rsidRPr="008800D9" w:rsidRDefault="00630E98" w:rsidP="008800D9">
      <w:pPr>
        <w:pStyle w:val="ListBullet"/>
      </w:pPr>
      <w:r>
        <w:t>Provide managers with practical guidance for financial tracking, billing milestones, procurement, contract dependencies, and corporate-process navigation.</w:t>
      </w:r>
    </w:p>
    <w:p w14:paraId="1403992E" w14:textId="77777777" w:rsidR="00E7079D" w:rsidRPr="008800D9" w:rsidRDefault="00630E98" w:rsidP="008800D9">
      <w:pPr>
        <w:pStyle w:val="ListBullet"/>
      </w:pPr>
      <w:r>
        <w:t>Identify recurring bottlenecks and convert them into process, system, template, or training improvements.</w:t>
      </w:r>
    </w:p>
    <w:p w14:paraId="6918349A" w14:textId="77777777" w:rsidR="00E7079D" w:rsidRPr="008800D9" w:rsidRDefault="00630E98" w:rsidP="008800D9">
      <w:pPr>
        <w:pStyle w:val="ListBullet"/>
      </w:pPr>
      <w:r>
        <w:t>Remove routine project-management responsibility from the core role; any direct project assignment must be separately staffed and measured.</w:t>
      </w:r>
    </w:p>
    <w:p w14:paraId="60A6EF4E" w14:textId="77777777" w:rsidR="00E7079D" w:rsidRPr="008800D9" w:rsidRDefault="00630E98" w:rsidP="007F0344">
      <w:pPr>
        <w:pStyle w:val="Heading2"/>
      </w:pPr>
      <w:r>
        <w:t xml:space="preserve">Decision Rights and Boundaries</w:t>
      </w:r>
    </w:p>
    <w:p w14:paraId="7F376ABC" w14:textId="77777777" w:rsidR="00E7079D" w:rsidRPr="008800D9" w:rsidRDefault="00630E98" w:rsidP="008800D9">
      <w:pPr>
        <w:pStyle w:val="ListBullet"/>
      </w:pPr>
      <w:r>
        <w:t>Owns the consolidated forecast process, operational source-of-truth definitions, action tracking, and award-to-execution workflow.</w:t>
      </w:r>
    </w:p>
    <w:p w14:paraId="0C06A19D" w14:textId="77777777" w:rsidR="00E7079D" w:rsidRPr="008800D9" w:rsidRDefault="00630E98" w:rsidP="008800D9">
      <w:pPr>
        <w:pStyle w:val="ListBullet"/>
      </w:pPr>
      <w:r>
        <w:t>May escalate and recommend resolution but may not approve legal, contract, pricing, procurement, finance, or HR exceptions beyond delegated authority.</w:t>
      </w:r>
    </w:p>
    <w:p w14:paraId="7572CC7D" w14:textId="77777777" w:rsidR="00E7079D" w:rsidRPr="008800D9" w:rsidRDefault="00630E98" w:rsidP="008800D9">
      <w:pPr>
        <w:pStyle w:val="ListBullet"/>
      </w:pPr>
      <w:del w:id="9157" w:author="Timothy Hislop" w:date="2026-07-16T12:00:00Z">
        <w:r>
          <w:delText xml:space="preserve">Owns staffing-process administration and capacity data; Delivery, Architecture, and PMO own functional fit and demand inputs, and the Practice Lead owns priority decisions.</w:delText>
        </w:r>
      </w:del>
      <w:ins w:id="9158" w:author="Timothy Hislop" w:date="2026-07-16T12:00:00Z">
        <w:r>
          <w:t xml:space="preserve">Owns staffing-process administration and capacity data; the Delivery Lead makes delivery staffing decisions, Architecture and PMO own functional fit and demand inputs, and the Practice Lead resolves cross-practice priority conflicts.</w:t>
        </w:r>
      </w:ins>
    </w:p>
    <w:p w14:paraId="501BCA0D" w14:textId="77777777" w:rsidR="00E7079D" w:rsidRPr="008800D9" w:rsidRDefault="00630E98" w:rsidP="008800D9">
      <w:pPr>
        <w:pStyle w:val="ListBullet"/>
      </w:pPr>
      <w:r>
        <w:t>Routine project management is explicitly out of scope because it directly competes with forecast and operational-control responsibilities.</w:t>
      </w:r>
    </w:p>
    <w:p w14:paraId="55232B44" w14:textId="77777777" w:rsidR="00E7079D" w:rsidRPr="008800D9" w:rsidRDefault="00630E98" w:rsidP="007F0344">
      <w:pPr>
        <w:pStyle w:val="Heading2"/>
      </w:pPr>
      <w:r>
        <w:t>Recurring Deliverables and Cadence</w:t>
      </w:r>
    </w:p>
    <w:p w14:paraId="413FA1AD" w14:textId="77777777" w:rsidR="00E7079D" w:rsidRPr="008800D9" w:rsidRDefault="00630E98" w:rsidP="008800D9">
      <w:pPr>
        <w:pStyle w:val="ListBullet"/>
      </w:pPr>
      <w:r>
        <w:t>Monthly forecast and Go-Get cycle with change explanation and risk review.</w:t>
      </w:r>
    </w:p>
    <w:p w14:paraId="412A38BF" w14:textId="77777777" w:rsidR="00E7079D" w:rsidRPr="008800D9" w:rsidRDefault="00630E98" w:rsidP="008800D9">
      <w:pPr>
        <w:pStyle w:val="ListBullet"/>
      </w:pPr>
      <w:r>
        <w:t>Weekly operational action, project-setup, agreement, procurement, staffing, and exception review.</w:t>
      </w:r>
    </w:p>
    <w:p w14:paraId="0BCFDB7F" w14:textId="77777777" w:rsidR="00E7079D" w:rsidRPr="008800D9" w:rsidRDefault="00630E98" w:rsidP="008800D9">
      <w:pPr>
        <w:pStyle w:val="ListBullet"/>
      </w:pPr>
      <w:r>
        <w:t>Recurring data-reconciliation and source-of-truth review.</w:t>
      </w:r>
    </w:p>
    <w:p w14:paraId="40243E06" w14:textId="77777777" w:rsidR="00E7079D" w:rsidRPr="008800D9" w:rsidRDefault="00630E98" w:rsidP="008800D9">
      <w:pPr>
        <w:pStyle w:val="ListBullet"/>
      </w:pPr>
      <w:r>
        <w:t>Monthly operational dashboard and process-improvement review with the Practice Lead.</w:t>
      </w:r>
    </w:p>
    <w:p w14:paraId="496C506F" w14:textId="77777777" w:rsidR="00E7079D" w:rsidRPr="008800D9" w:rsidRDefault="00630E98" w:rsidP="007F0344">
      <w:pPr>
        <w:pStyle w:val="Heading2"/>
      </w:pPr>
      <w:r>
        <w:t>Success Measures</w:t>
      </w:r>
    </w:p>
    <w:p w14:paraId="5B568D83" w14:textId="77777777" w:rsidR="00E7079D" w:rsidRPr="008800D9" w:rsidRDefault="00630E98" w:rsidP="008800D9">
      <w:pPr>
        <w:pStyle w:val="ListBullet"/>
      </w:pPr>
      <w:r>
        <w:t>Forecast submission timeliness, forecast accuracy, and unexplained movement.</w:t>
      </w:r>
    </w:p>
    <w:p w14:paraId="227FB69B" w14:textId="77777777" w:rsidR="00E7079D" w:rsidRPr="008800D9" w:rsidRDefault="00630E98" w:rsidP="008800D9">
      <w:pPr>
        <w:pStyle w:val="ListBullet"/>
      </w:pPr>
      <w:r>
        <w:t>Go-Get traceability, conversion, and double-counting exception rate.</w:t>
      </w:r>
    </w:p>
    <w:p w14:paraId="188D0DE3" w14:textId="77777777" w:rsidR="00E7079D" w:rsidRPr="008800D9" w:rsidRDefault="00630E98" w:rsidP="008800D9">
      <w:pPr>
        <w:pStyle w:val="ListBullet"/>
      </w:pPr>
      <w:r>
        <w:t>Cross-system data reconciliation error rate and aging of unresolved discrepancies.</w:t>
      </w:r>
    </w:p>
    <w:p w14:paraId="765A6C11" w14:textId="77777777" w:rsidR="00E7079D" w:rsidRPr="008800D9" w:rsidRDefault="00630E98" w:rsidP="008800D9">
      <w:pPr>
        <w:pStyle w:val="ListBullet"/>
      </w:pPr>
      <w:r>
        <w:t>Award-to-project-setup cycle time and billing-readiness at planned start.</w:t>
      </w:r>
    </w:p>
    <w:p w14:paraId="05F0C7A2" w14:textId="77777777" w:rsidR="00E7079D" w:rsidRPr="008800D9" w:rsidRDefault="00630E98" w:rsidP="008800D9">
      <w:pPr>
        <w:pStyle w:val="ListBullet"/>
      </w:pPr>
      <w:r>
        <w:t>Agreement, procurement, license, and pricing action cycle time and overdue rate.</w:t>
      </w:r>
    </w:p>
    <w:p w14:paraId="01274448" w14:textId="77777777" w:rsidR="00E7079D" w:rsidRPr="008800D9" w:rsidRDefault="00630E98" w:rsidP="008800D9">
      <w:pPr>
        <w:pStyle w:val="ListBullet"/>
      </w:pPr>
      <w:r>
        <w:t>Resource-capacity data completeness, staffing-request aging, and utilization visibility.</w:t>
      </w:r>
    </w:p>
    <w:p w14:paraId="5A733AFF" w14:textId="77777777" w:rsidR="00E7079D" w:rsidRPr="008800D9" w:rsidRDefault="00630E98" w:rsidP="008800D9">
      <w:pPr>
        <w:pStyle w:val="ListBullet"/>
      </w:pPr>
      <w:r>
        <w:t>Reduction in recurring operational exceptions and leadership confidence in operational reporting.</w:t>
      </w:r>
    </w:p>
    <w:p w14:paraId="11AB355D" w14:textId="77777777" w:rsidR="00E7079D" w:rsidRPr="008800D9" w:rsidRDefault="00630E98" w:rsidP="007F0344">
      <w:pPr>
        <w:pStyle w:val="Heading2"/>
      </w:pPr>
      <w:r>
        <w:t>Capacity and Scaling Note</w:t>
      </w:r>
    </w:p>
    <w:p w14:paraId="37B4B953" w14:textId="58F6713E" w:rsidR="00E7079D" w:rsidRPr="008800D9" w:rsidRDefault="00630E98" w:rsidP="008800D9">
      <w:r>
        <w:t>Base-case estimate: 1.13 FTE, slightly more than one person of work. Recommended structure: one accountable Operations Lead plus analyst or coordinator support. Removing direct project-management responsibilities is necessary; adding even one modest project can push the role materially beyond sustainable capacity.</w:t>
      </w:r>
    </w:p>
    <w:sectPr w:rsidR="00E7079D" w:rsidRPr="008800D9" w:rsidSect="00034616">
      <w:pgSz w:w="12240" w:h="15840"/>
      <w:pgMar w:top="893"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7E6DE" w14:textId="77777777" w:rsidR="007C5DA1" w:rsidRDefault="007C5DA1" w:rsidP="008800D9">
      <w:r>
        <w:separator/>
      </w:r>
    </w:p>
  </w:endnote>
  <w:endnote w:type="continuationSeparator" w:id="0">
    <w:p w14:paraId="48856B98" w14:textId="77777777" w:rsidR="007C5DA1" w:rsidRDefault="007C5DA1" w:rsidP="00880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Liberation San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D43AC" w14:textId="77777777" w:rsidR="00FF0E65" w:rsidRDefault="00FF0E65" w:rsidP="008800D9">
    <w:r>
      <w:t xml:space="preserve">Page </w:t>
    </w:r>
    <w:r>
      <w:fldChar w:fldCharType="begin"/>
    </w:r>
    <w:r>
      <w:instrText>PAGE</w:instrText>
    </w:r>
    <w:r>
      <w:fldChar w:fldCharType="separate"/>
    </w:r>
    <w:r>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7E839" w14:textId="77777777" w:rsidR="007C5DA1" w:rsidRDefault="007C5DA1" w:rsidP="008800D9">
      <w:r>
        <w:separator/>
      </w:r>
    </w:p>
  </w:footnote>
  <w:footnote w:type="continuationSeparator" w:id="0">
    <w:p w14:paraId="079854F3" w14:textId="77777777" w:rsidR="007C5DA1" w:rsidRDefault="007C5DA1" w:rsidP="008800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9249B" w14:textId="77777777" w:rsidR="00FF0E65" w:rsidRPr="00946D18" w:rsidRDefault="00FF0E65" w:rsidP="00946D18">
    <w:pPr>
      <w:pStyle w:val="Header"/>
      <w:jc w:val="right"/>
      <w:rPr>
        <w:b/>
        <w:bCs/>
        <w:color w:val="7F7F7F" w:themeColor="text1" w:themeTint="80"/>
      </w:rPr>
    </w:pPr>
    <w:r>
      <w:rPr>
        <w:b/>
        <w:bCs/>
        <w:color w:val="7F7F7F" w:themeColor="text1" w:themeTint="80"/>
      </w:rPr>
      <w:t xml:space="preserve">2026 </w:t>
    </w:r>
    <w:r w:rsidRPr="00946D18">
      <w:rPr>
        <w:b/>
        <w:bCs/>
        <w:color w:val="7F7F7F" w:themeColor="text1" w:themeTint="80"/>
      </w:rPr>
      <w:t>Integrated Solutions / ServiceNow Team Leadership</w:t>
    </w:r>
  </w:p>
  <w:p w14:paraId="65DE1869" w14:textId="77777777" w:rsidR="00FF0E65" w:rsidRPr="00946D18" w:rsidRDefault="00FF0E65" w:rsidP="00946D18">
    <w:pPr>
      <w:pStyle w:val="Header"/>
      <w:jc w:val="right"/>
      <w:rPr>
        <w:b/>
        <w:bCs/>
        <w:color w:val="7F7F7F" w:themeColor="text1" w:themeTint="80"/>
      </w:rPr>
    </w:pPr>
    <w:r w:rsidRPr="00946D18">
      <w:rPr>
        <w:b/>
        <w:bCs/>
        <w:color w:val="7F7F7F" w:themeColor="text1" w:themeTint="80"/>
      </w:rPr>
      <w:t>Roles and Responsibilities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3038674">
    <w:abstractNumId w:val="1"/>
  </w:num>
  <w:num w:numId="2" w16cid:durableId="121002222">
    <w:abstractNumId w:val="4"/>
  </w:num>
  <w:num w:numId="3" w16cid:durableId="1474713881">
    <w:abstractNumId w:val="3"/>
  </w:num>
  <w:num w:numId="4" w16cid:durableId="337735135">
    <w:abstractNumId w:val="0"/>
  </w:num>
  <w:num w:numId="5" w16cid:durableId="352726526">
    <w:abstractNumId w:val="8"/>
  </w:num>
  <w:num w:numId="6" w16cid:durableId="468211659">
    <w:abstractNumId w:val="2"/>
  </w:num>
  <w:num w:numId="7" w16cid:durableId="695234611">
    <w:abstractNumId w:val="6"/>
  </w:num>
  <w:num w:numId="8" w16cid:durableId="73011175">
    <w:abstractNumId w:val="5"/>
  </w:num>
  <w:num w:numId="9" w16cid:durableId="9639718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trackChang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1E0"/>
    <w:rsid w:val="0006063C"/>
    <w:rsid w:val="00063156"/>
    <w:rsid w:val="000A1129"/>
    <w:rsid w:val="000A7F65"/>
    <w:rsid w:val="000B2C7A"/>
    <w:rsid w:val="00136FA7"/>
    <w:rsid w:val="00144BD8"/>
    <w:rsid w:val="0015074B"/>
    <w:rsid w:val="001C40FA"/>
    <w:rsid w:val="0025780C"/>
    <w:rsid w:val="00264051"/>
    <w:rsid w:val="00291789"/>
    <w:rsid w:val="0029639D"/>
    <w:rsid w:val="002F4B16"/>
    <w:rsid w:val="00314FAA"/>
    <w:rsid w:val="00324167"/>
    <w:rsid w:val="00325C98"/>
    <w:rsid w:val="00326F90"/>
    <w:rsid w:val="003363E8"/>
    <w:rsid w:val="003D525F"/>
    <w:rsid w:val="00457442"/>
    <w:rsid w:val="004B71CB"/>
    <w:rsid w:val="00560513"/>
    <w:rsid w:val="005C37F7"/>
    <w:rsid w:val="005F4081"/>
    <w:rsid w:val="00630E98"/>
    <w:rsid w:val="006474D1"/>
    <w:rsid w:val="006663C3"/>
    <w:rsid w:val="006D34C1"/>
    <w:rsid w:val="006E3B73"/>
    <w:rsid w:val="007C5DA1"/>
    <w:rsid w:val="007F0344"/>
    <w:rsid w:val="007F2800"/>
    <w:rsid w:val="00813A43"/>
    <w:rsid w:val="008800D9"/>
    <w:rsid w:val="008B5AF9"/>
    <w:rsid w:val="009430C1"/>
    <w:rsid w:val="00946D18"/>
    <w:rsid w:val="00946DB5"/>
    <w:rsid w:val="00951A1C"/>
    <w:rsid w:val="00A44E5F"/>
    <w:rsid w:val="00A73865"/>
    <w:rsid w:val="00AA1D8D"/>
    <w:rsid w:val="00AC03C3"/>
    <w:rsid w:val="00B10132"/>
    <w:rsid w:val="00B41972"/>
    <w:rsid w:val="00B42178"/>
    <w:rsid w:val="00B47730"/>
    <w:rsid w:val="00B94BB7"/>
    <w:rsid w:val="00C466A4"/>
    <w:rsid w:val="00C67BCD"/>
    <w:rsid w:val="00CB0664"/>
    <w:rsid w:val="00CC3F2B"/>
    <w:rsid w:val="00D17063"/>
    <w:rsid w:val="00D436E9"/>
    <w:rsid w:val="00D77D56"/>
    <w:rsid w:val="00E31C44"/>
    <w:rsid w:val="00E7079D"/>
    <w:rsid w:val="00E922BC"/>
    <w:rsid w:val="00FA4939"/>
    <w:rsid w:val="00FC693F"/>
    <w:rsid w:val="00FF0E65"/>
    <w:rsid w:val="00FF4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33A607-A62C-4D17-BBD3-D27A763DE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0D9"/>
    <w:pPr>
      <w:spacing w:after="80" w:line="252" w:lineRule="auto"/>
    </w:pPr>
    <w:rPr>
      <w:rFonts w:ascii="Aptos" w:hAnsi="Aptos"/>
      <w:sz w:val="18"/>
    </w:rPr>
  </w:style>
  <w:style w:type="paragraph" w:styleId="Heading1">
    <w:name w:val="heading 1"/>
    <w:basedOn w:val="Normal"/>
    <w:next w:val="Normal"/>
    <w:link w:val="Heading1Char"/>
    <w:uiPriority w:val="9"/>
    <w:qFormat/>
    <w:rsid w:val="00C466A4"/>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7F0344"/>
    <w:pPr>
      <w:keepNext/>
      <w:keepLines/>
      <w:spacing w:before="200" w:after="0"/>
      <w:outlineLvl w:val="1"/>
    </w:pPr>
    <w:rPr>
      <w:rFonts w:asciiTheme="majorHAnsi" w:eastAsiaTheme="majorEastAsia" w:hAnsiTheme="majorHAnsi" w:cstheme="majorBidi"/>
      <w:b/>
      <w:bCs/>
      <w:color w:val="1F4E78"/>
      <w:sz w:val="23"/>
      <w:szCs w:val="26"/>
    </w:rPr>
  </w:style>
  <w:style w:type="paragraph" w:styleId="Heading3">
    <w:name w:val="heading 3"/>
    <w:basedOn w:val="Normal"/>
    <w:next w:val="Normal"/>
    <w:link w:val="Heading3Char"/>
    <w:uiPriority w:val="9"/>
    <w:unhideWhenUsed/>
    <w:qFormat/>
    <w:rsid w:val="007F0344"/>
    <w:pPr>
      <w:keepNext/>
      <w:keepLines/>
      <w:spacing w:before="200" w:after="0"/>
      <w:outlineLvl w:val="2"/>
    </w:pPr>
    <w:rPr>
      <w:rFonts w:asciiTheme="majorHAnsi" w:eastAsiaTheme="majorEastAsia" w:hAnsiTheme="majorHAnsi" w:cstheme="majorBidi"/>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466A4"/>
    <w:rPr>
      <w:rFonts w:asciiTheme="majorHAnsi" w:eastAsiaTheme="majorEastAsia" w:hAnsiTheme="majorHAnsi" w:cstheme="majorBidi"/>
      <w:b/>
      <w:bCs/>
      <w:color w:val="1F4E78"/>
      <w:sz w:val="30"/>
      <w:szCs w:val="28"/>
    </w:rPr>
  </w:style>
  <w:style w:type="character" w:customStyle="1" w:styleId="Heading2Char">
    <w:name w:val="Heading 2 Char"/>
    <w:basedOn w:val="DefaultParagraphFont"/>
    <w:link w:val="Heading2"/>
    <w:uiPriority w:val="9"/>
    <w:rsid w:val="007F0344"/>
    <w:rPr>
      <w:rFonts w:asciiTheme="majorHAnsi" w:eastAsiaTheme="majorEastAsia" w:hAnsiTheme="majorHAnsi" w:cstheme="majorBidi"/>
      <w:b/>
      <w:bCs/>
      <w:color w:val="1F4E78"/>
      <w:sz w:val="23"/>
      <w:szCs w:val="26"/>
    </w:rPr>
  </w:style>
  <w:style w:type="character" w:customStyle="1" w:styleId="Heading3Char">
    <w:name w:val="Heading 3 Char"/>
    <w:basedOn w:val="DefaultParagraphFont"/>
    <w:link w:val="Heading3"/>
    <w:uiPriority w:val="9"/>
    <w:rsid w:val="007F0344"/>
    <w:rPr>
      <w:rFonts w:asciiTheme="majorHAnsi" w:eastAsiaTheme="majorEastAsia" w:hAnsiTheme="majorHAnsi" w:cstheme="majorBidi"/>
      <w:b/>
      <w:bCs/>
      <w:color w:val="17365D"/>
      <w:sz w:val="2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3"/>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6D34C1"/>
    <w:pPr>
      <w:spacing w:after="0" w:line="240" w:lineRule="auto"/>
    </w:pPr>
    <w:rPr>
      <w:rFonts w:ascii="Liberation Sans" w:hAnsi="Liberation San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N_x0020_Document_x0020_ID xmlns="d1ffb523-bb88-49c4-b429-725e751bd64a" xsi:nil="true"/>
    <TaxCatchAll xmlns="ea10e7c1-45f6-45a6-9220-470b2ac38f45" xsi:nil="true"/>
    <lcf76f155ced4ddcb4097134ff3c332f xmlns="d1ffb523-bb88-49c4-b429-725e751bd64a">
      <Terms xmlns="http://schemas.microsoft.com/office/infopath/2007/PartnerControls"/>
    </lcf76f155ced4ddcb4097134ff3c332f>
    <_dlc_DocId xmlns="ea10e7c1-45f6-45a6-9220-470b2ac38f45">DOCID-202112391-26210</_dlc_DocId>
    <_dlc_DocIdUrl xmlns="ea10e7c1-45f6-45a6-9220-470b2ac38f45">
      <Url>https://itecsfederal.sharepoint.com/teams/MissionSolutions/ISM/_layouts/15/DocIdRedir.aspx?ID=DOCID-202112391-26210</Url>
      <Description>DOCID-202112391-26210</Description>
    </_dlc_DocIdUrl>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DC18AF536E63484A9B73CECC96E010FF" ma:contentTypeVersion="19" ma:contentTypeDescription="Create a new document." ma:contentTypeScope="" ma:versionID="33422ae79d2a315b8c303e9c27e5a991">
  <xsd:schema xmlns:xsd="http://www.w3.org/2001/XMLSchema" xmlns:xs="http://www.w3.org/2001/XMLSchema" xmlns:p="http://schemas.microsoft.com/office/2006/metadata/properties" xmlns:ns2="d1ffb523-bb88-49c4-b429-725e751bd64a" xmlns:ns3="ea10e7c1-45f6-45a6-9220-470b2ac38f45" targetNamespace="http://schemas.microsoft.com/office/2006/metadata/properties" ma:root="true" ma:fieldsID="02f734f998161832bfcf327b16e32379" ns2:_="" ns3:_="">
    <xsd:import namespace="d1ffb523-bb88-49c4-b429-725e751bd64a"/>
    <xsd:import namespace="ea10e7c1-45f6-45a6-9220-470b2ac38f4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DateTaken" minOccurs="0"/>
                <xsd:element ref="ns2:MediaServiceLocation" minOccurs="0"/>
                <xsd:element ref="ns2:MediaLengthInSeconds" minOccurs="0"/>
                <xsd:element ref="ns2:SN_x0020_Document_x0020_ID"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fb523-bb88-49c4-b429-725e751bd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SN_x0020_Document_x0020_ID" ma:index="19" nillable="true" ma:displayName="SN Document ID" ma:internalName="SN_x0020_Document_x0020_ID">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d9e1cf0-734a-42bd-bffb-729eb9a511c1" ma:termSetId="09814cd3-568e-fe90-9814-8d621ff8fb84" ma:anchorId="fba54fb3-c3e1-fe81-a776-ca4b69148c4d" ma:open="true" ma:isKeyword="false">
      <xsd:complexType>
        <xsd:sequence>
          <xsd:element ref="pc:Terms" minOccurs="0" maxOccurs="1"/>
        </xsd:sequence>
      </xsd:complex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10e7c1-45f6-45a6-9220-470b2ac38f45"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d7da812-b143-4bf6-b650-654521c20479}" ma:internalName="TaxCatchAll" ma:showField="CatchAllData" ma:web="ea10e7c1-45f6-45a6-9220-470b2ac38f45">
      <xsd:complexType>
        <xsd:complexContent>
          <xsd:extension base="dms:MultiChoiceLookup">
            <xsd:sequence>
              <xsd:element name="Value" type="dms:Lookup" maxOccurs="unbounded" minOccurs="0" nillable="true"/>
            </xsd:sequence>
          </xsd:extension>
        </xsd:complexContent>
      </xsd:complex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ABA903-CC81-49E5-AC0C-0CB984E4DA44}">
  <ds:schemaRefs>
    <ds:schemaRef ds:uri="http://schemas.microsoft.com/office/2006/metadata/properties"/>
    <ds:schemaRef ds:uri="http://schemas.microsoft.com/office/infopath/2007/PartnerControls"/>
    <ds:schemaRef ds:uri="d1ffb523-bb88-49c4-b429-725e751bd64a"/>
    <ds:schemaRef ds:uri="ea10e7c1-45f6-45a6-9220-470b2ac38f45"/>
  </ds:schemaRefs>
</ds:datastoreItem>
</file>

<file path=customXml/itemProps2.xml><?xml version="1.0" encoding="utf-8"?>
<ds:datastoreItem xmlns:ds="http://schemas.openxmlformats.org/officeDocument/2006/customXml" ds:itemID="{7783901E-EDDA-4B1E-99CB-7AA899688DA9}">
  <ds:schemaRefs>
    <ds:schemaRef ds:uri="http://schemas.openxmlformats.org/officeDocument/2006/bibliography"/>
  </ds:schemaRefs>
</ds:datastoreItem>
</file>

<file path=customXml/itemProps3.xml><?xml version="1.0" encoding="utf-8"?>
<ds:datastoreItem xmlns:ds="http://schemas.openxmlformats.org/officeDocument/2006/customXml" ds:itemID="{3504669F-94F7-447B-99D4-74B4D5CAC822}">
  <ds:schemaRefs>
    <ds:schemaRef ds:uri="http://schemas.microsoft.com/sharepoint/v3/contenttype/forms"/>
  </ds:schemaRefs>
</ds:datastoreItem>
</file>

<file path=customXml/itemProps4.xml><?xml version="1.0" encoding="utf-8"?>
<ds:datastoreItem xmlns:ds="http://schemas.openxmlformats.org/officeDocument/2006/customXml" ds:itemID="{437BBAB6-4A8A-4072-A003-91B5A7E77EC1}">
  <ds:schemaRefs>
    <ds:schemaRef ds:uri="http://schemas.microsoft.com/sharepoint/events"/>
  </ds:schemaRefs>
</ds:datastoreItem>
</file>

<file path=customXml/itemProps5.xml><?xml version="1.0" encoding="utf-8"?>
<ds:datastoreItem xmlns:ds="http://schemas.openxmlformats.org/officeDocument/2006/customXml" ds:itemID="{0A371EBA-1B46-4317-8561-3194089ACE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fb523-bb88-49c4-b429-725e751bd64a"/>
    <ds:schemaRef ds:uri="ea10e7c1-45f6-45a6-9220-470b2ac38f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7846</Words>
  <Characters>44723</Characters>
  <Application>Microsoft Office Word</Application>
  <DocSecurity>4</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ServiceNow Leadership Roles and Responsibilities - Revised and FTE Assessment</dc:title>
  <dc:subject>Future-state role charters, ownership boundaries, gaps, and workload estimate</dc:subject>
  <dc:creator>Prepared for Brian Boeth</dc:creator>
  <cp:keywords>ServiceNow, roles, responsibilities, PMO, operations, delivery, architecture, sales, FTE</cp:keywords>
  <dc:description>generated by python-docx</dc:description>
  <cp:lastModifiedBy>Brian Boeth</cp:lastModifiedBy>
  <cp:revision>21</cp:revision>
  <dcterms:created xsi:type="dcterms:W3CDTF">2026-07-15T12:04:00Z</dcterms:created>
  <dcterms:modified xsi:type="dcterms:W3CDTF">2026-07-15T17:52:00Z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0x010100DC18AF536E63484A9B73CECC96E010FF</vt:lpwstr>
  </property>
  <property fmtid="{D5CDD505-2E9C-101B-9397-08002B2CF9AE}" pid="3" name="_dlc_DocIdItemGuid">
    <vt:lpwstr>2ed60517-48a7-4b5d-97bc-f6610f936db0</vt:lpwstr>
  </property>
  <property fmtid="{D5CDD505-2E9C-101B-9397-08002B2CF9AE}" pid="4" name="MediaServiceImageTags">
    <vt:lpwstr/>
  </property>
</Properties>
</file>