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CMDB Foundation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04 Workbook 09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CMDB MVP — small, reliable, useful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3283DECA" w14:textId="30F793BE" w:rsidR="009C1176" w:rsidRDefault="00452422" w:rsidP="009C1176">
      <w:r>
        <w:t>The CMDB stores information about your services and infrastructure (CIs) and how they relate.</w:t>
      </w:r>
    </w:p>
    <w:p w14:paraId="10BC744A" w14:textId="77777777" w:rsidR="0072435D" w:rsidRDefault="0072435D" w:rsidP="0072435D"/>
    <w:p w14:paraId="36A8A641" w14:textId="0E8F875C" w:rsidR="0072435D" w:rsidRDefault="0072435D" w:rsidP="0072435D">
      <w:r>
        <w:t>It exists to:</w:t>
      </w:r>
    </w:p>
    <w:p w14:paraId="0DCF590E" w14:textId="4113EA62" w:rsidR="00452422" w:rsidRDefault="00452422" w:rsidP="00452422">
      <w:pPr>
        <w:pStyle w:val="ListParagraph"/>
        <w:numPr>
          <w:ilvl w:val="0"/>
          <w:numId w:val="23"/>
        </w:numPr>
      </w:pPr>
      <w:r>
        <w:t>Provide visibility into what you have</w:t>
      </w:r>
    </w:p>
    <w:p w14:paraId="66981D4A" w14:textId="6EF2C789" w:rsidR="00452422" w:rsidRDefault="00452422" w:rsidP="00452422">
      <w:pPr>
        <w:pStyle w:val="ListParagraph"/>
        <w:numPr>
          <w:ilvl w:val="0"/>
          <w:numId w:val="23"/>
        </w:numPr>
      </w:pPr>
      <w:r>
        <w:t>Enable impact analysis</w:t>
      </w:r>
    </w:p>
    <w:p w14:paraId="01D445BF" w14:textId="4260D2BA" w:rsidR="0072435D" w:rsidRDefault="00452422" w:rsidP="00452422">
      <w:pPr>
        <w:pStyle w:val="ListParagraph"/>
        <w:numPr>
          <w:ilvl w:val="0"/>
          <w:numId w:val="23"/>
        </w:numPr>
      </w:pPr>
      <w:r>
        <w:t>Support Incident and Change decisions</w:t>
      </w:r>
    </w:p>
    <w:p w14:paraId="13552222" w14:textId="77777777" w:rsidR="009C1176" w:rsidRDefault="009C1176" w:rsidP="009C1176"/>
    <w:p w14:paraId="2E079CCF" w14:textId="64847932" w:rsidR="0015353F" w:rsidRDefault="00763CC1" w:rsidP="0015353F">
      <w:r>
        <w:t>In Sprint 4, the goal is:</w:t>
      </w:r>
    </w:p>
    <w:p w14:paraId="66C36EEC" w14:textId="77777777" w:rsidR="00452422" w:rsidRDefault="00452422" w:rsidP="00452422">
      <w:pPr>
        <w:pStyle w:val="ListParagraph"/>
        <w:numPr>
          <w:ilvl w:val="0"/>
          <w:numId w:val="20"/>
        </w:numPr>
      </w:pPr>
      <w:r>
        <w:t xml:space="preserve">Create a small, reliable CMDB foundation</w:t>
      </w:r>
      <w:ins w:id="100" w:author="Claude" w:date="2026-05-08T00:00:00Z">
        <w:r>
          <w:t xml:space="preserve"> — only the CI classes used by Incident and Change in Sprint 4</w:t>
        </w:r>
      </w:ins>
    </w:p>
    <w:p w14:paraId="3792A116" w14:textId="51F7D069" w:rsidR="0015353F" w:rsidRDefault="00452422" w:rsidP="00452422">
      <w:pPr>
        <w:pStyle w:val="ListParagraph"/>
        <w:numPr>
          <w:ilvl w:val="0"/>
          <w:numId w:val="20"/>
        </w:numPr>
      </w:pPr>
      <w:del w:id="200" w:author="Claude" w:date="2026-05-08T00:00:00Z">
        <w:r>
          <w:delText>Populate it with real, usable data (not perfection)</w:delText>
        </w:r>
      </w:del>
      <w:ins w:id="201" w:author="Claude" w:date="2026-05-08T00:00:00Z">
        <w:r>
          <w:t>Populate with real, usable data (not perfection) — demo bar: agents can attach a CI to an Incident from the OOTB picker</w:t>
        </w:r>
      </w:ins>
    </w:p>
    <w:p w14:paraId="1F15B327" w14:textId="227688B6" w:rsidR="001923D1" w:rsidRDefault="001923D1" w:rsidP="001923D1">
      <w:pPr>
        <w:pStyle w:val="Heading1"/>
      </w:pPr>
      <w:r>
        <w:t>2. Scope (Sprint 4 Focus Only)</w:t>
      </w:r>
    </w:p>
    <w:p w14:paraId="492D4C05" w14:textId="5C4732C4" w:rsidR="001923D1" w:rsidRDefault="001923D1" w:rsidP="001923D1">
      <w:del w:id="300" w:author="Claude" w:date="2026-05-08T00:00:00Z">
        <w:r>
          <w:delText>What this workbook covers</w:delText>
        </w:r>
      </w:del>
      <w:ins w:id="301" w:author="Claude" w:date="2026-05-08T00:00:00Z">
        <w:r>
          <w:t>What is in MVP scope this sprint</w:t>
        </w:r>
      </w:ins>
    </w:p>
    <w:p w14:paraId="24F15339" w14:textId="4B49D922" w:rsidR="00452422" w:rsidRDefault="00452422" w:rsidP="00452422">
      <w:pPr>
        <w:pStyle w:val="ListParagraph"/>
        <w:numPr>
          <w:ilvl w:val="0"/>
          <w:numId w:val="9"/>
        </w:numPr>
      </w:pPr>
      <w:r>
        <w:t>Core CI classes (servers, endpoints, applications)</w:t>
      </w:r>
    </w:p>
    <w:p w14:paraId="59127A50" w14:textId="23707794" w:rsidR="00452422" w:rsidRDefault="00452422" w:rsidP="00452422">
      <w:pPr>
        <w:pStyle w:val="ListParagraph"/>
        <w:numPr>
          <w:ilvl w:val="0"/>
          <w:numId w:val="9"/>
        </w:numPr>
      </w:pPr>
      <w:r>
        <w:t>Basic CI data structure</w:t>
      </w:r>
    </w:p>
    <w:p w14:paraId="34EB2947" w14:textId="4B97A26F" w:rsidR="00452422" w:rsidRDefault="00452422" w:rsidP="00452422">
      <w:pPr>
        <w:pStyle w:val="ListParagraph"/>
        <w:numPr>
          <w:ilvl w:val="0"/>
          <w:numId w:val="9"/>
        </w:numPr>
      </w:pPr>
      <w:r>
        <w:t>Manual CI population (initial set)</w:t>
      </w:r>
    </w:p>
    <w:p w14:paraId="3C9B56F2" w14:textId="7DABB404" w:rsidR="00452422" w:rsidRDefault="00452422" w:rsidP="00452422">
      <w:pPr>
        <w:pStyle w:val="ListParagraph"/>
        <w:numPr>
          <w:ilvl w:val="0"/>
          <w:numId w:val="9"/>
        </w:numPr>
      </w:pPr>
      <w:r>
        <w:t>Linking CIs to Incident and Change</w:t>
      </w:r>
    </w:p>
    <w:p w14:paraId="44B1AAC9" w14:textId="17143746" w:rsidR="001923D1" w:rsidRDefault="00452422" w:rsidP="00452422">
      <w:pPr>
        <w:pStyle w:val="ListParagraph"/>
        <w:numPr>
          <w:ilvl w:val="0"/>
          <w:numId w:val="9"/>
        </w:numPr>
      </w:pPr>
      <w:r>
        <w:t>Alignment with CSDM (service relationships)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59AED834" w14:textId="1AD40DE9" w:rsidR="00452422" w:rsidRDefault="00452422" w:rsidP="00452422">
      <w:pPr>
        <w:pStyle w:val="ListParagraph"/>
        <w:numPr>
          <w:ilvl w:val="0"/>
          <w:numId w:val="10"/>
        </w:numPr>
      </w:pPr>
      <w:r>
        <w:t>Full discovery coverage (expanded in Sprint 5)</w:t>
      </w:r>
    </w:p>
    <w:p w14:paraId="23A9383B" w14:textId="603097AE" w:rsidR="00452422" w:rsidRDefault="00452422" w:rsidP="00452422">
      <w:pPr>
        <w:pStyle w:val="ListParagraph"/>
        <w:numPr>
          <w:ilvl w:val="0"/>
          <w:numId w:val="10"/>
        </w:numPr>
      </w:pPr>
      <w:r>
        <w:t>Deep dependency mapping</w:t>
      </w:r>
    </w:p>
    <w:p w14:paraId="5D22C9D9" w14:textId="4F0DC05E" w:rsidR="001923D1" w:rsidRDefault="00452422" w:rsidP="00452422">
      <w:pPr>
        <w:pStyle w:val="ListParagraph"/>
        <w:numPr>
          <w:ilvl w:val="0"/>
          <w:numId w:val="10"/>
        </w:numPr>
      </w:pPr>
      <w:r>
        <w:t>Complete enterprise asset modeling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2DD633BB" w:rsidR="001923D1" w:rsidRDefault="001923D1" w:rsidP="001923D1">
      <w:pPr>
        <w:pStyle w:val="Heading2"/>
      </w:pPr>
      <w:r>
        <w:t>3.1 CI Class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52422" w14:paraId="46DF39BA" w14:textId="77777777" w:rsidTr="00DF5014">
        <w:trPr>
          <w:cantSplit/>
        </w:trPr>
        <w:tc>
          <w:tcPr>
            <w:tcW w:w="3596" w:type="dxa"/>
          </w:tcPr>
          <w:p w14:paraId="111A93CE" w14:textId="764D5E11" w:rsidR="00452422" w:rsidRDefault="00452422" w:rsidP="00452422">
            <w:r>
              <w:t>Classes</w:t>
            </w:r>
          </w:p>
        </w:tc>
        <w:tc>
          <w:tcPr>
            <w:tcW w:w="3597" w:type="dxa"/>
          </w:tcPr>
          <w:p w14:paraId="43A5090C" w14:textId="62FB75FB" w:rsidR="00452422" w:rsidRDefault="00452422" w:rsidP="00452422">
            <w:r>
              <w:t>Extensive hierarchy</w:t>
            </w:r>
          </w:p>
        </w:tc>
        <w:tc>
          <w:tcPr>
            <w:tcW w:w="3597" w:type="dxa"/>
          </w:tcPr>
          <w:p w14:paraId="2D58E894" w14:textId="25F040E8" w:rsidR="00452422" w:rsidRDefault="00452422" w:rsidP="00452422">
            <w:r>
              <w:t>Use only a subset</w:t>
            </w:r>
          </w:p>
        </w:tc>
      </w:tr>
      <w:tr w:rsidR="00452422" w14:paraId="0F18E171" w14:textId="77777777" w:rsidTr="00DF5014">
        <w:trPr>
          <w:cantSplit/>
        </w:trPr>
        <w:tc>
          <w:tcPr>
            <w:tcW w:w="3596" w:type="dxa"/>
          </w:tcPr>
          <w:p w14:paraId="7CB664BD" w14:textId="75AB7D52" w:rsidR="00452422" w:rsidRDefault="00452422" w:rsidP="00452422">
            <w:r>
              <w:t>Examples</w:t>
            </w:r>
          </w:p>
        </w:tc>
        <w:tc>
          <w:tcPr>
            <w:tcW w:w="3597" w:type="dxa"/>
          </w:tcPr>
          <w:p w14:paraId="7C43B47F" w14:textId="722FD9BF" w:rsidR="00452422" w:rsidRDefault="00452422" w:rsidP="00452422">
            <w:r>
              <w:t>Server, Application, Database, Network</w:t>
            </w:r>
          </w:p>
        </w:tc>
        <w:tc>
          <w:tcPr>
            <w:tcW w:w="3597" w:type="dxa"/>
          </w:tcPr>
          <w:p w14:paraId="4C70667F" w14:textId="047266EB" w:rsidR="00452422" w:rsidRDefault="00452422" w:rsidP="00452422">
            <w:r>
              <w:t>Predefined</w:t>
            </w:r>
          </w:p>
        </w:tc>
      </w:tr>
      <w:tr w:rsidR="00452422" w14:paraId="629A9A5D" w14:textId="77777777" w:rsidTr="00DF5014">
        <w:trPr>
          <w:cantSplit/>
        </w:trPr>
        <w:tc>
          <w:tcPr>
            <w:tcW w:w="3596" w:type="dxa"/>
          </w:tcPr>
          <w:p w14:paraId="488D7495" w14:textId="27DB72B3" w:rsidR="00452422" w:rsidRDefault="00452422" w:rsidP="00452422">
            <w:r>
              <w:t>Custom Classes</w:t>
            </w:r>
          </w:p>
        </w:tc>
        <w:tc>
          <w:tcPr>
            <w:tcW w:w="3597" w:type="dxa"/>
          </w:tcPr>
          <w:p w14:paraId="75BE4B5F" w14:textId="37F7FB6F" w:rsidR="00452422" w:rsidRDefault="00452422" w:rsidP="00452422">
            <w:r>
              <w:t>Allowed</w:t>
            </w:r>
          </w:p>
        </w:tc>
        <w:tc>
          <w:tcPr>
            <w:tcW w:w="3597" w:type="dxa"/>
          </w:tcPr>
          <w:p w14:paraId="205E7426" w14:textId="1F9BE2C9" w:rsidR="00452422" w:rsidRDefault="00452422" w:rsidP="00452422">
            <w:r>
              <w:t>Avoid in MVP</w:t>
            </w:r>
          </w:p>
        </w:tc>
      </w:tr>
    </w:tbl>
    <w:p w14:paraId="6020C357" w14:textId="77777777" w:rsidR="001923D1" w:rsidRDefault="001923D1" w:rsidP="001923D1"/>
    <w:p w14:paraId="63F2CD79" w14:textId="7594732F" w:rsidR="001923D1" w:rsidRDefault="001923D1" w:rsidP="001923D1">
      <w:pPr>
        <w:pStyle w:val="Heading2"/>
      </w:pPr>
      <w:r>
        <w:t>3.2 Core CI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52422" w14:paraId="2B3679C0" w14:textId="77777777" w:rsidTr="00DF5014">
        <w:trPr>
          <w:cantSplit/>
        </w:trPr>
        <w:tc>
          <w:tcPr>
            <w:tcW w:w="3596" w:type="dxa"/>
          </w:tcPr>
          <w:p w14:paraId="153714AC" w14:textId="036BCFA9" w:rsidR="00452422" w:rsidRDefault="00452422" w:rsidP="00452422">
            <w:r>
              <w:t>Name</w:t>
            </w:r>
          </w:p>
        </w:tc>
        <w:tc>
          <w:tcPr>
            <w:tcW w:w="3597" w:type="dxa"/>
          </w:tcPr>
          <w:p w14:paraId="7D20D4CF" w14:textId="557D7021" w:rsidR="00452422" w:rsidRDefault="00452422" w:rsidP="00452422">
            <w:r>
              <w:t>Required</w:t>
            </w:r>
          </w:p>
        </w:tc>
        <w:tc>
          <w:tcPr>
            <w:tcW w:w="3597" w:type="dxa"/>
          </w:tcPr>
          <w:p w14:paraId="6F911098" w14:textId="63F75763" w:rsidR="00452422" w:rsidRDefault="00452422" w:rsidP="00452422">
            <w:r>
              <w:t>Primary identifier</w:t>
            </w:r>
          </w:p>
        </w:tc>
      </w:tr>
      <w:tr w:rsidR="00452422" w14:paraId="64D18BF3" w14:textId="77777777" w:rsidTr="00DF5014">
        <w:trPr>
          <w:cantSplit/>
        </w:trPr>
        <w:tc>
          <w:tcPr>
            <w:tcW w:w="3596" w:type="dxa"/>
          </w:tcPr>
          <w:p w14:paraId="63E98F31" w14:textId="14B06F56" w:rsidR="00452422" w:rsidRDefault="00452422" w:rsidP="00452422">
            <w:r>
              <w:t>Class</w:t>
            </w:r>
          </w:p>
        </w:tc>
        <w:tc>
          <w:tcPr>
            <w:tcW w:w="3597" w:type="dxa"/>
          </w:tcPr>
          <w:p w14:paraId="12273FD8" w14:textId="0FDED8C8" w:rsidR="00452422" w:rsidRDefault="00452422" w:rsidP="00452422">
            <w:r>
              <w:t>Required</w:t>
            </w:r>
          </w:p>
        </w:tc>
        <w:tc>
          <w:tcPr>
            <w:tcW w:w="3597" w:type="dxa"/>
          </w:tcPr>
          <w:p w14:paraId="06C8EA4F" w14:textId="709B9444" w:rsidR="00452422" w:rsidRDefault="00452422" w:rsidP="00452422">
            <w:r>
              <w:t>Determines structure</w:t>
            </w:r>
          </w:p>
        </w:tc>
      </w:tr>
      <w:tr w:rsidR="00452422" w14:paraId="26C124EB" w14:textId="77777777" w:rsidTr="00DF5014">
        <w:trPr>
          <w:cantSplit/>
        </w:trPr>
        <w:tc>
          <w:tcPr>
            <w:tcW w:w="3596" w:type="dxa"/>
          </w:tcPr>
          <w:p w14:paraId="1C3EF195" w14:textId="13195D35" w:rsidR="00452422" w:rsidRPr="00FB34EF" w:rsidRDefault="00452422" w:rsidP="00452422">
            <w:r>
              <w:t>Status</w:t>
            </w:r>
          </w:p>
        </w:tc>
        <w:tc>
          <w:tcPr>
            <w:tcW w:w="3597" w:type="dxa"/>
          </w:tcPr>
          <w:p w14:paraId="35C6950E" w14:textId="1FCF76DF" w:rsidR="00452422" w:rsidRPr="00FB34EF" w:rsidRDefault="00452422" w:rsidP="00452422">
            <w:r>
              <w:t>Optional</w:t>
            </w:r>
          </w:p>
        </w:tc>
        <w:tc>
          <w:tcPr>
            <w:tcW w:w="3597" w:type="dxa"/>
          </w:tcPr>
          <w:p w14:paraId="1E510F35" w14:textId="04D9D09B" w:rsidR="00452422" w:rsidRPr="00FB34EF" w:rsidRDefault="00452422" w:rsidP="00452422">
            <w:r>
              <w:t>Define usage</w:t>
            </w:r>
          </w:p>
        </w:tc>
      </w:tr>
      <w:tr w:rsidR="00452422" w14:paraId="7CD359C1" w14:textId="77777777" w:rsidTr="00DF5014">
        <w:trPr>
          <w:cantSplit/>
        </w:trPr>
        <w:tc>
          <w:tcPr>
            <w:tcW w:w="3596" w:type="dxa"/>
          </w:tcPr>
          <w:p w14:paraId="7733EE82" w14:textId="33248BDF" w:rsidR="00452422" w:rsidRPr="00E83C07" w:rsidRDefault="00452422" w:rsidP="00452422">
            <w:r>
              <w:t>Owner</w:t>
            </w:r>
          </w:p>
        </w:tc>
        <w:tc>
          <w:tcPr>
            <w:tcW w:w="3597" w:type="dxa"/>
          </w:tcPr>
          <w:p w14:paraId="1E51D901" w14:textId="1C16C161" w:rsidR="00452422" w:rsidRPr="00E83C07" w:rsidRDefault="00452422" w:rsidP="00452422">
            <w:r>
              <w:t>Optional</w:t>
            </w:r>
          </w:p>
        </w:tc>
        <w:tc>
          <w:tcPr>
            <w:tcW w:w="3597" w:type="dxa"/>
          </w:tcPr>
          <w:p w14:paraId="44FEC4DE" w14:textId="30057823" w:rsidR="00452422" w:rsidRPr="00E83C07" w:rsidRDefault="00452422" w:rsidP="00452422">
            <w:r>
              <w:t>Recommended</w:t>
            </w:r>
          </w:p>
        </w:tc>
      </w:tr>
      <w:tr w:rsidR="00452422" w14:paraId="4F06FCF4" w14:textId="77777777" w:rsidTr="00DF5014">
        <w:trPr>
          <w:cantSplit/>
        </w:trPr>
        <w:tc>
          <w:tcPr>
            <w:tcW w:w="3596" w:type="dxa"/>
          </w:tcPr>
          <w:p w14:paraId="44894597" w14:textId="5CDE9EA5" w:rsidR="00452422" w:rsidRPr="00E83C07" w:rsidRDefault="00452422" w:rsidP="00452422">
            <w:r>
              <w:lastRenderedPageBreak/>
              <w:t>Location</w:t>
            </w:r>
          </w:p>
        </w:tc>
        <w:tc>
          <w:tcPr>
            <w:tcW w:w="3597" w:type="dxa"/>
          </w:tcPr>
          <w:p w14:paraId="613F7D15" w14:textId="6379082A" w:rsidR="00452422" w:rsidRPr="00E83C07" w:rsidRDefault="00452422" w:rsidP="00452422">
            <w:r>
              <w:t>Optional</w:t>
            </w:r>
          </w:p>
        </w:tc>
        <w:tc>
          <w:tcPr>
            <w:tcW w:w="3597" w:type="dxa"/>
          </w:tcPr>
          <w:p w14:paraId="5BAE768E" w14:textId="353B2680" w:rsidR="00452422" w:rsidRPr="00E83C07" w:rsidRDefault="00452422" w:rsidP="00452422">
            <w:r>
              <w:t>Useful context</w:t>
            </w:r>
          </w:p>
        </w:tc>
      </w:tr>
    </w:tbl>
    <w:p w14:paraId="6AB1B462" w14:textId="77777777" w:rsidR="001D3BA2" w:rsidRDefault="001D3BA2" w:rsidP="001D3BA2"/>
    <w:p w14:paraId="04510841" w14:textId="6E8F1D01" w:rsidR="001923D1" w:rsidRDefault="001923D1" w:rsidP="001923D1">
      <w:pPr>
        <w:pStyle w:val="Heading2"/>
      </w:pPr>
      <w:r>
        <w:t>3.3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52422" w14:paraId="73BE540D" w14:textId="77777777" w:rsidTr="00DF5014">
        <w:trPr>
          <w:cantSplit/>
        </w:trPr>
        <w:tc>
          <w:tcPr>
            <w:tcW w:w="3596" w:type="dxa"/>
          </w:tcPr>
          <w:p w14:paraId="2423E30D" w14:textId="546A890B" w:rsidR="00452422" w:rsidRDefault="00452422" w:rsidP="00452422">
            <w:r>
              <w:t>Relationship Types</w:t>
            </w:r>
          </w:p>
        </w:tc>
        <w:tc>
          <w:tcPr>
            <w:tcW w:w="3597" w:type="dxa"/>
          </w:tcPr>
          <w:p w14:paraId="0FCA30FC" w14:textId="3C5A9450" w:rsidR="00452422" w:rsidRDefault="00452422" w:rsidP="00452422">
            <w:r>
              <w:t>Predefined</w:t>
            </w:r>
          </w:p>
        </w:tc>
        <w:tc>
          <w:tcPr>
            <w:tcW w:w="3597" w:type="dxa"/>
          </w:tcPr>
          <w:p w14:paraId="5AC5DD0E" w14:textId="4DF748A5" w:rsidR="00452422" w:rsidRDefault="00452422" w:rsidP="00452422">
            <w:r>
              <w:t>e.g., Depends on</w:t>
            </w:r>
          </w:p>
        </w:tc>
      </w:tr>
      <w:tr w:rsidR="00452422" w14:paraId="2B2E7B01" w14:textId="77777777" w:rsidTr="00DF5014">
        <w:trPr>
          <w:cantSplit/>
        </w:trPr>
        <w:tc>
          <w:tcPr>
            <w:tcW w:w="3596" w:type="dxa"/>
          </w:tcPr>
          <w:p w14:paraId="67AB5B20" w14:textId="0D6B1CE1" w:rsidR="00452422" w:rsidRDefault="00452422" w:rsidP="00452422">
            <w:r>
              <w:t>Mapping</w:t>
            </w:r>
          </w:p>
        </w:tc>
        <w:tc>
          <w:tcPr>
            <w:tcW w:w="3597" w:type="dxa"/>
          </w:tcPr>
          <w:p w14:paraId="33D3C3C0" w14:textId="61A4131D" w:rsidR="00452422" w:rsidRDefault="00452422" w:rsidP="00452422">
            <w:r>
              <w:t>Manual or automated</w:t>
            </w:r>
          </w:p>
        </w:tc>
        <w:tc>
          <w:tcPr>
            <w:tcW w:w="3597" w:type="dxa"/>
          </w:tcPr>
          <w:p w14:paraId="5E097085" w14:textId="79242C93" w:rsidR="00452422" w:rsidRDefault="00452422" w:rsidP="00452422">
            <w:r>
              <w:t>Manual in Sprint 4</w:t>
            </w:r>
          </w:p>
        </w:tc>
      </w:tr>
      <w:tr w:rsidR="00452422" w14:paraId="687C7760" w14:textId="77777777" w:rsidTr="00DF5014">
        <w:trPr>
          <w:cantSplit/>
        </w:trPr>
        <w:tc>
          <w:tcPr>
            <w:tcW w:w="3596" w:type="dxa"/>
          </w:tcPr>
          <w:p w14:paraId="3131A34A" w14:textId="4F62A7B6" w:rsidR="00452422" w:rsidRDefault="00452422" w:rsidP="00452422">
            <w:r>
              <w:t>Visualization</w:t>
            </w:r>
          </w:p>
        </w:tc>
        <w:tc>
          <w:tcPr>
            <w:tcW w:w="3597" w:type="dxa"/>
          </w:tcPr>
          <w:p w14:paraId="58522420" w14:textId="30586817" w:rsidR="00452422" w:rsidRDefault="00452422" w:rsidP="00452422">
            <w:r>
              <w:t>Available</w:t>
            </w:r>
          </w:p>
        </w:tc>
        <w:tc>
          <w:tcPr>
            <w:tcW w:w="3597" w:type="dxa"/>
          </w:tcPr>
          <w:p w14:paraId="6240BC16" w14:textId="2C8DDE71" w:rsidR="00452422" w:rsidRDefault="00452422" w:rsidP="00452422">
            <w:r>
              <w:t>Basic use</w:t>
            </w:r>
          </w:p>
        </w:tc>
      </w:tr>
    </w:tbl>
    <w:p w14:paraId="09FC807C" w14:textId="77777777" w:rsidR="001923D1" w:rsidRDefault="001923D1" w:rsidP="001923D1"/>
    <w:p w14:paraId="36D9CA06" w14:textId="2650AA90" w:rsidR="001923D1" w:rsidRDefault="001923D1" w:rsidP="001923D1">
      <w:pPr>
        <w:pStyle w:val="Heading2"/>
      </w:pPr>
      <w:r>
        <w:t>3.4 Data Population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52422" w14:paraId="6297B86F" w14:textId="77777777" w:rsidTr="00DF5014">
        <w:trPr>
          <w:cantSplit/>
        </w:trPr>
        <w:tc>
          <w:tcPr>
            <w:tcW w:w="3596" w:type="dxa"/>
          </w:tcPr>
          <w:p w14:paraId="0D4E3B31" w14:textId="4B4C5B71" w:rsidR="00452422" w:rsidRDefault="00452422" w:rsidP="00452422">
            <w:r>
              <w:t>Manual Entry</w:t>
            </w:r>
          </w:p>
        </w:tc>
        <w:tc>
          <w:tcPr>
            <w:tcW w:w="3597" w:type="dxa"/>
          </w:tcPr>
          <w:p w14:paraId="0D418093" w14:textId="4551664D" w:rsidR="00452422" w:rsidRDefault="00452422" w:rsidP="00452422">
            <w:r>
              <w:t>Supported</w:t>
            </w:r>
          </w:p>
        </w:tc>
        <w:tc>
          <w:tcPr>
            <w:tcW w:w="3597" w:type="dxa"/>
          </w:tcPr>
          <w:p w14:paraId="24EE3C9A" w14:textId="2F393E06" w:rsidR="00452422" w:rsidRDefault="00452422" w:rsidP="00452422">
            <w:r>
              <w:t>Primary method in Sprint 4</w:t>
            </w:r>
          </w:p>
        </w:tc>
      </w:tr>
      <w:tr w:rsidR="00452422" w14:paraId="28469607" w14:textId="77777777" w:rsidTr="00DF5014">
        <w:trPr>
          <w:cantSplit/>
        </w:trPr>
        <w:tc>
          <w:tcPr>
            <w:tcW w:w="3596" w:type="dxa"/>
          </w:tcPr>
          <w:p w14:paraId="718B6804" w14:textId="0EF405A5" w:rsidR="00452422" w:rsidRDefault="00452422" w:rsidP="00452422">
            <w:r>
              <w:t>Import Sets</w:t>
            </w:r>
          </w:p>
        </w:tc>
        <w:tc>
          <w:tcPr>
            <w:tcW w:w="3597" w:type="dxa"/>
          </w:tcPr>
          <w:p w14:paraId="0C225EA9" w14:textId="245215E2" w:rsidR="00452422" w:rsidRDefault="00452422" w:rsidP="00452422">
            <w:r>
              <w:t>Available</w:t>
            </w:r>
          </w:p>
        </w:tc>
        <w:tc>
          <w:tcPr>
            <w:tcW w:w="3597" w:type="dxa"/>
          </w:tcPr>
          <w:p w14:paraId="1D9640F4" w14:textId="31A05A3C" w:rsidR="00452422" w:rsidRDefault="00452422" w:rsidP="00452422">
            <w:r>
              <w:t>Optional</w:t>
            </w:r>
          </w:p>
        </w:tc>
      </w:tr>
      <w:tr w:rsidR="00452422" w14:paraId="73F74E61" w14:textId="77777777" w:rsidTr="00DF5014">
        <w:trPr>
          <w:cantSplit/>
        </w:trPr>
        <w:tc>
          <w:tcPr>
            <w:tcW w:w="3596" w:type="dxa"/>
          </w:tcPr>
          <w:p w14:paraId="36F645AA" w14:textId="2E15125F" w:rsidR="00452422" w:rsidRDefault="00452422" w:rsidP="00452422">
            <w:r>
              <w:t>Discovery</w:t>
            </w:r>
          </w:p>
        </w:tc>
        <w:tc>
          <w:tcPr>
            <w:tcW w:w="3597" w:type="dxa"/>
          </w:tcPr>
          <w:p w14:paraId="20DB4A4D" w14:textId="242CECD1" w:rsidR="00452422" w:rsidRDefault="00452422" w:rsidP="00452422">
            <w:r>
              <w:t>Available</w:t>
            </w:r>
          </w:p>
        </w:tc>
        <w:tc>
          <w:tcPr>
            <w:tcW w:w="3597" w:type="dxa"/>
          </w:tcPr>
          <w:p w14:paraId="17BE20A6" w14:textId="3753FF27" w:rsidR="00452422" w:rsidRDefault="00452422" w:rsidP="00452422">
            <w:r>
              <w:t>Configured in future sprint (Sprint 5)</w:t>
            </w:r>
          </w:p>
        </w:tc>
      </w:tr>
    </w:tbl>
    <w:p w14:paraId="7186C36A" w14:textId="77777777" w:rsidR="001923D1" w:rsidRDefault="001923D1" w:rsidP="001923D1"/>
    <w:p w14:paraId="01C94936" w14:textId="74FDD686" w:rsidR="00452422" w:rsidRDefault="00452422" w:rsidP="00452422">
      <w:pPr>
        <w:pStyle w:val="Heading2"/>
      </w:pPr>
      <w:r>
        <w:t>3.5 Integration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52422" w:rsidRPr="00F93E88" w14:paraId="32E1B42A" w14:textId="77777777" w:rsidTr="006F69E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20A5005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0AC9A87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8B0D4D4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52422" w14:paraId="3AFAF5F5" w14:textId="77777777" w:rsidTr="006F69E4">
        <w:trPr>
          <w:cantSplit/>
        </w:trPr>
        <w:tc>
          <w:tcPr>
            <w:tcW w:w="3596" w:type="dxa"/>
          </w:tcPr>
          <w:p w14:paraId="17C98AE6" w14:textId="2D59966A" w:rsidR="00452422" w:rsidRDefault="00452422" w:rsidP="00452422">
            <w:r>
              <w:t>Incident</w:t>
            </w:r>
          </w:p>
        </w:tc>
        <w:tc>
          <w:tcPr>
            <w:tcW w:w="3597" w:type="dxa"/>
          </w:tcPr>
          <w:p w14:paraId="29E252A7" w14:textId="5EF217BF" w:rsidR="00452422" w:rsidRDefault="00452422" w:rsidP="00452422">
            <w:r>
              <w:t>CI field available</w:t>
            </w:r>
          </w:p>
        </w:tc>
        <w:tc>
          <w:tcPr>
            <w:tcW w:w="3597" w:type="dxa"/>
          </w:tcPr>
          <w:p w14:paraId="6A8993E0" w14:textId="152AD8B5" w:rsidR="00452422" w:rsidRDefault="00452422" w:rsidP="00452422">
            <w:r>
              <w:t>Enables impact tracking</w:t>
            </w:r>
          </w:p>
        </w:tc>
      </w:tr>
      <w:tr w:rsidR="00452422" w14:paraId="15BF599D" w14:textId="77777777" w:rsidTr="006F69E4">
        <w:trPr>
          <w:cantSplit/>
        </w:trPr>
        <w:tc>
          <w:tcPr>
            <w:tcW w:w="3596" w:type="dxa"/>
          </w:tcPr>
          <w:p w14:paraId="48BA7BF7" w14:textId="488538EB" w:rsidR="00452422" w:rsidRDefault="00452422" w:rsidP="00452422">
            <w:r>
              <w:t>Change</w:t>
            </w:r>
          </w:p>
        </w:tc>
        <w:tc>
          <w:tcPr>
            <w:tcW w:w="3597" w:type="dxa"/>
          </w:tcPr>
          <w:p w14:paraId="353282E8" w14:textId="30BD1165" w:rsidR="00452422" w:rsidRDefault="00452422" w:rsidP="00452422">
            <w:r>
              <w:t>CI/service linking</w:t>
            </w:r>
          </w:p>
        </w:tc>
        <w:tc>
          <w:tcPr>
            <w:tcW w:w="3597" w:type="dxa"/>
          </w:tcPr>
          <w:p w14:paraId="6DD4BF64" w14:textId="2234F4CA" w:rsidR="00452422" w:rsidRDefault="00452422" w:rsidP="00452422">
            <w:r>
              <w:t>Critical</w:t>
            </w:r>
          </w:p>
        </w:tc>
      </w:tr>
      <w:tr w:rsidR="00452422" w14:paraId="4A5E8E94" w14:textId="77777777" w:rsidTr="006F69E4">
        <w:trPr>
          <w:cantSplit/>
        </w:trPr>
        <w:tc>
          <w:tcPr>
            <w:tcW w:w="3596" w:type="dxa"/>
          </w:tcPr>
          <w:p w14:paraId="68DDA04B" w14:textId="5F1FBE3E" w:rsidR="00452422" w:rsidRDefault="00452422" w:rsidP="00452422">
            <w:r>
              <w:t>CSDM</w:t>
            </w:r>
          </w:p>
        </w:tc>
        <w:tc>
          <w:tcPr>
            <w:tcW w:w="3597" w:type="dxa"/>
          </w:tcPr>
          <w:p w14:paraId="195B494C" w14:textId="1CC142AF" w:rsidR="00452422" w:rsidRDefault="00452422" w:rsidP="00452422">
            <w:r>
              <w:t>Supported</w:t>
            </w:r>
          </w:p>
        </w:tc>
        <w:tc>
          <w:tcPr>
            <w:tcW w:w="3597" w:type="dxa"/>
          </w:tcPr>
          <w:p w14:paraId="5E17993D" w14:textId="40D198A2" w:rsidR="00452422" w:rsidRDefault="00452422" w:rsidP="00452422">
            <w:r>
              <w:t>Align structure</w:t>
            </w:r>
          </w:p>
        </w:tc>
      </w:tr>
    </w:tbl>
    <w:p w14:paraId="2FCA5FC8" w14:textId="77777777" w:rsidR="00452422" w:rsidRDefault="00452422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32F077F1" w:rsidR="001923D1" w:rsidRDefault="001923D1" w:rsidP="001923D1">
      <w:pPr>
        <w:pStyle w:val="Heading2"/>
      </w:pPr>
      <w:r>
        <w:t>4.1 CI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18F47E94" w14:textId="77777777" w:rsidTr="006D39B7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52422" w14:paraId="61FB56DD" w14:textId="77777777" w:rsidTr="006D39B7">
        <w:trPr>
          <w:cantSplit/>
        </w:trPr>
        <w:tc>
          <w:tcPr>
            <w:tcW w:w="2335" w:type="dxa"/>
          </w:tcPr>
          <w:p w14:paraId="76A8B147" w14:textId="4DED02A9" w:rsidR="00452422" w:rsidRDefault="00452422" w:rsidP="00452422">
            <w:r>
              <w:t>Number of CI Types</w:t>
            </w:r>
          </w:p>
        </w:tc>
        <w:tc>
          <w:tcPr>
            <w:tcW w:w="1981" w:type="dxa"/>
          </w:tcPr>
          <w:p w14:paraId="40A5F5DE" w14:textId="4A49B96F" w:rsidR="00452422" w:rsidRDefault="00452422" w:rsidP="00452422">
            <w:r>
              <w:t>Unlimited</w:t>
            </w:r>
          </w:p>
        </w:tc>
        <w:tc>
          <w:tcPr>
            <w:tcW w:w="2158" w:type="dxa"/>
          </w:tcPr>
          <w:p w14:paraId="39D60FE7" w14:textId="77777777" w:rsidR="00452422" w:rsidRDefault="00452422" w:rsidP="00452422"/>
        </w:tc>
        <w:tc>
          <w:tcPr>
            <w:tcW w:w="2158" w:type="dxa"/>
          </w:tcPr>
          <w:p w14:paraId="642CEAFB" w14:textId="77777777" w:rsidR="00452422" w:rsidRDefault="00452422" w:rsidP="00452422"/>
        </w:tc>
        <w:tc>
          <w:tcPr>
            <w:tcW w:w="2158" w:type="dxa"/>
          </w:tcPr>
          <w:p w14:paraId="2A3F85C3" w14:textId="77777777" w:rsidR="00452422" w:rsidRDefault="00452422" w:rsidP="00452422"/>
        </w:tc>
      </w:tr>
      <w:tr w:rsidR="00452422" w14:paraId="7757C668" w14:textId="77777777" w:rsidTr="006D39B7">
        <w:trPr>
          <w:cantSplit/>
        </w:trPr>
        <w:tc>
          <w:tcPr>
            <w:tcW w:w="2335" w:type="dxa"/>
          </w:tcPr>
          <w:p w14:paraId="02405200" w14:textId="1E662166" w:rsidR="00452422" w:rsidRDefault="00452422" w:rsidP="00452422">
            <w:r>
              <w:t>Initial Scope</w:t>
            </w:r>
          </w:p>
        </w:tc>
        <w:tc>
          <w:tcPr>
            <w:tcW w:w="1981" w:type="dxa"/>
          </w:tcPr>
          <w:p w14:paraId="78968B2F" w14:textId="7EAB2ECD" w:rsidR="00452422" w:rsidRDefault="00452422" w:rsidP="00452422">
            <w:r>
              <w:t>Not defined</w:t>
            </w:r>
          </w:p>
        </w:tc>
        <w:tc>
          <w:tcPr>
            <w:tcW w:w="2158" w:type="dxa"/>
          </w:tcPr>
          <w:p w14:paraId="42668B54" w14:textId="77777777" w:rsidR="00452422" w:rsidRDefault="00452422" w:rsidP="00452422"/>
        </w:tc>
        <w:tc>
          <w:tcPr>
            <w:tcW w:w="2158" w:type="dxa"/>
          </w:tcPr>
          <w:p w14:paraId="72FBECA8" w14:textId="77777777" w:rsidR="00452422" w:rsidRDefault="00452422" w:rsidP="00452422"/>
        </w:tc>
        <w:tc>
          <w:tcPr>
            <w:tcW w:w="2158" w:type="dxa"/>
          </w:tcPr>
          <w:p w14:paraId="45B2CC63" w14:textId="77777777" w:rsidR="00452422" w:rsidRDefault="00452422" w:rsidP="00452422"/>
        </w:tc>
      </w:tr>
      <w:tr w:rsidR="00452422" w14:paraId="14048CF2" w14:textId="77777777" w:rsidTr="006D39B7">
        <w:trPr>
          <w:cantSplit/>
        </w:trPr>
        <w:tc>
          <w:tcPr>
            <w:tcW w:w="2335" w:type="dxa"/>
          </w:tcPr>
          <w:p w14:paraId="7D6378D1" w14:textId="1C4310CA" w:rsidR="00452422" w:rsidRDefault="00452422" w:rsidP="00452422">
            <w:r>
              <w:t>Inclusion Criteria</w:t>
            </w:r>
          </w:p>
        </w:tc>
        <w:tc>
          <w:tcPr>
            <w:tcW w:w="1981" w:type="dxa"/>
          </w:tcPr>
          <w:p w14:paraId="6C1EDFA3" w14:textId="0172AAAC" w:rsidR="00452422" w:rsidRDefault="00452422" w:rsidP="00452422">
            <w:r>
              <w:t>Not defined</w:t>
            </w:r>
          </w:p>
        </w:tc>
        <w:tc>
          <w:tcPr>
            <w:tcW w:w="2158" w:type="dxa"/>
          </w:tcPr>
          <w:p w14:paraId="777657D6" w14:textId="77777777" w:rsidR="00452422" w:rsidRDefault="00452422" w:rsidP="00452422"/>
        </w:tc>
        <w:tc>
          <w:tcPr>
            <w:tcW w:w="2158" w:type="dxa"/>
          </w:tcPr>
          <w:p w14:paraId="1214B50A" w14:textId="77777777" w:rsidR="00452422" w:rsidRDefault="00452422" w:rsidP="00452422"/>
        </w:tc>
        <w:tc>
          <w:tcPr>
            <w:tcW w:w="2158" w:type="dxa"/>
          </w:tcPr>
          <w:p w14:paraId="3F7203B2" w14:textId="77777777" w:rsidR="00452422" w:rsidRDefault="00452422" w:rsidP="00452422"/>
        </w:tc>
      </w:tr>
    </w:tbl>
    <w:p w14:paraId="0D9FEC1F" w14:textId="77777777" w:rsidR="001923D1" w:rsidRDefault="001923D1" w:rsidP="001923D1"/>
    <w:p w14:paraId="54281B49" w14:textId="0ACF1ECE" w:rsidR="006E4639" w:rsidRDefault="00452422" w:rsidP="001923D1">
      <w:r>
        <w:t>MVP Rule: Track only what you manage</w:t>
      </w:r>
    </w:p>
    <w:p w14:paraId="4B320A52" w14:textId="59F0D9F6" w:rsidR="001923D1" w:rsidRDefault="001923D1" w:rsidP="001923D1">
      <w:pPr>
        <w:pStyle w:val="Heading2"/>
      </w:pPr>
      <w:r>
        <w:t>4.2 CI Classes to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427D493C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9C2DA4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3DDF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7B2BF1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F5A57B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7E39FF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52422" w14:paraId="6FC4F22F" w14:textId="77777777" w:rsidTr="00DF5014">
        <w:trPr>
          <w:cantSplit/>
        </w:trPr>
        <w:tc>
          <w:tcPr>
            <w:tcW w:w="2158" w:type="dxa"/>
          </w:tcPr>
          <w:p w14:paraId="5B6F4F99" w14:textId="12EBD26E" w:rsidR="00452422" w:rsidRDefault="00452422" w:rsidP="00452422">
            <w:r>
              <w:t>Server Class</w:t>
            </w:r>
          </w:p>
        </w:tc>
        <w:tc>
          <w:tcPr>
            <w:tcW w:w="2158" w:type="dxa"/>
          </w:tcPr>
          <w:p w14:paraId="584D8163" w14:textId="6C457678" w:rsidR="00452422" w:rsidRDefault="00452422" w:rsidP="00452422">
            <w:r>
              <w:t>Available</w:t>
            </w:r>
          </w:p>
        </w:tc>
        <w:tc>
          <w:tcPr>
            <w:tcW w:w="2158" w:type="dxa"/>
          </w:tcPr>
          <w:p w14:paraId="3069A6E1" w14:textId="77777777" w:rsidR="00452422" w:rsidRDefault="00452422" w:rsidP="00452422"/>
        </w:tc>
        <w:tc>
          <w:tcPr>
            <w:tcW w:w="2158" w:type="dxa"/>
          </w:tcPr>
          <w:p w14:paraId="6033DF80" w14:textId="77777777" w:rsidR="00452422" w:rsidRDefault="00452422" w:rsidP="00452422"/>
        </w:tc>
        <w:tc>
          <w:tcPr>
            <w:tcW w:w="2158" w:type="dxa"/>
          </w:tcPr>
          <w:p w14:paraId="41122291" w14:textId="77777777" w:rsidR="00452422" w:rsidRDefault="00452422" w:rsidP="00452422"/>
        </w:tc>
      </w:tr>
      <w:tr w:rsidR="00452422" w14:paraId="4B538247" w14:textId="77777777" w:rsidTr="00DF5014">
        <w:trPr>
          <w:cantSplit/>
        </w:trPr>
        <w:tc>
          <w:tcPr>
            <w:tcW w:w="2158" w:type="dxa"/>
          </w:tcPr>
          <w:p w14:paraId="718BE949" w14:textId="62C0BF94" w:rsidR="00452422" w:rsidRDefault="00452422" w:rsidP="00452422">
            <w:r>
              <w:t>Application Class</w:t>
            </w:r>
          </w:p>
        </w:tc>
        <w:tc>
          <w:tcPr>
            <w:tcW w:w="2158" w:type="dxa"/>
          </w:tcPr>
          <w:p w14:paraId="1F818B3C" w14:textId="0598FBEF" w:rsidR="00452422" w:rsidRDefault="00452422" w:rsidP="00452422">
            <w:r>
              <w:t>Available</w:t>
            </w:r>
          </w:p>
        </w:tc>
        <w:tc>
          <w:tcPr>
            <w:tcW w:w="2158" w:type="dxa"/>
          </w:tcPr>
          <w:p w14:paraId="47C73E0F" w14:textId="77777777" w:rsidR="00452422" w:rsidRDefault="00452422" w:rsidP="00452422"/>
        </w:tc>
        <w:tc>
          <w:tcPr>
            <w:tcW w:w="2158" w:type="dxa"/>
          </w:tcPr>
          <w:p w14:paraId="41A4A74E" w14:textId="77777777" w:rsidR="00452422" w:rsidRDefault="00452422" w:rsidP="00452422"/>
        </w:tc>
        <w:tc>
          <w:tcPr>
            <w:tcW w:w="2158" w:type="dxa"/>
          </w:tcPr>
          <w:p w14:paraId="64B33DB7" w14:textId="77777777" w:rsidR="00452422" w:rsidRDefault="00452422" w:rsidP="00452422"/>
        </w:tc>
      </w:tr>
      <w:tr w:rsidR="00452422" w14:paraId="2F5E5A6D" w14:textId="77777777" w:rsidTr="00DF5014">
        <w:trPr>
          <w:cantSplit/>
        </w:trPr>
        <w:tc>
          <w:tcPr>
            <w:tcW w:w="2158" w:type="dxa"/>
          </w:tcPr>
          <w:p w14:paraId="4A001EB4" w14:textId="4D20A719" w:rsidR="00452422" w:rsidRDefault="00452422" w:rsidP="00452422">
            <w:r>
              <w:t>Endpoint Class</w:t>
            </w:r>
          </w:p>
        </w:tc>
        <w:tc>
          <w:tcPr>
            <w:tcW w:w="2158" w:type="dxa"/>
          </w:tcPr>
          <w:p w14:paraId="01A6AE98" w14:textId="2A539F4C" w:rsidR="00452422" w:rsidRDefault="00452422" w:rsidP="00452422">
            <w:r>
              <w:t>Available</w:t>
            </w:r>
          </w:p>
        </w:tc>
        <w:tc>
          <w:tcPr>
            <w:tcW w:w="2158" w:type="dxa"/>
          </w:tcPr>
          <w:p w14:paraId="7284B078" w14:textId="77777777" w:rsidR="00452422" w:rsidRDefault="00452422" w:rsidP="00452422"/>
        </w:tc>
        <w:tc>
          <w:tcPr>
            <w:tcW w:w="2158" w:type="dxa"/>
          </w:tcPr>
          <w:p w14:paraId="6772CEB9" w14:textId="77777777" w:rsidR="00452422" w:rsidRDefault="00452422" w:rsidP="00452422"/>
        </w:tc>
        <w:tc>
          <w:tcPr>
            <w:tcW w:w="2158" w:type="dxa"/>
          </w:tcPr>
          <w:p w14:paraId="3A718093" w14:textId="77777777" w:rsidR="00452422" w:rsidRDefault="00452422" w:rsidP="00452422"/>
        </w:tc>
      </w:tr>
    </w:tbl>
    <w:p w14:paraId="40A08E24" w14:textId="77777777" w:rsidR="001923D1" w:rsidRDefault="001923D1" w:rsidP="001923D1"/>
    <w:p w14:paraId="05677724" w14:textId="18C92939" w:rsidR="00AF4D4B" w:rsidRDefault="00452422" w:rsidP="001923D1">
      <w:r>
        <w:t>Recommended MVP:</w:t>
      </w:r>
    </w:p>
    <w:p w14:paraId="5AFF944F" w14:textId="547B28C3" w:rsidR="001D3BA2" w:rsidRDefault="00452422" w:rsidP="001D3BA2">
      <w:pPr>
        <w:pStyle w:val="ListParagraph"/>
        <w:numPr>
          <w:ilvl w:val="1"/>
          <w:numId w:val="25"/>
        </w:numPr>
      </w:pPr>
      <w:r>
        <w:t>Server</w:t>
      </w:r>
    </w:p>
    <w:p w14:paraId="51F3EFC5" w14:textId="241CB38D" w:rsidR="00452422" w:rsidRDefault="00452422" w:rsidP="001D3BA2">
      <w:pPr>
        <w:pStyle w:val="ListParagraph"/>
        <w:numPr>
          <w:ilvl w:val="1"/>
          <w:numId w:val="25"/>
        </w:numPr>
      </w:pPr>
      <w:r>
        <w:t>Application</w:t>
      </w:r>
    </w:p>
    <w:p w14:paraId="1387F47A" w14:textId="3F34EB0F" w:rsidR="00452422" w:rsidRDefault="00452422" w:rsidP="001D3BA2">
      <w:pPr>
        <w:pStyle w:val="ListParagraph"/>
        <w:numPr>
          <w:ilvl w:val="1"/>
          <w:numId w:val="25"/>
        </w:numPr>
      </w:pPr>
      <w:r>
        <w:t>Endpoint (optional)</w:t>
      </w:r>
    </w:p>
    <w:p w14:paraId="6A79DE0E" w14:textId="3A23DA13" w:rsidR="001923D1" w:rsidRDefault="001923D1" w:rsidP="001923D1">
      <w:pPr>
        <w:pStyle w:val="Heading2"/>
      </w:pPr>
      <w:r>
        <w:t>4.3 Data Quality Standards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52422" w14:paraId="7652037A" w14:textId="77777777" w:rsidTr="006C53D3">
        <w:trPr>
          <w:cantSplit/>
        </w:trPr>
        <w:tc>
          <w:tcPr>
            <w:tcW w:w="2158" w:type="dxa"/>
          </w:tcPr>
          <w:p w14:paraId="0C9B924E" w14:textId="2C13C791" w:rsidR="00452422" w:rsidRDefault="00452422" w:rsidP="00452422">
            <w:r>
              <w:t>Required Fields</w:t>
            </w:r>
          </w:p>
        </w:tc>
        <w:tc>
          <w:tcPr>
            <w:tcW w:w="2337" w:type="dxa"/>
          </w:tcPr>
          <w:p w14:paraId="4748778D" w14:textId="478AB795" w:rsidR="00452422" w:rsidRDefault="00452422" w:rsidP="00452422">
            <w:r>
              <w:t>Minimal</w:t>
            </w:r>
          </w:p>
        </w:tc>
        <w:tc>
          <w:tcPr>
            <w:tcW w:w="1979" w:type="dxa"/>
          </w:tcPr>
          <w:p w14:paraId="421F456C" w14:textId="77777777" w:rsidR="00452422" w:rsidRDefault="00452422" w:rsidP="00452422"/>
        </w:tc>
        <w:tc>
          <w:tcPr>
            <w:tcW w:w="2158" w:type="dxa"/>
          </w:tcPr>
          <w:p w14:paraId="44B71AF9" w14:textId="77777777" w:rsidR="00452422" w:rsidRDefault="00452422" w:rsidP="00452422"/>
        </w:tc>
        <w:tc>
          <w:tcPr>
            <w:tcW w:w="2158" w:type="dxa"/>
          </w:tcPr>
          <w:p w14:paraId="3F929B06" w14:textId="77777777" w:rsidR="00452422" w:rsidRDefault="00452422" w:rsidP="00452422"/>
        </w:tc>
      </w:tr>
      <w:tr w:rsidR="00452422" w14:paraId="2527F7F3" w14:textId="77777777" w:rsidTr="006C53D3">
        <w:trPr>
          <w:cantSplit/>
        </w:trPr>
        <w:tc>
          <w:tcPr>
            <w:tcW w:w="2158" w:type="dxa"/>
          </w:tcPr>
          <w:p w14:paraId="435C5868" w14:textId="4C83F116" w:rsidR="00452422" w:rsidRDefault="00452422" w:rsidP="00452422">
            <w:r>
              <w:t>Data Completeness</w:t>
            </w:r>
          </w:p>
        </w:tc>
        <w:tc>
          <w:tcPr>
            <w:tcW w:w="2337" w:type="dxa"/>
          </w:tcPr>
          <w:p w14:paraId="48B855A3" w14:textId="215B0390" w:rsidR="00452422" w:rsidRDefault="00452422" w:rsidP="00452422">
            <w:r>
              <w:t>Not enforced</w:t>
            </w:r>
          </w:p>
        </w:tc>
        <w:tc>
          <w:tcPr>
            <w:tcW w:w="1979" w:type="dxa"/>
          </w:tcPr>
          <w:p w14:paraId="62BA2F78" w14:textId="77777777" w:rsidR="00452422" w:rsidRDefault="00452422" w:rsidP="00452422"/>
        </w:tc>
        <w:tc>
          <w:tcPr>
            <w:tcW w:w="2158" w:type="dxa"/>
          </w:tcPr>
          <w:p w14:paraId="1BBC05F5" w14:textId="77777777" w:rsidR="00452422" w:rsidRDefault="00452422" w:rsidP="00452422"/>
        </w:tc>
        <w:tc>
          <w:tcPr>
            <w:tcW w:w="2158" w:type="dxa"/>
          </w:tcPr>
          <w:p w14:paraId="173D490B" w14:textId="77777777" w:rsidR="00452422" w:rsidRDefault="00452422" w:rsidP="00452422"/>
        </w:tc>
      </w:tr>
      <w:tr w:rsidR="00452422" w14:paraId="29E64694" w14:textId="77777777" w:rsidTr="006C53D3">
        <w:trPr>
          <w:cantSplit/>
        </w:trPr>
        <w:tc>
          <w:tcPr>
            <w:tcW w:w="2158" w:type="dxa"/>
          </w:tcPr>
          <w:p w14:paraId="095FEDA9" w14:textId="2C59771B" w:rsidR="00452422" w:rsidRDefault="00452422" w:rsidP="00452422">
            <w:r>
              <w:t>Validation Rules</w:t>
            </w:r>
          </w:p>
        </w:tc>
        <w:tc>
          <w:tcPr>
            <w:tcW w:w="2337" w:type="dxa"/>
          </w:tcPr>
          <w:p w14:paraId="402D31B4" w14:textId="1AA54EE0" w:rsidR="00452422" w:rsidRDefault="00452422" w:rsidP="00452422">
            <w:r>
              <w:t>None</w:t>
            </w:r>
          </w:p>
        </w:tc>
        <w:tc>
          <w:tcPr>
            <w:tcW w:w="1979" w:type="dxa"/>
          </w:tcPr>
          <w:p w14:paraId="20D8A0E8" w14:textId="77777777" w:rsidR="00452422" w:rsidRDefault="00452422" w:rsidP="00452422"/>
        </w:tc>
        <w:tc>
          <w:tcPr>
            <w:tcW w:w="2158" w:type="dxa"/>
          </w:tcPr>
          <w:p w14:paraId="31A1A7F1" w14:textId="77777777" w:rsidR="00452422" w:rsidRDefault="00452422" w:rsidP="00452422"/>
        </w:tc>
        <w:tc>
          <w:tcPr>
            <w:tcW w:w="2158" w:type="dxa"/>
          </w:tcPr>
          <w:p w14:paraId="21B4A337" w14:textId="77777777" w:rsidR="00452422" w:rsidRDefault="00452422" w:rsidP="00452422"/>
        </w:tc>
      </w:tr>
    </w:tbl>
    <w:p w14:paraId="022E6E31" w14:textId="77777777" w:rsidR="001923D1" w:rsidRDefault="001923D1" w:rsidP="001923D1"/>
    <w:p w14:paraId="4A45F9C9" w14:textId="3B5ADE2B" w:rsidR="001923D1" w:rsidRDefault="001923D1" w:rsidP="001923D1">
      <w:pPr>
        <w:pStyle w:val="Heading2"/>
      </w:pPr>
      <w:r>
        <w:t>4.4 Ownership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452422" w14:paraId="409176CD" w14:textId="77777777" w:rsidTr="00DF5014">
        <w:trPr>
          <w:cantSplit/>
        </w:trPr>
        <w:tc>
          <w:tcPr>
            <w:tcW w:w="2158" w:type="dxa"/>
          </w:tcPr>
          <w:p w14:paraId="0F15E133" w14:textId="1229B10B" w:rsidR="00452422" w:rsidRDefault="00452422" w:rsidP="00452422">
            <w:r>
              <w:t>CI Owner</w:t>
            </w:r>
          </w:p>
        </w:tc>
        <w:tc>
          <w:tcPr>
            <w:tcW w:w="2158" w:type="dxa"/>
          </w:tcPr>
          <w:p w14:paraId="556D25B6" w14:textId="2C7264EC" w:rsidR="00452422" w:rsidRDefault="00452422" w:rsidP="00452422">
            <w:r>
              <w:t>Optional</w:t>
            </w:r>
          </w:p>
        </w:tc>
        <w:tc>
          <w:tcPr>
            <w:tcW w:w="2158" w:type="dxa"/>
          </w:tcPr>
          <w:p w14:paraId="574C9C32" w14:textId="77777777" w:rsidR="00452422" w:rsidRDefault="00452422" w:rsidP="00452422"/>
        </w:tc>
        <w:tc>
          <w:tcPr>
            <w:tcW w:w="2158" w:type="dxa"/>
          </w:tcPr>
          <w:p w14:paraId="31110547" w14:textId="77777777" w:rsidR="00452422" w:rsidRDefault="00452422" w:rsidP="00452422"/>
        </w:tc>
        <w:tc>
          <w:tcPr>
            <w:tcW w:w="2158" w:type="dxa"/>
          </w:tcPr>
          <w:p w14:paraId="750449D5" w14:textId="77777777" w:rsidR="00452422" w:rsidRDefault="00452422" w:rsidP="00452422"/>
        </w:tc>
      </w:tr>
      <w:tr w:rsidR="00452422" w14:paraId="576FE96E" w14:textId="77777777" w:rsidTr="00DF5014">
        <w:trPr>
          <w:cantSplit/>
        </w:trPr>
        <w:tc>
          <w:tcPr>
            <w:tcW w:w="2158" w:type="dxa"/>
          </w:tcPr>
          <w:p w14:paraId="27876B38" w14:textId="148490FB" w:rsidR="00452422" w:rsidRDefault="00452422" w:rsidP="00452422">
            <w:r>
              <w:t>Support Group</w:t>
            </w:r>
          </w:p>
        </w:tc>
        <w:tc>
          <w:tcPr>
            <w:tcW w:w="2158" w:type="dxa"/>
          </w:tcPr>
          <w:p w14:paraId="11290788" w14:textId="6027F441" w:rsidR="00452422" w:rsidRDefault="00452422" w:rsidP="00452422">
            <w:r>
              <w:t>Optional</w:t>
            </w:r>
          </w:p>
        </w:tc>
        <w:tc>
          <w:tcPr>
            <w:tcW w:w="2158" w:type="dxa"/>
          </w:tcPr>
          <w:p w14:paraId="6E12AB1E" w14:textId="77777777" w:rsidR="00452422" w:rsidRDefault="00452422" w:rsidP="00452422"/>
        </w:tc>
        <w:tc>
          <w:tcPr>
            <w:tcW w:w="2158" w:type="dxa"/>
          </w:tcPr>
          <w:p w14:paraId="5D3B9F60" w14:textId="77777777" w:rsidR="00452422" w:rsidRDefault="00452422" w:rsidP="00452422"/>
        </w:tc>
        <w:tc>
          <w:tcPr>
            <w:tcW w:w="2158" w:type="dxa"/>
          </w:tcPr>
          <w:p w14:paraId="535DFAEB" w14:textId="77777777" w:rsidR="00452422" w:rsidRDefault="00452422" w:rsidP="00452422"/>
        </w:tc>
      </w:tr>
      <w:tr w:rsidR="00452422" w14:paraId="076ACF3C" w14:textId="77777777" w:rsidTr="00DF5014">
        <w:trPr>
          <w:cantSplit/>
        </w:trPr>
        <w:tc>
          <w:tcPr>
            <w:tcW w:w="2158" w:type="dxa"/>
          </w:tcPr>
          <w:p w14:paraId="7B5AF58D" w14:textId="57622142" w:rsidR="00452422" w:rsidRDefault="00452422" w:rsidP="00452422">
            <w:r>
              <w:t>Data Steward</w:t>
            </w:r>
          </w:p>
        </w:tc>
        <w:tc>
          <w:tcPr>
            <w:tcW w:w="2158" w:type="dxa"/>
          </w:tcPr>
          <w:p w14:paraId="6B8B2532" w14:textId="03F0870B" w:rsidR="00452422" w:rsidRDefault="00452422" w:rsidP="00452422">
            <w:r>
              <w:t>Not defined</w:t>
            </w:r>
          </w:p>
        </w:tc>
        <w:tc>
          <w:tcPr>
            <w:tcW w:w="2158" w:type="dxa"/>
          </w:tcPr>
          <w:p w14:paraId="541EDC7C" w14:textId="77777777" w:rsidR="00452422" w:rsidRDefault="00452422" w:rsidP="00452422"/>
        </w:tc>
        <w:tc>
          <w:tcPr>
            <w:tcW w:w="2158" w:type="dxa"/>
          </w:tcPr>
          <w:p w14:paraId="3EFD5B7C" w14:textId="77777777" w:rsidR="00452422" w:rsidRDefault="00452422" w:rsidP="00452422"/>
        </w:tc>
        <w:tc>
          <w:tcPr>
            <w:tcW w:w="2158" w:type="dxa"/>
          </w:tcPr>
          <w:p w14:paraId="18AB871B" w14:textId="77777777" w:rsidR="00452422" w:rsidRDefault="00452422" w:rsidP="00452422"/>
        </w:tc>
      </w:tr>
    </w:tbl>
    <w:p w14:paraId="279CDBA8" w14:textId="77777777" w:rsidR="001923D1" w:rsidRDefault="001923D1" w:rsidP="001923D1"/>
    <w:p w14:paraId="47A391F9" w14:textId="20DDC580" w:rsidR="001923D1" w:rsidRDefault="001923D1" w:rsidP="001923D1">
      <w:pPr>
        <w:pStyle w:val="Heading2"/>
      </w:pPr>
      <w:r>
        <w:t>4.5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7D72" w14:paraId="137D3A3F" w14:textId="77777777" w:rsidTr="00DF5014">
        <w:trPr>
          <w:cantSplit/>
        </w:trPr>
        <w:tc>
          <w:tcPr>
            <w:tcW w:w="2158" w:type="dxa"/>
          </w:tcPr>
          <w:p w14:paraId="1CEC29B3" w14:textId="33076BDF" w:rsidR="00757D72" w:rsidRDefault="00757D72" w:rsidP="00757D72">
            <w:r>
              <w:t>Relationship Types</w:t>
            </w:r>
          </w:p>
        </w:tc>
        <w:tc>
          <w:tcPr>
            <w:tcW w:w="2158" w:type="dxa"/>
          </w:tcPr>
          <w:p w14:paraId="2B08802F" w14:textId="3656D15B" w:rsidR="00757D72" w:rsidRDefault="00757D72" w:rsidP="00757D72">
            <w:r>
              <w:t>Predefined</w:t>
            </w:r>
          </w:p>
        </w:tc>
        <w:tc>
          <w:tcPr>
            <w:tcW w:w="2158" w:type="dxa"/>
          </w:tcPr>
          <w:p w14:paraId="002A61D8" w14:textId="77777777" w:rsidR="00757D72" w:rsidRDefault="00757D72" w:rsidP="00757D72"/>
        </w:tc>
        <w:tc>
          <w:tcPr>
            <w:tcW w:w="2158" w:type="dxa"/>
          </w:tcPr>
          <w:p w14:paraId="74F85BFB" w14:textId="77777777" w:rsidR="00757D72" w:rsidRDefault="00757D72" w:rsidP="00757D72"/>
        </w:tc>
        <w:tc>
          <w:tcPr>
            <w:tcW w:w="2158" w:type="dxa"/>
          </w:tcPr>
          <w:p w14:paraId="76ED9515" w14:textId="77777777" w:rsidR="00757D72" w:rsidRDefault="00757D72" w:rsidP="00757D72"/>
        </w:tc>
      </w:tr>
      <w:tr w:rsidR="00757D72" w14:paraId="680D2C00" w14:textId="77777777" w:rsidTr="00DF5014">
        <w:trPr>
          <w:cantSplit/>
        </w:trPr>
        <w:tc>
          <w:tcPr>
            <w:tcW w:w="2158" w:type="dxa"/>
          </w:tcPr>
          <w:p w14:paraId="463040DA" w14:textId="10B0D0A1" w:rsidR="00757D72" w:rsidRDefault="00757D72" w:rsidP="00757D72">
            <w:r>
              <w:t>Mapping Scope</w:t>
            </w:r>
          </w:p>
        </w:tc>
        <w:tc>
          <w:tcPr>
            <w:tcW w:w="2158" w:type="dxa"/>
          </w:tcPr>
          <w:p w14:paraId="4434CD5A" w14:textId="4683A728" w:rsidR="00757D72" w:rsidRDefault="00757D72" w:rsidP="00757D72">
            <w:r>
              <w:t>Unlimited</w:t>
            </w:r>
          </w:p>
        </w:tc>
        <w:tc>
          <w:tcPr>
            <w:tcW w:w="2158" w:type="dxa"/>
          </w:tcPr>
          <w:p w14:paraId="38B6CD96" w14:textId="77777777" w:rsidR="00757D72" w:rsidRDefault="00757D72" w:rsidP="00757D72"/>
        </w:tc>
        <w:tc>
          <w:tcPr>
            <w:tcW w:w="2158" w:type="dxa"/>
          </w:tcPr>
          <w:p w14:paraId="57F9CFCD" w14:textId="77777777" w:rsidR="00757D72" w:rsidRDefault="00757D72" w:rsidP="00757D72"/>
        </w:tc>
        <w:tc>
          <w:tcPr>
            <w:tcW w:w="2158" w:type="dxa"/>
          </w:tcPr>
          <w:p w14:paraId="25A5E349" w14:textId="77777777" w:rsidR="00757D72" w:rsidRDefault="00757D72" w:rsidP="00757D72"/>
        </w:tc>
      </w:tr>
      <w:tr w:rsidR="00757D72" w14:paraId="58EB3E36" w14:textId="77777777" w:rsidTr="00DF5014">
        <w:trPr>
          <w:cantSplit/>
        </w:trPr>
        <w:tc>
          <w:tcPr>
            <w:tcW w:w="2158" w:type="dxa"/>
          </w:tcPr>
          <w:p w14:paraId="5C5DFCF3" w14:textId="65F761D2" w:rsidR="00757D72" w:rsidRDefault="00757D72" w:rsidP="00757D72">
            <w:r>
              <w:t>Required Relationships</w:t>
            </w:r>
          </w:p>
        </w:tc>
        <w:tc>
          <w:tcPr>
            <w:tcW w:w="2158" w:type="dxa"/>
          </w:tcPr>
          <w:p w14:paraId="1CBDE746" w14:textId="204F29BB" w:rsidR="00757D72" w:rsidRDefault="00757D72" w:rsidP="00757D72">
            <w:r>
              <w:t>None</w:t>
            </w:r>
          </w:p>
        </w:tc>
        <w:tc>
          <w:tcPr>
            <w:tcW w:w="2158" w:type="dxa"/>
          </w:tcPr>
          <w:p w14:paraId="3C5E189C" w14:textId="77777777" w:rsidR="00757D72" w:rsidRDefault="00757D72" w:rsidP="00757D72"/>
        </w:tc>
        <w:tc>
          <w:tcPr>
            <w:tcW w:w="2158" w:type="dxa"/>
          </w:tcPr>
          <w:p w14:paraId="00E2EAA6" w14:textId="77777777" w:rsidR="00757D72" w:rsidRDefault="00757D72" w:rsidP="00757D72"/>
        </w:tc>
        <w:tc>
          <w:tcPr>
            <w:tcW w:w="2158" w:type="dxa"/>
          </w:tcPr>
          <w:p w14:paraId="1C508AD8" w14:textId="77777777" w:rsidR="00757D72" w:rsidRDefault="00757D72" w:rsidP="00757D72"/>
        </w:tc>
      </w:tr>
    </w:tbl>
    <w:p w14:paraId="53BE765E" w14:textId="77777777" w:rsidR="001923D1" w:rsidRDefault="001923D1" w:rsidP="001923D1"/>
    <w:p w14:paraId="12115EEF" w14:textId="4C2F54BD" w:rsidR="00AF4D4B" w:rsidRDefault="00AF4D4B" w:rsidP="001923D1">
      <w:r>
        <w:t>MVP Rule: Map only critical dependencies</w:t>
      </w:r>
    </w:p>
    <w:p w14:paraId="4CCFE717" w14:textId="4E467D15" w:rsidR="001923D1" w:rsidRDefault="001923D1" w:rsidP="001923D1">
      <w:pPr>
        <w:pStyle w:val="Heading2"/>
      </w:pPr>
      <w:r>
        <w:t>4.6 Integration with ITSM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225A9397" w14:textId="77777777" w:rsidTr="003D0FEE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7D72" w14:paraId="45D5943C" w14:textId="77777777" w:rsidTr="003D0FEE">
        <w:trPr>
          <w:cantSplit/>
        </w:trPr>
        <w:tc>
          <w:tcPr>
            <w:tcW w:w="2335" w:type="dxa"/>
          </w:tcPr>
          <w:p w14:paraId="07DCBF9B" w14:textId="1D5DFD3E" w:rsidR="00757D72" w:rsidRDefault="00757D72" w:rsidP="00757D72">
            <w:r>
              <w:t>CI Required on Incident</w:t>
            </w:r>
          </w:p>
        </w:tc>
        <w:tc>
          <w:tcPr>
            <w:tcW w:w="1981" w:type="dxa"/>
          </w:tcPr>
          <w:p w14:paraId="3AAF562E" w14:textId="6BCE571C" w:rsidR="00757D72" w:rsidRDefault="00757D72" w:rsidP="00757D72">
            <w:r>
              <w:t>Optional</w:t>
            </w:r>
          </w:p>
        </w:tc>
        <w:tc>
          <w:tcPr>
            <w:tcW w:w="2158" w:type="dxa"/>
          </w:tcPr>
          <w:p w14:paraId="7389F761" w14:textId="77777777" w:rsidR="00757D72" w:rsidRDefault="00757D72" w:rsidP="00757D72"/>
        </w:tc>
        <w:tc>
          <w:tcPr>
            <w:tcW w:w="2158" w:type="dxa"/>
          </w:tcPr>
          <w:p w14:paraId="0EE427D2" w14:textId="77777777" w:rsidR="00757D72" w:rsidRDefault="00757D72" w:rsidP="00757D72"/>
        </w:tc>
        <w:tc>
          <w:tcPr>
            <w:tcW w:w="2158" w:type="dxa"/>
          </w:tcPr>
          <w:p w14:paraId="61D86633" w14:textId="77777777" w:rsidR="00757D72" w:rsidRDefault="00757D72" w:rsidP="00757D72"/>
        </w:tc>
      </w:tr>
      <w:tr w:rsidR="00757D72" w14:paraId="5012EDA5" w14:textId="77777777" w:rsidTr="003D0FEE">
        <w:trPr>
          <w:cantSplit/>
        </w:trPr>
        <w:tc>
          <w:tcPr>
            <w:tcW w:w="2335" w:type="dxa"/>
          </w:tcPr>
          <w:p w14:paraId="2DA4963E" w14:textId="5E633751" w:rsidR="00757D72" w:rsidRDefault="00757D72" w:rsidP="00757D72">
            <w:r>
              <w:t>CI Required on Change</w:t>
            </w:r>
          </w:p>
        </w:tc>
        <w:tc>
          <w:tcPr>
            <w:tcW w:w="1981" w:type="dxa"/>
          </w:tcPr>
          <w:p w14:paraId="1E249733" w14:textId="112B0CFC" w:rsidR="00757D72" w:rsidRDefault="00757D72" w:rsidP="00757D72">
            <w:r>
              <w:t>Optional</w:t>
            </w:r>
          </w:p>
        </w:tc>
        <w:tc>
          <w:tcPr>
            <w:tcW w:w="2158" w:type="dxa"/>
          </w:tcPr>
          <w:p w14:paraId="7CC94EB9" w14:textId="77777777" w:rsidR="00757D72" w:rsidRDefault="00757D72" w:rsidP="00757D72"/>
        </w:tc>
        <w:tc>
          <w:tcPr>
            <w:tcW w:w="2158" w:type="dxa"/>
          </w:tcPr>
          <w:p w14:paraId="51DE0F2F" w14:textId="77777777" w:rsidR="00757D72" w:rsidRDefault="00757D72" w:rsidP="00757D72"/>
        </w:tc>
        <w:tc>
          <w:tcPr>
            <w:tcW w:w="2158" w:type="dxa"/>
          </w:tcPr>
          <w:p w14:paraId="4EF96134" w14:textId="77777777" w:rsidR="00757D72" w:rsidRDefault="00757D72" w:rsidP="00757D72"/>
        </w:tc>
      </w:tr>
      <w:tr w:rsidR="00757D72" w14:paraId="3055DA52" w14:textId="77777777" w:rsidTr="003D0FEE">
        <w:trPr>
          <w:cantSplit/>
        </w:trPr>
        <w:tc>
          <w:tcPr>
            <w:tcW w:w="2335" w:type="dxa"/>
          </w:tcPr>
          <w:p w14:paraId="0133A00C" w14:textId="32562C1A" w:rsidR="00757D72" w:rsidRDefault="00757D72" w:rsidP="00757D72">
            <w:r>
              <w:t>Service Linking</w:t>
            </w:r>
          </w:p>
        </w:tc>
        <w:tc>
          <w:tcPr>
            <w:tcW w:w="1981" w:type="dxa"/>
          </w:tcPr>
          <w:p w14:paraId="348F9C51" w14:textId="614A781E" w:rsidR="00757D72" w:rsidRDefault="00757D72" w:rsidP="00757D72">
            <w:r>
              <w:t>Optional</w:t>
            </w:r>
          </w:p>
        </w:tc>
        <w:tc>
          <w:tcPr>
            <w:tcW w:w="2158" w:type="dxa"/>
          </w:tcPr>
          <w:p w14:paraId="046C8C7F" w14:textId="77777777" w:rsidR="00757D72" w:rsidRDefault="00757D72" w:rsidP="00757D72"/>
        </w:tc>
        <w:tc>
          <w:tcPr>
            <w:tcW w:w="2158" w:type="dxa"/>
          </w:tcPr>
          <w:p w14:paraId="5356A489" w14:textId="77777777" w:rsidR="00757D72" w:rsidRDefault="00757D72" w:rsidP="00757D72"/>
        </w:tc>
        <w:tc>
          <w:tcPr>
            <w:tcW w:w="2158" w:type="dxa"/>
          </w:tcPr>
          <w:p w14:paraId="3DF30D66" w14:textId="77777777" w:rsidR="00757D72" w:rsidRDefault="00757D72" w:rsidP="00757D72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306A8051" w:rsidR="001923D1" w:rsidRDefault="00757D72" w:rsidP="001923D1">
      <w:r>
        <w:t>Required MVP:</w:t>
      </w:r>
    </w:p>
    <w:p w14:paraId="0D816D38" w14:textId="200CA02A" w:rsidR="00757D72" w:rsidRDefault="00757D72" w:rsidP="00757D72">
      <w:pPr>
        <w:pStyle w:val="ListParagraph"/>
        <w:numPr>
          <w:ilvl w:val="0"/>
          <w:numId w:val="11"/>
        </w:numPr>
      </w:pPr>
      <w:r>
        <w:t>CI Name</w:t>
      </w:r>
    </w:p>
    <w:p w14:paraId="3947C2BA" w14:textId="22C9560F" w:rsidR="00757D72" w:rsidRDefault="00757D72" w:rsidP="00757D72">
      <w:pPr>
        <w:pStyle w:val="ListParagraph"/>
        <w:numPr>
          <w:ilvl w:val="0"/>
          <w:numId w:val="11"/>
        </w:numPr>
      </w:pPr>
      <w:r>
        <w:t>CI Class</w:t>
      </w:r>
    </w:p>
    <w:p w14:paraId="6EE0A58A" w14:textId="4B04ED41" w:rsidR="001923D1" w:rsidRDefault="00757D72" w:rsidP="00757D72">
      <w:pPr>
        <w:pStyle w:val="ListParagraph"/>
        <w:numPr>
          <w:ilvl w:val="0"/>
          <w:numId w:val="11"/>
        </w:numPr>
      </w:pPr>
      <w:r>
        <w:t>Status (Active/Inactive)</w:t>
      </w:r>
    </w:p>
    <w:p w14:paraId="71B92647" w14:textId="77777777" w:rsidR="001923D1" w:rsidRDefault="001923D1" w:rsidP="001923D1"/>
    <w:p w14:paraId="3EE170EA" w14:textId="2F662115" w:rsidR="008B22EF" w:rsidRDefault="006553ED" w:rsidP="001923D1">
      <w:r>
        <w:t>Recommended:</w:t>
      </w:r>
    </w:p>
    <w:p w14:paraId="403F7D60" w14:textId="7069FFE3" w:rsidR="00757D72" w:rsidRDefault="00757D72" w:rsidP="00757D72">
      <w:pPr>
        <w:pStyle w:val="ListParagraph"/>
        <w:numPr>
          <w:ilvl w:val="0"/>
          <w:numId w:val="4"/>
        </w:numPr>
      </w:pPr>
      <w:r>
        <w:t>Owner</w:t>
      </w:r>
    </w:p>
    <w:p w14:paraId="5EB996CD" w14:textId="38583F03" w:rsidR="00757D72" w:rsidRDefault="00757D72" w:rsidP="00757D72">
      <w:pPr>
        <w:pStyle w:val="ListParagraph"/>
        <w:numPr>
          <w:ilvl w:val="0"/>
          <w:numId w:val="4"/>
        </w:numPr>
      </w:pPr>
      <w:r>
        <w:t>Support Group</w:t>
      </w:r>
    </w:p>
    <w:p w14:paraId="10DB28E4" w14:textId="4A64CE4D" w:rsidR="00757D72" w:rsidRDefault="00757D72" w:rsidP="00757D72">
      <w:pPr>
        <w:pStyle w:val="ListParagraph"/>
        <w:numPr>
          <w:ilvl w:val="0"/>
          <w:numId w:val="4"/>
        </w:numPr>
      </w:pPr>
      <w:r>
        <w:t>Environment (Prod/Test)</w:t>
      </w:r>
    </w:p>
    <w:p w14:paraId="7FCDAF31" w14:textId="18409A62" w:rsidR="008B22EF" w:rsidRDefault="00757D72" w:rsidP="00757D72">
      <w:pPr>
        <w:pStyle w:val="ListParagraph"/>
        <w:numPr>
          <w:ilvl w:val="0"/>
          <w:numId w:val="4"/>
        </w:numPr>
      </w:pPr>
      <w:r>
        <w:t>Related Service</w:t>
      </w:r>
    </w:p>
    <w:p w14:paraId="2E0B479C" w14:textId="77777777" w:rsidR="00791013" w:rsidRDefault="00791013" w:rsidP="00791013"/>
    <w:p w14:paraId="4DEB3A2A" w14:textId="3D5C16B5" w:rsidR="00791013" w:rsidRDefault="00791013" w:rsidP="00791013">
      <w:r>
        <w:t>Optional (MVP+):</w:t>
      </w:r>
    </w:p>
    <w:p w14:paraId="3FCA9180" w14:textId="075A0D0B" w:rsidR="00757D72" w:rsidRDefault="00757D72" w:rsidP="00757D72">
      <w:pPr>
        <w:pStyle w:val="ListParagraph"/>
        <w:numPr>
          <w:ilvl w:val="0"/>
          <w:numId w:val="26"/>
        </w:numPr>
      </w:pPr>
      <w:r>
        <w:t>Detailed attributes (CPU, memory, etc.)</w:t>
      </w:r>
    </w:p>
    <w:p w14:paraId="593CA4AB" w14:textId="02D314E9" w:rsidR="00757D72" w:rsidRDefault="00757D72" w:rsidP="00757D72">
      <w:pPr>
        <w:pStyle w:val="ListParagraph"/>
        <w:numPr>
          <w:ilvl w:val="0"/>
          <w:numId w:val="26"/>
        </w:numPr>
      </w:pPr>
      <w:r>
        <w:t>Financial data</w:t>
      </w:r>
    </w:p>
    <w:p w14:paraId="7C80647F" w14:textId="082DBB79" w:rsidR="00791013" w:rsidRDefault="00757D72" w:rsidP="00757D72">
      <w:pPr>
        <w:pStyle w:val="ListParagraph"/>
        <w:numPr>
          <w:ilvl w:val="0"/>
          <w:numId w:val="26"/>
        </w:numPr>
      </w:pPr>
      <w:r>
        <w:t>Vendor details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51D8F4BE" w:rsidR="00D4572C" w:rsidRDefault="00757D72" w:rsidP="00D4572C">
      <w:pPr>
        <w:pStyle w:val="Heading2"/>
      </w:pPr>
      <w:r>
        <w:t>CI Creation Flow</w:t>
      </w:r>
    </w:p>
    <w:p w14:paraId="30D0F86A" w14:textId="63FA0C07" w:rsidR="001923D1" w:rsidRDefault="00757D72" w:rsidP="001923D1">
      <w:r>
        <w:t>Identify key asset/system</w:t>
      </w:r>
    </w:p>
    <w:p w14:paraId="2D194E9F" w14:textId="5CCA0576" w:rsidR="00757D72" w:rsidRDefault="00757D72" w:rsidP="00757D72">
      <w:pPr>
        <w:pStyle w:val="ListParagraph"/>
        <w:numPr>
          <w:ilvl w:val="0"/>
          <w:numId w:val="12"/>
        </w:numPr>
      </w:pPr>
      <w:r>
        <w:t>Create CI record</w:t>
      </w:r>
    </w:p>
    <w:p w14:paraId="3EE9E661" w14:textId="575D8F07" w:rsidR="00757D72" w:rsidRDefault="00757D72" w:rsidP="00757D72">
      <w:pPr>
        <w:pStyle w:val="ListParagraph"/>
        <w:numPr>
          <w:ilvl w:val="0"/>
          <w:numId w:val="12"/>
        </w:numPr>
      </w:pPr>
      <w:r>
        <w:t>Assign class and owner</w:t>
      </w:r>
    </w:p>
    <w:p w14:paraId="239B096D" w14:textId="37887510" w:rsidR="00D4572C" w:rsidRDefault="00757D72" w:rsidP="00757D72">
      <w:pPr>
        <w:pStyle w:val="ListParagraph"/>
        <w:numPr>
          <w:ilvl w:val="0"/>
          <w:numId w:val="12"/>
        </w:numPr>
      </w:pPr>
      <w:r>
        <w:t>Link to service (if applicable)</w:t>
      </w:r>
    </w:p>
    <w:p w14:paraId="5083BCD2" w14:textId="4658C461" w:rsidR="00D4572C" w:rsidRDefault="00757D72" w:rsidP="00D4572C">
      <w:pPr>
        <w:pStyle w:val="Heading2"/>
      </w:pPr>
      <w:r>
        <w:t>Incident Flow (with CMDB)</w:t>
      </w:r>
    </w:p>
    <w:p w14:paraId="14895D18" w14:textId="550A5C55" w:rsidR="00D4572C" w:rsidRDefault="00791013" w:rsidP="00D4572C">
      <w:r>
        <w:t>Incident created</w:t>
      </w:r>
    </w:p>
    <w:p w14:paraId="7473077E" w14:textId="36907B1D" w:rsidR="00757D72" w:rsidRDefault="00757D72" w:rsidP="00757D72">
      <w:pPr>
        <w:pStyle w:val="ListParagraph"/>
        <w:numPr>
          <w:ilvl w:val="0"/>
          <w:numId w:val="13"/>
        </w:numPr>
      </w:pPr>
      <w:r>
        <w:t>CI selected</w:t>
      </w:r>
    </w:p>
    <w:p w14:paraId="7BF36EC5" w14:textId="412EDDC7" w:rsidR="00757D72" w:rsidRDefault="00757D72" w:rsidP="00757D72">
      <w:pPr>
        <w:pStyle w:val="ListParagraph"/>
        <w:numPr>
          <w:ilvl w:val="0"/>
          <w:numId w:val="13"/>
        </w:numPr>
      </w:pPr>
      <w:r>
        <w:t>Issue linked to CI</w:t>
      </w:r>
    </w:p>
    <w:p w14:paraId="018DE5F8" w14:textId="777C7D20" w:rsidR="00CF75A1" w:rsidRDefault="00757D72" w:rsidP="00757D72">
      <w:pPr>
        <w:pStyle w:val="ListParagraph"/>
        <w:numPr>
          <w:ilvl w:val="0"/>
          <w:numId w:val="13"/>
        </w:numPr>
      </w:pPr>
      <w:r>
        <w:t xml:space="preserve">Impact understood </w:t>
      </w:r>
    </w:p>
    <w:p w14:paraId="4882E88F" w14:textId="26ECE2A5" w:rsidR="00D4572C" w:rsidRDefault="00757D72" w:rsidP="00D4572C">
      <w:pPr>
        <w:pStyle w:val="Heading2"/>
      </w:pPr>
      <w:r>
        <w:t>Change Flow (with CMDB)</w:t>
      </w:r>
    </w:p>
    <w:p w14:paraId="7D8B48F4" w14:textId="1EFD4377" w:rsidR="00CF75A1" w:rsidRDefault="006553ED" w:rsidP="00CF75A1">
      <w:r>
        <w:t>Change created</w:t>
      </w:r>
    </w:p>
    <w:p w14:paraId="33816864" w14:textId="79145F02" w:rsidR="00791013" w:rsidRDefault="00791013" w:rsidP="00791013">
      <w:pPr>
        <w:pStyle w:val="ListParagraph"/>
        <w:numPr>
          <w:ilvl w:val="0"/>
          <w:numId w:val="14"/>
        </w:numPr>
      </w:pPr>
      <w:r>
        <w:t>Service/CI selected</w:t>
      </w:r>
    </w:p>
    <w:p w14:paraId="068E824C" w14:textId="632CBDB1" w:rsidR="00791013" w:rsidRDefault="00791013" w:rsidP="00791013">
      <w:pPr>
        <w:pStyle w:val="ListParagraph"/>
        <w:numPr>
          <w:ilvl w:val="0"/>
          <w:numId w:val="14"/>
        </w:numPr>
      </w:pPr>
      <w:r>
        <w:t>Risk assessed</w:t>
      </w:r>
    </w:p>
    <w:p w14:paraId="6AA183E8" w14:textId="3A718E6E" w:rsidR="00CF75A1" w:rsidRDefault="00791013" w:rsidP="00791013">
      <w:pPr>
        <w:pStyle w:val="ListParagraph"/>
        <w:numPr>
          <w:ilvl w:val="0"/>
          <w:numId w:val="14"/>
        </w:numPr>
      </w:pPr>
      <w:r>
        <w:t>Change executed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56F1CF31" w:rsidR="001923D1" w:rsidRDefault="00757D72" w:rsidP="001923D1">
      <w:r>
        <w:t>CMDB is “working” when:</w:t>
      </w:r>
    </w:p>
    <w:p w14:paraId="47A1ED96" w14:textId="296BDE46" w:rsidR="00757D72" w:rsidRDefault="00757D72" w:rsidP="00757D72">
      <w:pPr>
        <w:pStyle w:val="ListParagraph"/>
        <w:numPr>
          <w:ilvl w:val="0"/>
          <w:numId w:val="5"/>
        </w:numPr>
      </w:pPr>
      <w:r>
        <w:t>Core CI classes are defined and used</w:t>
      </w:r>
    </w:p>
    <w:p w14:paraId="2A24743A" w14:textId="3252A5EA" w:rsidR="00757D72" w:rsidRDefault="00757D72" w:rsidP="00757D72">
      <w:pPr>
        <w:pStyle w:val="ListParagraph"/>
        <w:numPr>
          <w:ilvl w:val="0"/>
          <w:numId w:val="5"/>
        </w:numPr>
      </w:pPr>
      <w:r>
        <w:t>A set of key CIs is populated</w:t>
      </w:r>
    </w:p>
    <w:p w14:paraId="538B9BA7" w14:textId="38903651" w:rsidR="00757D72" w:rsidRDefault="00757D72" w:rsidP="00757D72">
      <w:pPr>
        <w:pStyle w:val="ListParagraph"/>
        <w:numPr>
          <w:ilvl w:val="0"/>
          <w:numId w:val="5"/>
        </w:numPr>
      </w:pPr>
      <w:r>
        <w:t>CIs can be selected in Incident and Change</w:t>
      </w:r>
    </w:p>
    <w:p w14:paraId="2DDF338E" w14:textId="538C547A" w:rsidR="00757D72" w:rsidRDefault="00757D72" w:rsidP="00757D72">
      <w:pPr>
        <w:pStyle w:val="ListParagraph"/>
        <w:numPr>
          <w:ilvl w:val="0"/>
          <w:numId w:val="5"/>
        </w:numPr>
      </w:pPr>
      <w:r>
        <w:t>Basic relationships exist between CIs</w:t>
      </w:r>
    </w:p>
    <w:p w14:paraId="0E527A50" w14:textId="76E1DF0F" w:rsidR="001923D1" w:rsidRDefault="00757D72" w:rsidP="00757D72">
      <w:pPr>
        <w:pStyle w:val="ListParagraph"/>
        <w:numPr>
          <w:ilvl w:val="0"/>
          <w:numId w:val="5"/>
        </w:numPr>
      </w:pPr>
      <w:r>
        <w:t xml:space="preserve">Data is accurate enough to support decisions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1332959D" w:rsidR="001923D1" w:rsidRDefault="00757D72" w:rsidP="00DF5014">
            <w:r>
              <w:t>Trying to model everything</w:t>
            </w:r>
          </w:p>
        </w:tc>
        <w:tc>
          <w:tcPr>
            <w:tcW w:w="5395" w:type="dxa"/>
          </w:tcPr>
          <w:p w14:paraId="731C1F33" w14:textId="37139A3E" w:rsidR="001923D1" w:rsidRDefault="00757D72" w:rsidP="00DF5014">
            <w:r>
              <w:t>Start small or fail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465D872A" w:rsidR="001923D1" w:rsidRDefault="00757D72" w:rsidP="00DF5014">
            <w:r>
              <w:t>Poor data quality</w:t>
            </w:r>
          </w:p>
        </w:tc>
        <w:tc>
          <w:tcPr>
            <w:tcW w:w="5395" w:type="dxa"/>
          </w:tcPr>
          <w:p w14:paraId="65353AE6" w14:textId="3E38A821" w:rsidR="001923D1" w:rsidRDefault="00757D72" w:rsidP="00DF5014">
            <w:r>
              <w:t>Trust is lost quickly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28EE0749" w:rsidR="001923D1" w:rsidRDefault="00757D72" w:rsidP="00DF5014">
            <w:r>
              <w:t>Too many attributes</w:t>
            </w:r>
          </w:p>
        </w:tc>
        <w:tc>
          <w:tcPr>
            <w:tcW w:w="5395" w:type="dxa"/>
          </w:tcPr>
          <w:p w14:paraId="3F62A12D" w14:textId="3B99CF77" w:rsidR="001923D1" w:rsidRDefault="00757D72" w:rsidP="00DF5014">
            <w:r>
              <w:t>Slows down adoption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3AED0653" w:rsidR="001923D1" w:rsidRDefault="00757D72" w:rsidP="00DF5014">
            <w:r>
              <w:t>No ownership</w:t>
            </w:r>
          </w:p>
        </w:tc>
        <w:tc>
          <w:tcPr>
            <w:tcW w:w="5395" w:type="dxa"/>
          </w:tcPr>
          <w:p w14:paraId="1C79DF86" w14:textId="00783885" w:rsidR="001923D1" w:rsidRDefault="00757D72" w:rsidP="00DF5014">
            <w:r>
              <w:t>Data becomes stale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69224C8A" w:rsidR="001923D1" w:rsidRDefault="00757D72" w:rsidP="00DF5014">
            <w:r>
              <w:t>CMDB not used in Incident/Change</w:t>
            </w:r>
          </w:p>
        </w:tc>
        <w:tc>
          <w:tcPr>
            <w:tcW w:w="5395" w:type="dxa"/>
          </w:tcPr>
          <w:p w14:paraId="153DF202" w14:textId="611CF78A" w:rsidR="001923D1" w:rsidRDefault="00757D72" w:rsidP="00DF5014">
            <w:r>
              <w:t>It becomes irrelevant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4B2E2CCB" w:rsidR="001923D1" w:rsidRDefault="00B83E4F" w:rsidP="001923D1">
      <w:pPr>
        <w:pStyle w:val="ListParagraph"/>
        <w:ind w:left="0"/>
      </w:pPr>
      <w:r>
        <w:t>If the client hesitates, use these:</w:t>
      </w:r>
    </w:p>
    <w:p w14:paraId="69F29ACB" w14:textId="6BC5E3AE" w:rsidR="00757D72" w:rsidRDefault="00757D72" w:rsidP="00757D72">
      <w:pPr>
        <w:pStyle w:val="ListParagraph"/>
        <w:numPr>
          <w:ilvl w:val="0"/>
          <w:numId w:val="6"/>
        </w:numPr>
      </w:pPr>
      <w:r>
        <w:t>2–3 CI classes only</w:t>
      </w:r>
    </w:p>
    <w:p w14:paraId="1B293F3B" w14:textId="593F1471" w:rsidR="00757D72" w:rsidRDefault="00757D72" w:rsidP="00757D72">
      <w:pPr>
        <w:pStyle w:val="ListParagraph"/>
        <w:numPr>
          <w:ilvl w:val="0"/>
          <w:numId w:val="6"/>
        </w:numPr>
      </w:pPr>
      <w:r>
        <w:t>20–50 key CIs max</w:t>
      </w:r>
    </w:p>
    <w:p w14:paraId="186B79FA" w14:textId="74CF8C66" w:rsidR="00757D72" w:rsidRDefault="00757D72" w:rsidP="00757D72">
      <w:pPr>
        <w:pStyle w:val="ListParagraph"/>
        <w:numPr>
          <w:ilvl w:val="0"/>
          <w:numId w:val="6"/>
        </w:numPr>
      </w:pPr>
      <w:r>
        <w:t>Minimal required fields</w:t>
      </w:r>
    </w:p>
    <w:p w14:paraId="6E33207E" w14:textId="08D2715A" w:rsidR="00757D72" w:rsidRDefault="00757D72" w:rsidP="00757D72">
      <w:pPr>
        <w:pStyle w:val="ListParagraph"/>
        <w:numPr>
          <w:ilvl w:val="0"/>
          <w:numId w:val="6"/>
        </w:numPr>
      </w:pPr>
      <w:r>
        <w:t>Manual population (initially)</w:t>
      </w:r>
    </w:p>
    <w:p w14:paraId="3A727636" w14:textId="6E9B46F5" w:rsidR="00757D72" w:rsidRDefault="00757D72" w:rsidP="00757D72">
      <w:pPr>
        <w:pStyle w:val="ListParagraph"/>
        <w:numPr>
          <w:ilvl w:val="0"/>
          <w:numId w:val="6"/>
        </w:numPr>
      </w:pPr>
      <w:r>
        <w:t>Basic relationships only</w:t>
      </w:r>
    </w:p>
    <w:p w14:paraId="35EFE700" w14:textId="110E9DA1" w:rsidR="006C1DA6" w:rsidRDefault="00757D72" w:rsidP="00757D72">
      <w:pPr>
        <w:pStyle w:val="ListParagraph"/>
        <w:numPr>
          <w:ilvl w:val="0"/>
          <w:numId w:val="6"/>
        </w:numPr>
      </w:pPr>
      <w:r>
        <w:t>CI linking enabled in Incident &amp; Change</w:t>
      </w:r>
    </w:p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60887EEC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>Ask: “What systems do you actively support today?”</w:t>
      </w:r>
    </w:p>
    <w:p w14:paraId="1E350405" w14:textId="41693762" w:rsidR="00BA2571" w:rsidRDefault="00BA2571" w:rsidP="001923D1">
      <w:pPr>
        <w:pStyle w:val="ListParagraph"/>
        <w:numPr>
          <w:ilvl w:val="0"/>
          <w:numId w:val="7"/>
        </w:numPr>
      </w:pPr>
      <w:r>
        <w:t>Avoid: “What assets do you have?”</w:t>
      </w:r>
    </w:p>
    <w:p w14:paraId="6F9935FE" w14:textId="48B77E24" w:rsidR="00BA2571" w:rsidRPr="00BA2571" w:rsidRDefault="0089442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Push toward: “What do we need to track to resolve incidents faster?”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84C3D"/>
    <w:multiLevelType w:val="hybridMultilevel"/>
    <w:tmpl w:val="14A4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DD77AE"/>
    <w:multiLevelType w:val="hybridMultilevel"/>
    <w:tmpl w:val="2ED8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45191"/>
    <w:multiLevelType w:val="hybridMultilevel"/>
    <w:tmpl w:val="CF36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242DA2"/>
    <w:multiLevelType w:val="hybridMultilevel"/>
    <w:tmpl w:val="A93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7352C"/>
    <w:multiLevelType w:val="hybridMultilevel"/>
    <w:tmpl w:val="1B94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74E59"/>
    <w:multiLevelType w:val="hybridMultilevel"/>
    <w:tmpl w:val="C4D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D850EB"/>
    <w:multiLevelType w:val="hybridMultilevel"/>
    <w:tmpl w:val="00924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84606E"/>
    <w:multiLevelType w:val="hybridMultilevel"/>
    <w:tmpl w:val="3676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7576AF"/>
    <w:multiLevelType w:val="hybridMultilevel"/>
    <w:tmpl w:val="CB309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4"/>
  </w:num>
  <w:num w:numId="3" w16cid:durableId="903295714">
    <w:abstractNumId w:val="15"/>
  </w:num>
  <w:num w:numId="4" w16cid:durableId="47776009">
    <w:abstractNumId w:val="19"/>
  </w:num>
  <w:num w:numId="5" w16cid:durableId="1553544347">
    <w:abstractNumId w:val="18"/>
  </w:num>
  <w:num w:numId="6" w16cid:durableId="587078171">
    <w:abstractNumId w:val="13"/>
  </w:num>
  <w:num w:numId="7" w16cid:durableId="1463231596">
    <w:abstractNumId w:val="22"/>
  </w:num>
  <w:num w:numId="8" w16cid:durableId="1378630317">
    <w:abstractNumId w:val="9"/>
  </w:num>
  <w:num w:numId="9" w16cid:durableId="1744062372">
    <w:abstractNumId w:val="5"/>
  </w:num>
  <w:num w:numId="10" w16cid:durableId="140074366">
    <w:abstractNumId w:val="24"/>
  </w:num>
  <w:num w:numId="11" w16cid:durableId="1163472494">
    <w:abstractNumId w:val="25"/>
  </w:num>
  <w:num w:numId="12" w16cid:durableId="1449350217">
    <w:abstractNumId w:val="14"/>
  </w:num>
  <w:num w:numId="13" w16cid:durableId="1926958638">
    <w:abstractNumId w:val="10"/>
  </w:num>
  <w:num w:numId="14" w16cid:durableId="1807117042">
    <w:abstractNumId w:val="2"/>
  </w:num>
  <w:num w:numId="15" w16cid:durableId="547765294">
    <w:abstractNumId w:val="20"/>
  </w:num>
  <w:num w:numId="16" w16cid:durableId="553614438">
    <w:abstractNumId w:val="7"/>
  </w:num>
  <w:num w:numId="17" w16cid:durableId="1547643379">
    <w:abstractNumId w:val="1"/>
  </w:num>
  <w:num w:numId="18" w16cid:durableId="333731126">
    <w:abstractNumId w:val="12"/>
  </w:num>
  <w:num w:numId="19" w16cid:durableId="1644888372">
    <w:abstractNumId w:val="21"/>
  </w:num>
  <w:num w:numId="20" w16cid:durableId="896673025">
    <w:abstractNumId w:val="16"/>
  </w:num>
  <w:num w:numId="21" w16cid:durableId="404959389">
    <w:abstractNumId w:val="11"/>
  </w:num>
  <w:num w:numId="22" w16cid:durableId="1538351725">
    <w:abstractNumId w:val="8"/>
  </w:num>
  <w:num w:numId="23" w16cid:durableId="985159212">
    <w:abstractNumId w:val="3"/>
  </w:num>
  <w:num w:numId="24" w16cid:durableId="239220998">
    <w:abstractNumId w:val="17"/>
  </w:num>
  <w:num w:numId="25" w16cid:durableId="1559434043">
    <w:abstractNumId w:val="23"/>
  </w:num>
  <w:num w:numId="26" w16cid:durableId="15025761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355DA"/>
    <w:rsid w:val="000A333F"/>
    <w:rsid w:val="0013495B"/>
    <w:rsid w:val="00142636"/>
    <w:rsid w:val="00146E97"/>
    <w:rsid w:val="0015353F"/>
    <w:rsid w:val="001923D1"/>
    <w:rsid w:val="001D3BA2"/>
    <w:rsid w:val="00204C03"/>
    <w:rsid w:val="00212D5A"/>
    <w:rsid w:val="002951FD"/>
    <w:rsid w:val="002E0DF5"/>
    <w:rsid w:val="003101E1"/>
    <w:rsid w:val="003253FC"/>
    <w:rsid w:val="003D0FEE"/>
    <w:rsid w:val="00442D13"/>
    <w:rsid w:val="00452422"/>
    <w:rsid w:val="00471152"/>
    <w:rsid w:val="005E51F5"/>
    <w:rsid w:val="005E7856"/>
    <w:rsid w:val="006553ED"/>
    <w:rsid w:val="006C1DA6"/>
    <w:rsid w:val="006C53D3"/>
    <w:rsid w:val="006D39B7"/>
    <w:rsid w:val="006D655C"/>
    <w:rsid w:val="006E4639"/>
    <w:rsid w:val="0072435D"/>
    <w:rsid w:val="00750E58"/>
    <w:rsid w:val="00757D72"/>
    <w:rsid w:val="00763CC1"/>
    <w:rsid w:val="00791013"/>
    <w:rsid w:val="007941C4"/>
    <w:rsid w:val="007B757D"/>
    <w:rsid w:val="00866B43"/>
    <w:rsid w:val="008909E6"/>
    <w:rsid w:val="00894421"/>
    <w:rsid w:val="008A5E67"/>
    <w:rsid w:val="008B22EF"/>
    <w:rsid w:val="00902946"/>
    <w:rsid w:val="00942DDC"/>
    <w:rsid w:val="009C1176"/>
    <w:rsid w:val="00A562ED"/>
    <w:rsid w:val="00A779F4"/>
    <w:rsid w:val="00AF4D4B"/>
    <w:rsid w:val="00B548C1"/>
    <w:rsid w:val="00B63929"/>
    <w:rsid w:val="00B66003"/>
    <w:rsid w:val="00B83E4F"/>
    <w:rsid w:val="00BA2571"/>
    <w:rsid w:val="00C076DE"/>
    <w:rsid w:val="00C25B3D"/>
    <w:rsid w:val="00CB3A31"/>
    <w:rsid w:val="00CB586D"/>
    <w:rsid w:val="00CD60FE"/>
    <w:rsid w:val="00CE76F1"/>
    <w:rsid w:val="00CF75A1"/>
    <w:rsid w:val="00D4572C"/>
    <w:rsid w:val="00D54101"/>
    <w:rsid w:val="00D836B8"/>
    <w:rsid w:val="00E41217"/>
    <w:rsid w:val="00E846BE"/>
    <w:rsid w:val="00F14B1F"/>
    <w:rsid w:val="00F22A2C"/>
    <w:rsid w:val="00F42689"/>
    <w:rsid w:val="00F6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DOCID-202112391-25621</_dlc_DocId>
    <_dlc_DocIdUrl xmlns="ea10e7c1-45f6-45a6-9220-470b2ac38f45">
      <Url>https://itecsfederal.sharepoint.com/teams/MissionSolutions/ISM/_layouts/15/DocIdRedir.aspx?ID=DOCID-202112391-25621</Url>
      <Description>DOCID-202112391-25621</Description>
    </_dlc_DocIdUrl>
  </documentManagement>
</p:properties>
</file>

<file path=customXml/itemProps1.xml><?xml version="1.0" encoding="utf-8"?>
<ds:datastoreItem xmlns:ds="http://schemas.openxmlformats.org/officeDocument/2006/customXml" ds:itemID="{4301212D-D41C-450D-AA5B-0A4020B41078}"/>
</file>

<file path=customXml/itemProps2.xml><?xml version="1.0" encoding="utf-8"?>
<ds:datastoreItem xmlns:ds="http://schemas.openxmlformats.org/officeDocument/2006/customXml" ds:itemID="{5A676D2C-9287-4326-8D6B-C323E0DA7593}"/>
</file>

<file path=customXml/itemProps3.xml><?xml version="1.0" encoding="utf-8"?>
<ds:datastoreItem xmlns:ds="http://schemas.openxmlformats.org/officeDocument/2006/customXml" ds:itemID="{93DCEC6C-1910-45D4-B13F-6543C39F508F}"/>
</file>

<file path=customXml/itemProps4.xml><?xml version="1.0" encoding="utf-8"?>
<ds:datastoreItem xmlns:ds="http://schemas.openxmlformats.org/officeDocument/2006/customXml" ds:itemID="{BD88D3F3-9FB2-46DF-9A1B-217911CD04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5</Pages>
  <Words>668</Words>
  <Characters>3814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1. Purpose</vt:lpstr>
      <vt:lpstr>2. Scope (Sprint 4 Focus Only)</vt:lpstr>
      <vt:lpstr>3. Out-of-the-Box (OOTB) Configuration</vt:lpstr>
      <vt:lpstr>    3.1 CI Class Structure</vt:lpstr>
      <vt:lpstr>    3.2 Core CI Attributes</vt:lpstr>
      <vt:lpstr>    3.3 Relationships</vt:lpstr>
      <vt:lpstr>    3.4 Data Population</vt:lpstr>
      <vt:lpstr>    3.5 Integration Points</vt:lpstr>
      <vt:lpstr>4. Key Decisions (Client Input)</vt:lpstr>
      <vt:lpstr>    4.1 CI Scope</vt:lpstr>
      <vt:lpstr>    4.2 CI Classes to Use</vt:lpstr>
      <vt:lpstr>    4.3 Data Quality Standards</vt:lpstr>
      <vt:lpstr>    4.4 Ownership</vt:lpstr>
      <vt:lpstr>    4.5 Relationships</vt:lpstr>
      <vt:lpstr>    4.6 Integration with ITSM</vt:lpstr>
      <vt:lpstr>5. Data Requirements</vt:lpstr>
      <vt:lpstr>6. Process Flows (Simple)</vt:lpstr>
      <vt:lpstr>    Service Mapping Flow</vt:lpstr>
      <vt:lpstr>    Incident Flow with CSDM</vt:lpstr>
      <vt:lpstr>    Change Flow with CSDM</vt:lpstr>
      <vt:lpstr>7. Acceptance Criteria (Business-Level)</vt:lpstr>
      <vt:lpstr>8. Risks &amp; Watchouts</vt:lpstr>
      <vt:lpstr>9. Recommended MVP Defaults </vt:lpstr>
      <vt:lpstr>10. Workshop Facilitation Notes</vt:lpstr>
    </vt:vector>
  </TitlesOfParts>
  <Company>ECS</Company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32</cp:revision>
  <dcterms:created xsi:type="dcterms:W3CDTF">2026-05-01T16:44:00Z</dcterms:created>
  <dcterms:modified xsi:type="dcterms:W3CDTF">2026-05-04T12:28:00Z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c82c11d6-4cae-47c3-b0b4-a38da2dc07f6</vt:lpwstr>
  </property>
</Properties>
</file>