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Hardware Asset Management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05 Workbook 12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HAM MVP — visibility &amp; control on what matters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10BC744A" w14:textId="4F5E54EC" w:rsidR="0072435D" w:rsidRDefault="00541C95" w:rsidP="0072435D">
      <w:r>
        <w:t>Hardware Asset Management enables you to:</w:t>
      </w:r>
    </w:p>
    <w:p w14:paraId="2201111F" w14:textId="5F045A90" w:rsidR="00541C95" w:rsidRDefault="00541C95" w:rsidP="00541C95">
      <w:pPr>
        <w:pStyle w:val="ListParagraph"/>
        <w:numPr>
          <w:ilvl w:val="0"/>
          <w:numId w:val="23"/>
        </w:numPr>
      </w:pPr>
      <w:r>
        <w:t>Track physical devices (laptops, monitors, etc.)</w:t>
      </w:r>
    </w:p>
    <w:p w14:paraId="1DFAA549" w14:textId="0A8E80CA" w:rsidR="00541C95" w:rsidRDefault="00541C95" w:rsidP="00541C95">
      <w:pPr>
        <w:pStyle w:val="ListParagraph"/>
        <w:numPr>
          <w:ilvl w:val="0"/>
          <w:numId w:val="23"/>
        </w:numPr>
      </w:pPr>
      <w:r>
        <w:t>Manage inventory (stockrooms)</w:t>
      </w:r>
    </w:p>
    <w:p w14:paraId="33A39EE3" w14:textId="5BAE428E" w:rsidR="00541C95" w:rsidRDefault="00541C95" w:rsidP="00541C95">
      <w:pPr>
        <w:pStyle w:val="ListParagraph"/>
        <w:numPr>
          <w:ilvl w:val="0"/>
          <w:numId w:val="23"/>
        </w:numPr>
      </w:pPr>
      <w:r>
        <w:t>Assign assets to users</w:t>
      </w:r>
    </w:p>
    <w:p w14:paraId="01D445BF" w14:textId="6925A88F" w:rsidR="0072435D" w:rsidRDefault="00541C95" w:rsidP="00541C95">
      <w:pPr>
        <w:pStyle w:val="ListParagraph"/>
        <w:numPr>
          <w:ilvl w:val="0"/>
          <w:numId w:val="23"/>
        </w:numPr>
      </w:pPr>
      <w:r>
        <w:t>Track lifecycle from purchase → use → retirement</w:t>
      </w:r>
    </w:p>
    <w:p w14:paraId="13552222" w14:textId="77777777" w:rsidR="009C1176" w:rsidRDefault="009C1176" w:rsidP="009C1176"/>
    <w:p w14:paraId="2E079CCF" w14:textId="4D986990" w:rsidR="0015353F" w:rsidRDefault="00763CC1" w:rsidP="0015353F">
      <w:r>
        <w:t>In Sprint 5, the goal is:</w:t>
      </w:r>
    </w:p>
    <w:p w14:paraId="66C36EEC" w14:textId="6514A7AB" w:rsidR="00452422" w:rsidRDefault="00541C95" w:rsidP="00452422">
      <w:pPr>
        <w:pStyle w:val="ListParagraph"/>
        <w:numPr>
          <w:ilvl w:val="0"/>
          <w:numId w:val="20"/>
        </w:numPr>
      </w:pPr>
      <w:r>
        <w:t xml:space="preserve">Track a small set of high-value assets</w:t>
      </w:r>
      <w:ins w:id="100" w:author="Claude" w:date="2026-05-08T00:00:00Z">
        <w:r>
          <w:t xml:space="preserve"> — one device class (e.g., laptops) at one stockroom for sprint demo</w:t>
        </w:r>
      </w:ins>
    </w:p>
    <w:p w14:paraId="3792A116" w14:textId="3A94FF54" w:rsidR="0015353F" w:rsidRDefault="00541C95" w:rsidP="00452422">
      <w:pPr>
        <w:pStyle w:val="ListParagraph"/>
        <w:numPr>
          <w:ilvl w:val="0"/>
          <w:numId w:val="20"/>
        </w:numPr>
      </w:pPr>
      <w:r>
        <w:t>Connect assets to users and requests</w:t>
      </w:r>
    </w:p>
    <w:p w14:paraId="6E80EF5F" w14:textId="77777777" w:rsidR="002C6CBA" w:rsidRDefault="002C6CBA" w:rsidP="002C6CBA"/>
    <w:p w14:paraId="3830C374" w14:textId="1219A1CC" w:rsidR="002C6CBA" w:rsidRDefault="00541C95" w:rsidP="002C6CBA">
      <w:del w:id="200" w:author="Claude" w:date="2026-05-08T00:00:00Z">
        <w:r>
          <w:delText>Not full lifecycle perfection – just visibility and control</w:delText>
        </w:r>
      </w:del>
      <w:ins w:id="201" w:author="Claude" w:date="2026-05-08T00:00:00Z">
        <w:r>
          <w:t>Not full lifecycle perfection — demo bar: an asset can be assigned, returned, and retired through OOTB lifecycle states</w:t>
        </w:r>
      </w:ins>
    </w:p>
    <w:p w14:paraId="1F15B327" w14:textId="745BDDA8" w:rsidR="001923D1" w:rsidRDefault="001923D1" w:rsidP="001923D1">
      <w:pPr>
        <w:pStyle w:val="Heading1"/>
      </w:pPr>
      <w:r>
        <w:t>2. Scope (Sprint 5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178AF245" w14:textId="7734AF09" w:rsidR="00320887" w:rsidRDefault="00320887" w:rsidP="00320887">
      <w:pPr>
        <w:pStyle w:val="ListParagraph"/>
        <w:numPr>
          <w:ilvl w:val="0"/>
          <w:numId w:val="9"/>
        </w:numPr>
      </w:pPr>
      <w:r>
        <w:t>Enabling HAM base functionality</w:t>
      </w:r>
    </w:p>
    <w:p w14:paraId="487CEC86" w14:textId="1C80CDB6" w:rsidR="00320887" w:rsidRDefault="00320887" w:rsidP="00320887">
      <w:pPr>
        <w:pStyle w:val="ListParagraph"/>
        <w:numPr>
          <w:ilvl w:val="0"/>
          <w:numId w:val="9"/>
        </w:numPr>
      </w:pPr>
      <w:r>
        <w:t>Defining asset classes (devices)</w:t>
      </w:r>
    </w:p>
    <w:p w14:paraId="7B8AB801" w14:textId="53A01CD0" w:rsidR="00320887" w:rsidRDefault="00320887" w:rsidP="00320887">
      <w:pPr>
        <w:pStyle w:val="ListParagraph"/>
        <w:numPr>
          <w:ilvl w:val="0"/>
          <w:numId w:val="9"/>
        </w:numPr>
      </w:pPr>
      <w:r>
        <w:t>Configuring stockrooms</w:t>
      </w:r>
    </w:p>
    <w:p w14:paraId="13C1EAB6" w14:textId="43E0F219" w:rsidR="00320887" w:rsidRDefault="00320887" w:rsidP="00320887">
      <w:pPr>
        <w:pStyle w:val="ListParagraph"/>
        <w:numPr>
          <w:ilvl w:val="0"/>
          <w:numId w:val="9"/>
        </w:numPr>
      </w:pPr>
      <w:r>
        <w:t>Importing initial inventory</w:t>
      </w:r>
    </w:p>
    <w:p w14:paraId="115614C6" w14:textId="54E3F453" w:rsidR="00320887" w:rsidRDefault="00320887" w:rsidP="00320887">
      <w:pPr>
        <w:pStyle w:val="ListParagraph"/>
        <w:numPr>
          <w:ilvl w:val="0"/>
          <w:numId w:val="9"/>
        </w:numPr>
      </w:pPr>
      <w:r>
        <w:t>Linking assets to users and requests</w:t>
      </w:r>
    </w:p>
    <w:p w14:paraId="44B1AAC9" w14:textId="35173B43" w:rsidR="001923D1" w:rsidRDefault="00320887" w:rsidP="00320887">
      <w:pPr>
        <w:pStyle w:val="ListParagraph"/>
        <w:numPr>
          <w:ilvl w:val="0"/>
          <w:numId w:val="9"/>
        </w:numPr>
      </w:pPr>
      <w:r>
        <w:t>Defining lifecycle states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6A13723B" w14:textId="7E92B128" w:rsidR="00320887" w:rsidRDefault="00320887" w:rsidP="00320887">
      <w:pPr>
        <w:pStyle w:val="ListParagraph"/>
        <w:numPr>
          <w:ilvl w:val="0"/>
          <w:numId w:val="10"/>
        </w:numPr>
      </w:pPr>
      <w:r>
        <w:t>Procurement workflows</w:t>
      </w:r>
    </w:p>
    <w:p w14:paraId="071222C5" w14:textId="01C80403" w:rsidR="00320887" w:rsidRDefault="00320887" w:rsidP="00320887">
      <w:pPr>
        <w:pStyle w:val="ListParagraph"/>
        <w:numPr>
          <w:ilvl w:val="0"/>
          <w:numId w:val="10"/>
        </w:numPr>
      </w:pPr>
      <w:r>
        <w:t>Financial tracking (depreciation, cost modeling)</w:t>
      </w:r>
    </w:p>
    <w:p w14:paraId="5D22C9D9" w14:textId="71050D68" w:rsidR="001923D1" w:rsidRDefault="00320887" w:rsidP="00320887">
      <w:pPr>
        <w:pStyle w:val="ListParagraph"/>
        <w:numPr>
          <w:ilvl w:val="0"/>
          <w:numId w:val="10"/>
        </w:numPr>
      </w:pPr>
      <w:r>
        <w:t>Advanced lifecycle automation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3DDF152B" w:rsidR="001923D1" w:rsidRDefault="001923D1" w:rsidP="001923D1">
      <w:pPr>
        <w:pStyle w:val="Heading2"/>
      </w:pPr>
      <w:r>
        <w:t>3.1 Asset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20887" w14:paraId="46DF39BA" w14:textId="77777777" w:rsidTr="00DF5014">
        <w:trPr>
          <w:cantSplit/>
        </w:trPr>
        <w:tc>
          <w:tcPr>
            <w:tcW w:w="3596" w:type="dxa"/>
          </w:tcPr>
          <w:p w14:paraId="111A93CE" w14:textId="53B4E225" w:rsidR="00320887" w:rsidRDefault="00320887" w:rsidP="00320887">
            <w:r>
              <w:t>Asset Tables</w:t>
            </w:r>
          </w:p>
        </w:tc>
        <w:tc>
          <w:tcPr>
            <w:tcW w:w="3597" w:type="dxa"/>
          </w:tcPr>
          <w:p w14:paraId="43A5090C" w14:textId="0E8564A4" w:rsidR="00320887" w:rsidRDefault="00320887" w:rsidP="00320887">
            <w:r>
              <w:t>Enabled</w:t>
            </w:r>
          </w:p>
        </w:tc>
        <w:tc>
          <w:tcPr>
            <w:tcW w:w="3597" w:type="dxa"/>
          </w:tcPr>
          <w:p w14:paraId="2D58E894" w14:textId="005F5AFC" w:rsidR="00320887" w:rsidRDefault="00320887" w:rsidP="00320887">
            <w:r>
              <w:t>Ready to use</w:t>
            </w:r>
          </w:p>
        </w:tc>
      </w:tr>
      <w:tr w:rsidR="00320887" w14:paraId="0F18E171" w14:textId="77777777" w:rsidTr="00DF5014">
        <w:trPr>
          <w:cantSplit/>
        </w:trPr>
        <w:tc>
          <w:tcPr>
            <w:tcW w:w="3596" w:type="dxa"/>
          </w:tcPr>
          <w:p w14:paraId="7CB664BD" w14:textId="4D09C322" w:rsidR="00320887" w:rsidRDefault="00320887" w:rsidP="00320887">
            <w:r>
              <w:t>Asset ↔ CI Link</w:t>
            </w:r>
          </w:p>
        </w:tc>
        <w:tc>
          <w:tcPr>
            <w:tcW w:w="3597" w:type="dxa"/>
          </w:tcPr>
          <w:p w14:paraId="7C43B47F" w14:textId="4A11E3DE" w:rsidR="00320887" w:rsidRDefault="00320887" w:rsidP="00320887">
            <w:r>
              <w:t>Supported</w:t>
            </w:r>
          </w:p>
        </w:tc>
        <w:tc>
          <w:tcPr>
            <w:tcW w:w="3597" w:type="dxa"/>
          </w:tcPr>
          <w:p w14:paraId="4C70667F" w14:textId="0DFF2230" w:rsidR="00320887" w:rsidRDefault="00320887" w:rsidP="00320887">
            <w:r>
              <w:t>Important integration</w:t>
            </w:r>
          </w:p>
        </w:tc>
      </w:tr>
      <w:tr w:rsidR="00320887" w14:paraId="629A9A5D" w14:textId="77777777" w:rsidTr="00DF5014">
        <w:trPr>
          <w:cantSplit/>
        </w:trPr>
        <w:tc>
          <w:tcPr>
            <w:tcW w:w="3596" w:type="dxa"/>
          </w:tcPr>
          <w:p w14:paraId="488D7495" w14:textId="1D48A1B3" w:rsidR="00320887" w:rsidRDefault="00320887" w:rsidP="00320887">
            <w:r>
              <w:t>Tracking</w:t>
            </w:r>
          </w:p>
        </w:tc>
        <w:tc>
          <w:tcPr>
            <w:tcW w:w="3597" w:type="dxa"/>
          </w:tcPr>
          <w:p w14:paraId="75BE4B5F" w14:textId="1357311F" w:rsidR="00320887" w:rsidRDefault="00320887" w:rsidP="00320887">
            <w:r>
              <w:t>Manual or automated</w:t>
            </w:r>
          </w:p>
        </w:tc>
        <w:tc>
          <w:tcPr>
            <w:tcW w:w="3597" w:type="dxa"/>
          </w:tcPr>
          <w:p w14:paraId="205E7426" w14:textId="250B2896" w:rsidR="00320887" w:rsidRDefault="00320887" w:rsidP="00320887">
            <w:r>
              <w:t>Depends on setup</w:t>
            </w:r>
          </w:p>
        </w:tc>
      </w:tr>
    </w:tbl>
    <w:p w14:paraId="6020C357" w14:textId="77777777" w:rsidR="001923D1" w:rsidRDefault="001923D1" w:rsidP="001923D1"/>
    <w:p w14:paraId="63F2CD79" w14:textId="7F141B88" w:rsidR="001923D1" w:rsidRDefault="001923D1" w:rsidP="001923D1">
      <w:pPr>
        <w:pStyle w:val="Heading2"/>
      </w:pPr>
      <w:r>
        <w:t>3.2 Asset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20887" w14:paraId="2B3679C0" w14:textId="77777777" w:rsidTr="00DF5014">
        <w:trPr>
          <w:cantSplit/>
        </w:trPr>
        <w:tc>
          <w:tcPr>
            <w:tcW w:w="3596" w:type="dxa"/>
          </w:tcPr>
          <w:p w14:paraId="153714AC" w14:textId="5244D60E" w:rsidR="00320887" w:rsidRDefault="00320887" w:rsidP="00320887">
            <w:r>
              <w:t>Hardware Classes</w:t>
            </w:r>
          </w:p>
        </w:tc>
        <w:tc>
          <w:tcPr>
            <w:tcW w:w="3597" w:type="dxa"/>
          </w:tcPr>
          <w:p w14:paraId="7D20D4CF" w14:textId="3F45FB39" w:rsidR="00320887" w:rsidRDefault="00320887" w:rsidP="00320887">
            <w:r>
              <w:t>Predefined</w:t>
            </w:r>
          </w:p>
        </w:tc>
        <w:tc>
          <w:tcPr>
            <w:tcW w:w="3597" w:type="dxa"/>
          </w:tcPr>
          <w:p w14:paraId="6F911098" w14:textId="39F7EAF1" w:rsidR="00320887" w:rsidRDefault="00320887" w:rsidP="00320887">
            <w:r>
              <w:t>Laptop, server, etc.</w:t>
            </w:r>
          </w:p>
        </w:tc>
      </w:tr>
      <w:tr w:rsidR="00320887" w14:paraId="64D18BF3" w14:textId="77777777" w:rsidTr="00DF5014">
        <w:trPr>
          <w:cantSplit/>
        </w:trPr>
        <w:tc>
          <w:tcPr>
            <w:tcW w:w="3596" w:type="dxa"/>
          </w:tcPr>
          <w:p w14:paraId="63E98F31" w14:textId="5EB6A881" w:rsidR="00320887" w:rsidRDefault="00320887" w:rsidP="00320887">
            <w:r>
              <w:t>Custom Classes</w:t>
            </w:r>
          </w:p>
        </w:tc>
        <w:tc>
          <w:tcPr>
            <w:tcW w:w="3597" w:type="dxa"/>
          </w:tcPr>
          <w:p w14:paraId="12273FD8" w14:textId="4CED5FC0" w:rsidR="00320887" w:rsidRDefault="00320887" w:rsidP="00320887">
            <w:r>
              <w:t>Allowed</w:t>
            </w:r>
          </w:p>
        </w:tc>
        <w:tc>
          <w:tcPr>
            <w:tcW w:w="3597" w:type="dxa"/>
          </w:tcPr>
          <w:p w14:paraId="06C8EA4F" w14:textId="2ED47BB7" w:rsidR="00320887" w:rsidRDefault="00320887" w:rsidP="00320887">
            <w:r>
              <w:t>Avoid in MVP</w:t>
            </w:r>
          </w:p>
        </w:tc>
      </w:tr>
      <w:tr w:rsidR="00320887" w14:paraId="26C124EB" w14:textId="77777777" w:rsidTr="00DF5014">
        <w:trPr>
          <w:cantSplit/>
        </w:trPr>
        <w:tc>
          <w:tcPr>
            <w:tcW w:w="3596" w:type="dxa"/>
          </w:tcPr>
          <w:p w14:paraId="1C3EF195" w14:textId="5BE49AE8" w:rsidR="00320887" w:rsidRPr="00FB34EF" w:rsidRDefault="00320887" w:rsidP="00320887">
            <w:r>
              <w:lastRenderedPageBreak/>
              <w:t>Attributes</w:t>
            </w:r>
          </w:p>
        </w:tc>
        <w:tc>
          <w:tcPr>
            <w:tcW w:w="3597" w:type="dxa"/>
          </w:tcPr>
          <w:p w14:paraId="35C6950E" w14:textId="6305D8A2" w:rsidR="00320887" w:rsidRPr="00FB34EF" w:rsidRDefault="00320887" w:rsidP="00320887">
            <w:r>
              <w:t>Standard fields</w:t>
            </w:r>
          </w:p>
        </w:tc>
        <w:tc>
          <w:tcPr>
            <w:tcW w:w="3597" w:type="dxa"/>
          </w:tcPr>
          <w:p w14:paraId="1E510F35" w14:textId="35806CCC" w:rsidR="00320887" w:rsidRPr="00FB34EF" w:rsidRDefault="00320887" w:rsidP="00320887">
            <w:r>
              <w:t>Extend if needed</w:t>
            </w:r>
          </w:p>
        </w:tc>
      </w:tr>
    </w:tbl>
    <w:p w14:paraId="6AB1B462" w14:textId="77777777" w:rsidR="001D3BA2" w:rsidRDefault="001D3BA2" w:rsidP="001D3BA2"/>
    <w:p w14:paraId="04510841" w14:textId="6B6979FC" w:rsidR="001923D1" w:rsidRDefault="001923D1" w:rsidP="001923D1">
      <w:pPr>
        <w:pStyle w:val="Heading2"/>
      </w:pPr>
      <w:r>
        <w:t>3.3 Stockrooms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20887" w14:paraId="73BE540D" w14:textId="77777777" w:rsidTr="00DF5014">
        <w:trPr>
          <w:cantSplit/>
        </w:trPr>
        <w:tc>
          <w:tcPr>
            <w:tcW w:w="3596" w:type="dxa"/>
          </w:tcPr>
          <w:p w14:paraId="2423E30D" w14:textId="250130A7" w:rsidR="00320887" w:rsidRDefault="00320887" w:rsidP="00320887">
            <w:r>
              <w:t>Stockrooms</w:t>
            </w:r>
          </w:p>
        </w:tc>
        <w:tc>
          <w:tcPr>
            <w:tcW w:w="3597" w:type="dxa"/>
          </w:tcPr>
          <w:p w14:paraId="0FCA30FC" w14:textId="535975BA" w:rsidR="00320887" w:rsidRDefault="00320887" w:rsidP="00320887">
            <w:r>
              <w:t>Supported</w:t>
            </w:r>
          </w:p>
        </w:tc>
        <w:tc>
          <w:tcPr>
            <w:tcW w:w="3597" w:type="dxa"/>
          </w:tcPr>
          <w:p w14:paraId="5AC5DD0E" w14:textId="4F823735" w:rsidR="00320887" w:rsidRDefault="00320887" w:rsidP="00320887">
            <w:r>
              <w:t>Must configure</w:t>
            </w:r>
          </w:p>
        </w:tc>
      </w:tr>
      <w:tr w:rsidR="00320887" w14:paraId="2B2E7B01" w14:textId="77777777" w:rsidTr="00DF5014">
        <w:trPr>
          <w:cantSplit/>
        </w:trPr>
        <w:tc>
          <w:tcPr>
            <w:tcW w:w="3596" w:type="dxa"/>
          </w:tcPr>
          <w:p w14:paraId="67AB5B20" w14:textId="2213C752" w:rsidR="00320887" w:rsidRDefault="00320887" w:rsidP="00320887">
            <w:r>
              <w:t>Locations</w:t>
            </w:r>
          </w:p>
        </w:tc>
        <w:tc>
          <w:tcPr>
            <w:tcW w:w="3597" w:type="dxa"/>
          </w:tcPr>
          <w:p w14:paraId="33D3C3C0" w14:textId="01D134D7" w:rsidR="00320887" w:rsidRDefault="00320887" w:rsidP="00320887">
            <w:r>
              <w:t>Optional</w:t>
            </w:r>
          </w:p>
        </w:tc>
        <w:tc>
          <w:tcPr>
            <w:tcW w:w="3597" w:type="dxa"/>
          </w:tcPr>
          <w:p w14:paraId="5E097085" w14:textId="4F3378E0" w:rsidR="00320887" w:rsidRDefault="00320887" w:rsidP="00320887">
            <w:r>
              <w:t>Useful context</w:t>
            </w:r>
          </w:p>
        </w:tc>
      </w:tr>
      <w:tr w:rsidR="00320887" w14:paraId="687C7760" w14:textId="77777777" w:rsidTr="00DF5014">
        <w:trPr>
          <w:cantSplit/>
        </w:trPr>
        <w:tc>
          <w:tcPr>
            <w:tcW w:w="3596" w:type="dxa"/>
          </w:tcPr>
          <w:p w14:paraId="3131A34A" w14:textId="17257786" w:rsidR="00320887" w:rsidRDefault="00320887" w:rsidP="00320887">
            <w:r>
              <w:t>Inventory Levels</w:t>
            </w:r>
          </w:p>
        </w:tc>
        <w:tc>
          <w:tcPr>
            <w:tcW w:w="3597" w:type="dxa"/>
          </w:tcPr>
          <w:p w14:paraId="58522420" w14:textId="745AEB65" w:rsidR="00320887" w:rsidRDefault="00320887" w:rsidP="00320887">
            <w:r>
              <w:t>Manual tracking</w:t>
            </w:r>
          </w:p>
        </w:tc>
        <w:tc>
          <w:tcPr>
            <w:tcW w:w="3597" w:type="dxa"/>
          </w:tcPr>
          <w:p w14:paraId="6240BC16" w14:textId="70B6E6F9" w:rsidR="00320887" w:rsidRDefault="00320887" w:rsidP="00320887">
            <w:r>
              <w:t>MVP approach</w:t>
            </w:r>
          </w:p>
        </w:tc>
      </w:tr>
    </w:tbl>
    <w:p w14:paraId="09FC807C" w14:textId="77777777" w:rsidR="001923D1" w:rsidRDefault="001923D1" w:rsidP="001923D1"/>
    <w:p w14:paraId="36D9CA06" w14:textId="423FB944" w:rsidR="001923D1" w:rsidRDefault="001923D1" w:rsidP="001923D1">
      <w:pPr>
        <w:pStyle w:val="Heading2"/>
      </w:pPr>
      <w:r>
        <w:t>3.4 Lifecycle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C5F83" w14:paraId="6297B86F" w14:textId="77777777" w:rsidTr="00DF5014">
        <w:trPr>
          <w:cantSplit/>
        </w:trPr>
        <w:tc>
          <w:tcPr>
            <w:tcW w:w="3596" w:type="dxa"/>
          </w:tcPr>
          <w:p w14:paraId="0D4E3B31" w14:textId="733C0383" w:rsidR="009C5F83" w:rsidRDefault="009C5F83" w:rsidP="009C5F83">
            <w:r>
              <w:t>In Stock</w:t>
            </w:r>
          </w:p>
        </w:tc>
        <w:tc>
          <w:tcPr>
            <w:tcW w:w="3597" w:type="dxa"/>
          </w:tcPr>
          <w:p w14:paraId="0D418093" w14:textId="50FF4F90" w:rsidR="009C5F83" w:rsidRDefault="009C5F83" w:rsidP="009C5F83">
            <w:r>
              <w:t>Available</w:t>
            </w:r>
          </w:p>
        </w:tc>
        <w:tc>
          <w:tcPr>
            <w:tcW w:w="3597" w:type="dxa"/>
          </w:tcPr>
          <w:p w14:paraId="24EE3C9A" w14:textId="195D4A98" w:rsidR="009C5F83" w:rsidRDefault="009C5F83" w:rsidP="009C5F83">
            <w:r>
              <w:t>Default start</w:t>
            </w:r>
          </w:p>
        </w:tc>
      </w:tr>
      <w:tr w:rsidR="009C5F83" w14:paraId="28469607" w14:textId="77777777" w:rsidTr="00DF5014">
        <w:trPr>
          <w:cantSplit/>
        </w:trPr>
        <w:tc>
          <w:tcPr>
            <w:tcW w:w="3596" w:type="dxa"/>
          </w:tcPr>
          <w:p w14:paraId="718B6804" w14:textId="3BA3235A" w:rsidR="009C5F83" w:rsidRDefault="009C5F83" w:rsidP="009C5F83">
            <w:r>
              <w:t>In Use</w:t>
            </w:r>
          </w:p>
        </w:tc>
        <w:tc>
          <w:tcPr>
            <w:tcW w:w="3597" w:type="dxa"/>
          </w:tcPr>
          <w:p w14:paraId="0C225EA9" w14:textId="3E780607" w:rsidR="009C5F83" w:rsidRDefault="009C5F83" w:rsidP="009C5F83">
            <w:r>
              <w:t>Assigned</w:t>
            </w:r>
          </w:p>
        </w:tc>
        <w:tc>
          <w:tcPr>
            <w:tcW w:w="3597" w:type="dxa"/>
          </w:tcPr>
          <w:p w14:paraId="1D9640F4" w14:textId="201F5A7C" w:rsidR="009C5F83" w:rsidRDefault="009C5F83" w:rsidP="009C5F83">
            <w:r>
              <w:t>Active use</w:t>
            </w:r>
          </w:p>
        </w:tc>
      </w:tr>
      <w:tr w:rsidR="009C5F83" w14:paraId="73F74E61" w14:textId="77777777" w:rsidTr="00DF5014">
        <w:trPr>
          <w:cantSplit/>
        </w:trPr>
        <w:tc>
          <w:tcPr>
            <w:tcW w:w="3596" w:type="dxa"/>
          </w:tcPr>
          <w:p w14:paraId="36F645AA" w14:textId="21B8D043" w:rsidR="009C5F83" w:rsidRDefault="009C5F83" w:rsidP="009C5F83">
            <w:r>
              <w:t>In Repair</w:t>
            </w:r>
          </w:p>
        </w:tc>
        <w:tc>
          <w:tcPr>
            <w:tcW w:w="3597" w:type="dxa"/>
          </w:tcPr>
          <w:p w14:paraId="20DB4A4D" w14:textId="721BEF12" w:rsidR="009C5F83" w:rsidRDefault="009C5F83" w:rsidP="009C5F83">
            <w:r>
              <w:t>Being fixed</w:t>
            </w:r>
          </w:p>
        </w:tc>
        <w:tc>
          <w:tcPr>
            <w:tcW w:w="3597" w:type="dxa"/>
          </w:tcPr>
          <w:p w14:paraId="17BE20A6" w14:textId="4DAD5021" w:rsidR="009C5F83" w:rsidRDefault="009C5F83" w:rsidP="009C5F83">
            <w:r>
              <w:t>Optional</w:t>
            </w:r>
          </w:p>
        </w:tc>
      </w:tr>
      <w:tr w:rsidR="009C5F83" w14:paraId="35E01D9D" w14:textId="77777777" w:rsidTr="00DF5014">
        <w:trPr>
          <w:cantSplit/>
        </w:trPr>
        <w:tc>
          <w:tcPr>
            <w:tcW w:w="3596" w:type="dxa"/>
          </w:tcPr>
          <w:p w14:paraId="00C4F56A" w14:textId="0CE7EF16" w:rsidR="009C5F83" w:rsidRPr="00081E53" w:rsidRDefault="009C5F83" w:rsidP="009C5F83">
            <w:r>
              <w:t>Retired</w:t>
            </w:r>
          </w:p>
        </w:tc>
        <w:tc>
          <w:tcPr>
            <w:tcW w:w="3597" w:type="dxa"/>
          </w:tcPr>
          <w:p w14:paraId="1F0798C9" w14:textId="38CBE474" w:rsidR="009C5F83" w:rsidRPr="00081E53" w:rsidRDefault="009C5F83" w:rsidP="009C5F83">
            <w:r>
              <w:t>Decommissioned</w:t>
            </w:r>
          </w:p>
        </w:tc>
        <w:tc>
          <w:tcPr>
            <w:tcW w:w="3597" w:type="dxa"/>
          </w:tcPr>
          <w:p w14:paraId="017D101F" w14:textId="0107F83B" w:rsidR="009C5F83" w:rsidRPr="00081E53" w:rsidRDefault="009C5F83" w:rsidP="009C5F83">
            <w:r>
              <w:t>End state</w:t>
            </w:r>
          </w:p>
        </w:tc>
      </w:tr>
    </w:tbl>
    <w:p w14:paraId="7186C36A" w14:textId="77777777" w:rsidR="001923D1" w:rsidRDefault="001923D1" w:rsidP="001923D1"/>
    <w:p w14:paraId="01C94936" w14:textId="18C4B367" w:rsidR="00452422" w:rsidRDefault="00452422" w:rsidP="00452422">
      <w:pPr>
        <w:pStyle w:val="Heading2"/>
      </w:pPr>
      <w:r>
        <w:t>3.5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2422" w:rsidRPr="00F93E88" w14:paraId="32E1B42A" w14:textId="77777777" w:rsidTr="006F69E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20A5005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0AC9A87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8B0D4D4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C5F83" w14:paraId="3AFAF5F5" w14:textId="77777777" w:rsidTr="006F69E4">
        <w:trPr>
          <w:cantSplit/>
        </w:trPr>
        <w:tc>
          <w:tcPr>
            <w:tcW w:w="3596" w:type="dxa"/>
          </w:tcPr>
          <w:p w14:paraId="17C98AE6" w14:textId="5D3A67AD" w:rsidR="009C5F83" w:rsidRDefault="009C5F83" w:rsidP="009C5F83">
            <w:r>
              <w:t>Service Catalog</w:t>
            </w:r>
          </w:p>
        </w:tc>
        <w:tc>
          <w:tcPr>
            <w:tcW w:w="3597" w:type="dxa"/>
          </w:tcPr>
          <w:p w14:paraId="29E252A7" w14:textId="6361A04A" w:rsidR="009C5F83" w:rsidRDefault="009C5F83" w:rsidP="009C5F83">
            <w:r>
              <w:t>Supported</w:t>
            </w:r>
          </w:p>
        </w:tc>
        <w:tc>
          <w:tcPr>
            <w:tcW w:w="3597" w:type="dxa"/>
          </w:tcPr>
          <w:p w14:paraId="6A8993E0" w14:textId="7D77A166" w:rsidR="009C5F83" w:rsidRDefault="009C5F83" w:rsidP="009C5F83">
            <w:r>
              <w:t>Drives requests</w:t>
            </w:r>
          </w:p>
        </w:tc>
      </w:tr>
      <w:tr w:rsidR="009C5F83" w14:paraId="15BF599D" w14:textId="77777777" w:rsidTr="006F69E4">
        <w:trPr>
          <w:cantSplit/>
        </w:trPr>
        <w:tc>
          <w:tcPr>
            <w:tcW w:w="3596" w:type="dxa"/>
          </w:tcPr>
          <w:p w14:paraId="48BA7BF7" w14:textId="19FDCF50" w:rsidR="009C5F83" w:rsidRDefault="009C5F83" w:rsidP="009C5F83">
            <w:r>
              <w:t>CMDB</w:t>
            </w:r>
          </w:p>
        </w:tc>
        <w:tc>
          <w:tcPr>
            <w:tcW w:w="3597" w:type="dxa"/>
          </w:tcPr>
          <w:p w14:paraId="353282E8" w14:textId="57D57C7E" w:rsidR="009C5F83" w:rsidRDefault="009C5F83" w:rsidP="009C5F83">
            <w:r>
              <w:t>Linked via CI</w:t>
            </w:r>
          </w:p>
        </w:tc>
        <w:tc>
          <w:tcPr>
            <w:tcW w:w="3597" w:type="dxa"/>
          </w:tcPr>
          <w:p w14:paraId="6DD4BF64" w14:textId="46B3B460" w:rsidR="009C5F83" w:rsidRDefault="009C5F83" w:rsidP="009C5F83">
            <w:r>
              <w:t>Critical</w:t>
            </w:r>
          </w:p>
        </w:tc>
      </w:tr>
      <w:tr w:rsidR="009C5F83" w14:paraId="4A5E8E94" w14:textId="77777777" w:rsidTr="006F69E4">
        <w:trPr>
          <w:cantSplit/>
        </w:trPr>
        <w:tc>
          <w:tcPr>
            <w:tcW w:w="3596" w:type="dxa"/>
          </w:tcPr>
          <w:p w14:paraId="68DDA04B" w14:textId="780E73E0" w:rsidR="009C5F83" w:rsidRDefault="009C5F83" w:rsidP="009C5F83">
            <w:r>
              <w:t>Users</w:t>
            </w:r>
          </w:p>
        </w:tc>
        <w:tc>
          <w:tcPr>
            <w:tcW w:w="3597" w:type="dxa"/>
          </w:tcPr>
          <w:p w14:paraId="195B494C" w14:textId="200C74EE" w:rsidR="009C5F83" w:rsidRDefault="009C5F83" w:rsidP="009C5F83">
            <w:r>
              <w:t>Linked</w:t>
            </w:r>
          </w:p>
        </w:tc>
        <w:tc>
          <w:tcPr>
            <w:tcW w:w="3597" w:type="dxa"/>
          </w:tcPr>
          <w:p w14:paraId="5E17993D" w14:textId="111B4471" w:rsidR="009C5F83" w:rsidRDefault="009C5F83" w:rsidP="009C5F83">
            <w:r>
              <w:t>Ownership tracking</w:t>
            </w:r>
          </w:p>
        </w:tc>
      </w:tr>
    </w:tbl>
    <w:p w14:paraId="2FCA5FC8" w14:textId="77777777" w:rsidR="00452422" w:rsidRDefault="00452422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62D74E48" w:rsidR="001923D1" w:rsidRDefault="001923D1" w:rsidP="001923D1">
      <w:pPr>
        <w:pStyle w:val="Heading2"/>
      </w:pPr>
      <w:r>
        <w:t>4.1 Asset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E1EEA" w14:paraId="61FB56DD" w14:textId="77777777" w:rsidTr="006D39B7">
        <w:trPr>
          <w:cantSplit/>
        </w:trPr>
        <w:tc>
          <w:tcPr>
            <w:tcW w:w="2335" w:type="dxa"/>
          </w:tcPr>
          <w:p w14:paraId="76A8B147" w14:textId="3837FE9D" w:rsidR="007E1EEA" w:rsidRDefault="007E1EEA" w:rsidP="007E1EEA">
            <w:r>
              <w:t>Asset Types</w:t>
            </w:r>
          </w:p>
        </w:tc>
        <w:tc>
          <w:tcPr>
            <w:tcW w:w="1981" w:type="dxa"/>
          </w:tcPr>
          <w:p w14:paraId="40A5F5DE" w14:textId="58A6421E" w:rsidR="007E1EEA" w:rsidRDefault="007E1EEA" w:rsidP="007E1EEA">
            <w:r>
              <w:t>Unlimited</w:t>
            </w:r>
          </w:p>
        </w:tc>
        <w:tc>
          <w:tcPr>
            <w:tcW w:w="2158" w:type="dxa"/>
          </w:tcPr>
          <w:p w14:paraId="39D60FE7" w14:textId="77777777" w:rsidR="007E1EEA" w:rsidRDefault="007E1EEA" w:rsidP="007E1EEA"/>
        </w:tc>
        <w:tc>
          <w:tcPr>
            <w:tcW w:w="2158" w:type="dxa"/>
          </w:tcPr>
          <w:p w14:paraId="642CEAFB" w14:textId="77777777" w:rsidR="007E1EEA" w:rsidRDefault="007E1EEA" w:rsidP="007E1EEA"/>
        </w:tc>
        <w:tc>
          <w:tcPr>
            <w:tcW w:w="2158" w:type="dxa"/>
          </w:tcPr>
          <w:p w14:paraId="2A3F85C3" w14:textId="77777777" w:rsidR="007E1EEA" w:rsidRDefault="007E1EEA" w:rsidP="007E1EEA"/>
        </w:tc>
      </w:tr>
      <w:tr w:rsidR="007E1EEA" w14:paraId="14048CF2" w14:textId="77777777" w:rsidTr="006D39B7">
        <w:trPr>
          <w:cantSplit/>
        </w:trPr>
        <w:tc>
          <w:tcPr>
            <w:tcW w:w="2335" w:type="dxa"/>
          </w:tcPr>
          <w:p w14:paraId="7D6378D1" w14:textId="1BC12336" w:rsidR="007E1EEA" w:rsidRDefault="007E1EEA" w:rsidP="007E1EEA">
            <w:r>
              <w:t>Initial Scope</w:t>
            </w:r>
          </w:p>
        </w:tc>
        <w:tc>
          <w:tcPr>
            <w:tcW w:w="1981" w:type="dxa"/>
          </w:tcPr>
          <w:p w14:paraId="6C1EDFA3" w14:textId="0A8B72BC" w:rsidR="007E1EEA" w:rsidRDefault="007E1EEA" w:rsidP="007E1EEA">
            <w:r>
              <w:t>Not defined</w:t>
            </w:r>
          </w:p>
        </w:tc>
        <w:tc>
          <w:tcPr>
            <w:tcW w:w="2158" w:type="dxa"/>
          </w:tcPr>
          <w:p w14:paraId="777657D6" w14:textId="77777777" w:rsidR="007E1EEA" w:rsidRDefault="007E1EEA" w:rsidP="007E1EEA"/>
        </w:tc>
        <w:tc>
          <w:tcPr>
            <w:tcW w:w="2158" w:type="dxa"/>
          </w:tcPr>
          <w:p w14:paraId="1214B50A" w14:textId="77777777" w:rsidR="007E1EEA" w:rsidRDefault="007E1EEA" w:rsidP="007E1EEA"/>
        </w:tc>
        <w:tc>
          <w:tcPr>
            <w:tcW w:w="2158" w:type="dxa"/>
          </w:tcPr>
          <w:p w14:paraId="3F7203B2" w14:textId="77777777" w:rsidR="007E1EEA" w:rsidRDefault="007E1EEA" w:rsidP="007E1EEA"/>
        </w:tc>
      </w:tr>
      <w:tr w:rsidR="007E1EEA" w14:paraId="25260BC5" w14:textId="77777777" w:rsidTr="006D39B7">
        <w:trPr>
          <w:cantSplit/>
        </w:trPr>
        <w:tc>
          <w:tcPr>
            <w:tcW w:w="2335" w:type="dxa"/>
          </w:tcPr>
          <w:p w14:paraId="20F693CD" w14:textId="22BD3FBC" w:rsidR="007E1EEA" w:rsidRPr="002A7D8B" w:rsidRDefault="007E1EEA" w:rsidP="007E1EEA">
            <w:r>
              <w:t>Inclusion Criteria</w:t>
            </w:r>
          </w:p>
        </w:tc>
        <w:tc>
          <w:tcPr>
            <w:tcW w:w="1981" w:type="dxa"/>
          </w:tcPr>
          <w:p w14:paraId="2E90E049" w14:textId="5142D3EE" w:rsidR="007E1EEA" w:rsidRPr="002A7D8B" w:rsidRDefault="007E1EEA" w:rsidP="007E1EEA">
            <w:r>
              <w:t>Not defined</w:t>
            </w:r>
          </w:p>
        </w:tc>
        <w:tc>
          <w:tcPr>
            <w:tcW w:w="2158" w:type="dxa"/>
          </w:tcPr>
          <w:p w14:paraId="06F92EEF" w14:textId="77777777" w:rsidR="007E1EEA" w:rsidRDefault="007E1EEA" w:rsidP="007E1EEA"/>
        </w:tc>
        <w:tc>
          <w:tcPr>
            <w:tcW w:w="2158" w:type="dxa"/>
          </w:tcPr>
          <w:p w14:paraId="208A3535" w14:textId="77777777" w:rsidR="007E1EEA" w:rsidRDefault="007E1EEA" w:rsidP="007E1EEA"/>
        </w:tc>
        <w:tc>
          <w:tcPr>
            <w:tcW w:w="2158" w:type="dxa"/>
          </w:tcPr>
          <w:p w14:paraId="7127F670" w14:textId="77777777" w:rsidR="007E1EEA" w:rsidRDefault="007E1EEA" w:rsidP="007E1EEA"/>
        </w:tc>
      </w:tr>
    </w:tbl>
    <w:p w14:paraId="0D9FEC1F" w14:textId="77777777" w:rsidR="001923D1" w:rsidRDefault="001923D1" w:rsidP="001923D1"/>
    <w:p w14:paraId="559EDACD" w14:textId="6B06BC26" w:rsidR="007E1EEA" w:rsidRDefault="007E1EEA" w:rsidP="007E1EEA">
      <w:r>
        <w:t>MVP Rule: Track only</w:t>
      </w:r>
    </w:p>
    <w:p w14:paraId="4A3CCEBA" w14:textId="77777777" w:rsidR="007E1EEA" w:rsidRDefault="007E1EEA" w:rsidP="007E1EEA">
      <w:pPr>
        <w:pStyle w:val="ListParagraph"/>
        <w:numPr>
          <w:ilvl w:val="0"/>
          <w:numId w:val="27"/>
        </w:numPr>
      </w:pPr>
      <w:r>
        <w:t>Laptops</w:t>
      </w:r>
    </w:p>
    <w:p w14:paraId="19D390C3" w14:textId="77777777" w:rsidR="007E1EEA" w:rsidRDefault="007E1EEA" w:rsidP="007E1EEA">
      <w:pPr>
        <w:pStyle w:val="ListParagraph"/>
        <w:numPr>
          <w:ilvl w:val="0"/>
          <w:numId w:val="27"/>
        </w:numPr>
      </w:pPr>
      <w:r>
        <w:t>Monitors</w:t>
      </w:r>
    </w:p>
    <w:p w14:paraId="64653E7D" w14:textId="77777777" w:rsidR="007E1EEA" w:rsidRDefault="007E1EEA" w:rsidP="007E1EEA">
      <w:pPr>
        <w:pStyle w:val="ListParagraph"/>
        <w:numPr>
          <w:ilvl w:val="0"/>
          <w:numId w:val="27"/>
        </w:numPr>
      </w:pPr>
      <w:r>
        <w:t>(Optional) Mobile devices</w:t>
      </w:r>
    </w:p>
    <w:p w14:paraId="4B320A52" w14:textId="2E9CCFF4" w:rsidR="001923D1" w:rsidRDefault="001923D1" w:rsidP="001923D1">
      <w:pPr>
        <w:pStyle w:val="Heading2"/>
      </w:pPr>
      <w:r>
        <w:t>4.2 Asset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E1EEA" w14:paraId="6FC4F22F" w14:textId="77777777" w:rsidTr="00DF5014">
        <w:trPr>
          <w:cantSplit/>
        </w:trPr>
        <w:tc>
          <w:tcPr>
            <w:tcW w:w="2158" w:type="dxa"/>
          </w:tcPr>
          <w:p w14:paraId="5B6F4F99" w14:textId="515E71A7" w:rsidR="007E1EEA" w:rsidRDefault="007E1EEA" w:rsidP="007E1EEA">
            <w:r>
              <w:t>Laptop Class</w:t>
            </w:r>
          </w:p>
        </w:tc>
        <w:tc>
          <w:tcPr>
            <w:tcW w:w="2158" w:type="dxa"/>
          </w:tcPr>
          <w:p w14:paraId="584D8163" w14:textId="05E6C12C" w:rsidR="007E1EEA" w:rsidRDefault="007E1EEA" w:rsidP="007E1EEA">
            <w:r>
              <w:t>Available</w:t>
            </w:r>
          </w:p>
        </w:tc>
        <w:tc>
          <w:tcPr>
            <w:tcW w:w="2158" w:type="dxa"/>
          </w:tcPr>
          <w:p w14:paraId="3069A6E1" w14:textId="77777777" w:rsidR="007E1EEA" w:rsidRDefault="007E1EEA" w:rsidP="007E1EEA"/>
        </w:tc>
        <w:tc>
          <w:tcPr>
            <w:tcW w:w="2158" w:type="dxa"/>
          </w:tcPr>
          <w:p w14:paraId="6033DF80" w14:textId="77777777" w:rsidR="007E1EEA" w:rsidRDefault="007E1EEA" w:rsidP="007E1EEA"/>
        </w:tc>
        <w:tc>
          <w:tcPr>
            <w:tcW w:w="2158" w:type="dxa"/>
          </w:tcPr>
          <w:p w14:paraId="41122291" w14:textId="77777777" w:rsidR="007E1EEA" w:rsidRDefault="007E1EEA" w:rsidP="007E1EEA"/>
        </w:tc>
      </w:tr>
      <w:tr w:rsidR="007E1EEA" w14:paraId="4B538247" w14:textId="77777777" w:rsidTr="00DF5014">
        <w:trPr>
          <w:cantSplit/>
        </w:trPr>
        <w:tc>
          <w:tcPr>
            <w:tcW w:w="2158" w:type="dxa"/>
          </w:tcPr>
          <w:p w14:paraId="718BE949" w14:textId="4EB068B9" w:rsidR="007E1EEA" w:rsidRDefault="007E1EEA" w:rsidP="007E1EEA">
            <w:r>
              <w:t>Monitor Class</w:t>
            </w:r>
          </w:p>
        </w:tc>
        <w:tc>
          <w:tcPr>
            <w:tcW w:w="2158" w:type="dxa"/>
          </w:tcPr>
          <w:p w14:paraId="1F818B3C" w14:textId="1F239340" w:rsidR="007E1EEA" w:rsidRDefault="007E1EEA" w:rsidP="007E1EEA">
            <w:r>
              <w:t>Available</w:t>
            </w:r>
          </w:p>
        </w:tc>
        <w:tc>
          <w:tcPr>
            <w:tcW w:w="2158" w:type="dxa"/>
          </w:tcPr>
          <w:p w14:paraId="47C73E0F" w14:textId="77777777" w:rsidR="007E1EEA" w:rsidRDefault="007E1EEA" w:rsidP="007E1EEA"/>
        </w:tc>
        <w:tc>
          <w:tcPr>
            <w:tcW w:w="2158" w:type="dxa"/>
          </w:tcPr>
          <w:p w14:paraId="41A4A74E" w14:textId="77777777" w:rsidR="007E1EEA" w:rsidRDefault="007E1EEA" w:rsidP="007E1EEA"/>
        </w:tc>
        <w:tc>
          <w:tcPr>
            <w:tcW w:w="2158" w:type="dxa"/>
          </w:tcPr>
          <w:p w14:paraId="64B33DB7" w14:textId="77777777" w:rsidR="007E1EEA" w:rsidRDefault="007E1EEA" w:rsidP="007E1EEA"/>
        </w:tc>
      </w:tr>
      <w:tr w:rsidR="007E1EEA" w14:paraId="2F5E5A6D" w14:textId="77777777" w:rsidTr="00DF5014">
        <w:trPr>
          <w:cantSplit/>
        </w:trPr>
        <w:tc>
          <w:tcPr>
            <w:tcW w:w="2158" w:type="dxa"/>
          </w:tcPr>
          <w:p w14:paraId="4A001EB4" w14:textId="2989E681" w:rsidR="007E1EEA" w:rsidRDefault="007E1EEA" w:rsidP="007E1EEA">
            <w:r>
              <w:t>Mobile Devices</w:t>
            </w:r>
          </w:p>
        </w:tc>
        <w:tc>
          <w:tcPr>
            <w:tcW w:w="2158" w:type="dxa"/>
          </w:tcPr>
          <w:p w14:paraId="01A6AE98" w14:textId="40F70BA0" w:rsidR="007E1EEA" w:rsidRDefault="007E1EEA" w:rsidP="007E1EEA">
            <w:r>
              <w:t>Optional</w:t>
            </w:r>
          </w:p>
        </w:tc>
        <w:tc>
          <w:tcPr>
            <w:tcW w:w="2158" w:type="dxa"/>
          </w:tcPr>
          <w:p w14:paraId="7284B078" w14:textId="77777777" w:rsidR="007E1EEA" w:rsidRDefault="007E1EEA" w:rsidP="007E1EEA"/>
        </w:tc>
        <w:tc>
          <w:tcPr>
            <w:tcW w:w="2158" w:type="dxa"/>
          </w:tcPr>
          <w:p w14:paraId="6772CEB9" w14:textId="77777777" w:rsidR="007E1EEA" w:rsidRDefault="007E1EEA" w:rsidP="007E1EEA"/>
        </w:tc>
        <w:tc>
          <w:tcPr>
            <w:tcW w:w="2158" w:type="dxa"/>
          </w:tcPr>
          <w:p w14:paraId="3A718093" w14:textId="77777777" w:rsidR="007E1EEA" w:rsidRDefault="007E1EEA" w:rsidP="007E1EEA"/>
        </w:tc>
      </w:tr>
    </w:tbl>
    <w:p w14:paraId="40A08E24" w14:textId="77777777" w:rsidR="001923D1" w:rsidRDefault="001923D1" w:rsidP="001923D1"/>
    <w:p w14:paraId="6A79DE0E" w14:textId="7FDE0F18" w:rsidR="001923D1" w:rsidRDefault="001923D1" w:rsidP="001923D1">
      <w:pPr>
        <w:pStyle w:val="Heading2"/>
      </w:pPr>
      <w:r>
        <w:t>4.3 Stockroom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E1EEA" w14:paraId="7652037A" w14:textId="77777777" w:rsidTr="006C53D3">
        <w:trPr>
          <w:cantSplit/>
        </w:trPr>
        <w:tc>
          <w:tcPr>
            <w:tcW w:w="2158" w:type="dxa"/>
          </w:tcPr>
          <w:p w14:paraId="0C9B924E" w14:textId="7C1DE9A4" w:rsidR="007E1EEA" w:rsidRDefault="007E1EEA" w:rsidP="007E1EEA">
            <w:r>
              <w:t>Number of Stockrooms</w:t>
            </w:r>
          </w:p>
        </w:tc>
        <w:tc>
          <w:tcPr>
            <w:tcW w:w="2337" w:type="dxa"/>
          </w:tcPr>
          <w:p w14:paraId="4748778D" w14:textId="6CE1AE6E" w:rsidR="007E1EEA" w:rsidRDefault="007E1EEA" w:rsidP="007E1EEA">
            <w:r>
              <w:t>Unlimited</w:t>
            </w:r>
          </w:p>
        </w:tc>
        <w:tc>
          <w:tcPr>
            <w:tcW w:w="1979" w:type="dxa"/>
          </w:tcPr>
          <w:p w14:paraId="421F456C" w14:textId="77777777" w:rsidR="007E1EEA" w:rsidRDefault="007E1EEA" w:rsidP="007E1EEA"/>
        </w:tc>
        <w:tc>
          <w:tcPr>
            <w:tcW w:w="2158" w:type="dxa"/>
          </w:tcPr>
          <w:p w14:paraId="44B71AF9" w14:textId="77777777" w:rsidR="007E1EEA" w:rsidRDefault="007E1EEA" w:rsidP="007E1EEA"/>
        </w:tc>
        <w:tc>
          <w:tcPr>
            <w:tcW w:w="2158" w:type="dxa"/>
          </w:tcPr>
          <w:p w14:paraId="3F929B06" w14:textId="77777777" w:rsidR="007E1EEA" w:rsidRDefault="007E1EEA" w:rsidP="007E1EEA"/>
        </w:tc>
      </w:tr>
      <w:tr w:rsidR="007E1EEA" w14:paraId="2527F7F3" w14:textId="77777777" w:rsidTr="006C53D3">
        <w:trPr>
          <w:cantSplit/>
        </w:trPr>
        <w:tc>
          <w:tcPr>
            <w:tcW w:w="2158" w:type="dxa"/>
          </w:tcPr>
          <w:p w14:paraId="435C5868" w14:textId="4020FADE" w:rsidR="007E1EEA" w:rsidRDefault="007E1EEA" w:rsidP="007E1EEA">
            <w:r>
              <w:t>Locations</w:t>
            </w:r>
          </w:p>
        </w:tc>
        <w:tc>
          <w:tcPr>
            <w:tcW w:w="2337" w:type="dxa"/>
          </w:tcPr>
          <w:p w14:paraId="48B855A3" w14:textId="0A916B2F" w:rsidR="007E1EEA" w:rsidRDefault="007E1EEA" w:rsidP="007E1EEA">
            <w:r>
              <w:t>Not defined</w:t>
            </w:r>
          </w:p>
        </w:tc>
        <w:tc>
          <w:tcPr>
            <w:tcW w:w="1979" w:type="dxa"/>
          </w:tcPr>
          <w:p w14:paraId="62BA2F78" w14:textId="77777777" w:rsidR="007E1EEA" w:rsidRDefault="007E1EEA" w:rsidP="007E1EEA"/>
        </w:tc>
        <w:tc>
          <w:tcPr>
            <w:tcW w:w="2158" w:type="dxa"/>
          </w:tcPr>
          <w:p w14:paraId="1BBC05F5" w14:textId="77777777" w:rsidR="007E1EEA" w:rsidRDefault="007E1EEA" w:rsidP="007E1EEA"/>
        </w:tc>
        <w:tc>
          <w:tcPr>
            <w:tcW w:w="2158" w:type="dxa"/>
          </w:tcPr>
          <w:p w14:paraId="173D490B" w14:textId="77777777" w:rsidR="007E1EEA" w:rsidRDefault="007E1EEA" w:rsidP="007E1EEA"/>
        </w:tc>
      </w:tr>
      <w:tr w:rsidR="007E1EEA" w14:paraId="29E64694" w14:textId="77777777" w:rsidTr="006C53D3">
        <w:trPr>
          <w:cantSplit/>
        </w:trPr>
        <w:tc>
          <w:tcPr>
            <w:tcW w:w="2158" w:type="dxa"/>
          </w:tcPr>
          <w:p w14:paraId="095FEDA9" w14:textId="5AF06FF0" w:rsidR="007E1EEA" w:rsidRDefault="007E1EEA" w:rsidP="007E1EEA">
            <w:r>
              <w:t>Inventory Ownership</w:t>
            </w:r>
          </w:p>
        </w:tc>
        <w:tc>
          <w:tcPr>
            <w:tcW w:w="2337" w:type="dxa"/>
          </w:tcPr>
          <w:p w14:paraId="402D31B4" w14:textId="7835E7EC" w:rsidR="007E1EEA" w:rsidRDefault="007E1EEA" w:rsidP="007E1EEA">
            <w:r>
              <w:t>Not defined</w:t>
            </w:r>
          </w:p>
        </w:tc>
        <w:tc>
          <w:tcPr>
            <w:tcW w:w="1979" w:type="dxa"/>
          </w:tcPr>
          <w:p w14:paraId="20D8A0E8" w14:textId="77777777" w:rsidR="007E1EEA" w:rsidRDefault="007E1EEA" w:rsidP="007E1EEA"/>
        </w:tc>
        <w:tc>
          <w:tcPr>
            <w:tcW w:w="2158" w:type="dxa"/>
          </w:tcPr>
          <w:p w14:paraId="31A1A7F1" w14:textId="77777777" w:rsidR="007E1EEA" w:rsidRDefault="007E1EEA" w:rsidP="007E1EEA"/>
        </w:tc>
        <w:tc>
          <w:tcPr>
            <w:tcW w:w="2158" w:type="dxa"/>
          </w:tcPr>
          <w:p w14:paraId="21B4A337" w14:textId="77777777" w:rsidR="007E1EEA" w:rsidRDefault="007E1EEA" w:rsidP="007E1EEA"/>
        </w:tc>
      </w:tr>
    </w:tbl>
    <w:p w14:paraId="022E6E31" w14:textId="77777777" w:rsidR="001923D1" w:rsidRDefault="001923D1" w:rsidP="001923D1"/>
    <w:p w14:paraId="2FA1DA0B" w14:textId="1929698D" w:rsidR="007E1EEA" w:rsidRDefault="007E1EEA" w:rsidP="001923D1">
      <w:r>
        <w:t>MVP Guidance: 1–2 stockrooms only</w:t>
      </w:r>
    </w:p>
    <w:p w14:paraId="4A45F9C9" w14:textId="67893111" w:rsidR="001923D1" w:rsidRDefault="001923D1" w:rsidP="001923D1">
      <w:pPr>
        <w:pStyle w:val="Heading2"/>
      </w:pPr>
      <w:r>
        <w:t>4.4 Asset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E1EEA" w14:paraId="409176CD" w14:textId="77777777" w:rsidTr="00DF5014">
        <w:trPr>
          <w:cantSplit/>
        </w:trPr>
        <w:tc>
          <w:tcPr>
            <w:tcW w:w="2158" w:type="dxa"/>
          </w:tcPr>
          <w:p w14:paraId="0F15E133" w14:textId="5BA3B731" w:rsidR="007E1EEA" w:rsidRDefault="007E1EEA" w:rsidP="007E1EEA">
            <w:r>
              <w:t>Assignment to User</w:t>
            </w:r>
          </w:p>
        </w:tc>
        <w:tc>
          <w:tcPr>
            <w:tcW w:w="2158" w:type="dxa"/>
          </w:tcPr>
          <w:p w14:paraId="556D25B6" w14:textId="4F82F1EB" w:rsidR="007E1EEA" w:rsidRDefault="007E1EEA" w:rsidP="007E1EEA">
            <w:r>
              <w:t>Supported</w:t>
            </w:r>
          </w:p>
        </w:tc>
        <w:tc>
          <w:tcPr>
            <w:tcW w:w="2158" w:type="dxa"/>
          </w:tcPr>
          <w:p w14:paraId="574C9C32" w14:textId="77777777" w:rsidR="007E1EEA" w:rsidRDefault="007E1EEA" w:rsidP="007E1EEA"/>
        </w:tc>
        <w:tc>
          <w:tcPr>
            <w:tcW w:w="2158" w:type="dxa"/>
          </w:tcPr>
          <w:p w14:paraId="31110547" w14:textId="77777777" w:rsidR="007E1EEA" w:rsidRDefault="007E1EEA" w:rsidP="007E1EEA"/>
        </w:tc>
        <w:tc>
          <w:tcPr>
            <w:tcW w:w="2158" w:type="dxa"/>
          </w:tcPr>
          <w:p w14:paraId="750449D5" w14:textId="77777777" w:rsidR="007E1EEA" w:rsidRDefault="007E1EEA" w:rsidP="007E1EEA"/>
        </w:tc>
      </w:tr>
      <w:tr w:rsidR="007E1EEA" w14:paraId="576FE96E" w14:textId="77777777" w:rsidTr="00DF5014">
        <w:trPr>
          <w:cantSplit/>
        </w:trPr>
        <w:tc>
          <w:tcPr>
            <w:tcW w:w="2158" w:type="dxa"/>
          </w:tcPr>
          <w:p w14:paraId="27876B38" w14:textId="04EA6505" w:rsidR="007E1EEA" w:rsidRDefault="007E1EEA" w:rsidP="007E1EEA">
            <w:r>
              <w:t>Assignment via Request</w:t>
            </w:r>
          </w:p>
        </w:tc>
        <w:tc>
          <w:tcPr>
            <w:tcW w:w="2158" w:type="dxa"/>
          </w:tcPr>
          <w:p w14:paraId="11290788" w14:textId="31E0A055" w:rsidR="007E1EEA" w:rsidRDefault="007E1EEA" w:rsidP="007E1EEA">
            <w:r>
              <w:t>Optional</w:t>
            </w:r>
          </w:p>
        </w:tc>
        <w:tc>
          <w:tcPr>
            <w:tcW w:w="2158" w:type="dxa"/>
          </w:tcPr>
          <w:p w14:paraId="6E12AB1E" w14:textId="77777777" w:rsidR="007E1EEA" w:rsidRDefault="007E1EEA" w:rsidP="007E1EEA"/>
        </w:tc>
        <w:tc>
          <w:tcPr>
            <w:tcW w:w="2158" w:type="dxa"/>
          </w:tcPr>
          <w:p w14:paraId="5D3B9F60" w14:textId="77777777" w:rsidR="007E1EEA" w:rsidRDefault="007E1EEA" w:rsidP="007E1EEA"/>
        </w:tc>
        <w:tc>
          <w:tcPr>
            <w:tcW w:w="2158" w:type="dxa"/>
          </w:tcPr>
          <w:p w14:paraId="535DFAEB" w14:textId="77777777" w:rsidR="007E1EEA" w:rsidRDefault="007E1EEA" w:rsidP="007E1EEA"/>
        </w:tc>
      </w:tr>
      <w:tr w:rsidR="007E1EEA" w14:paraId="076ACF3C" w14:textId="77777777" w:rsidTr="00DF5014">
        <w:trPr>
          <w:cantSplit/>
        </w:trPr>
        <w:tc>
          <w:tcPr>
            <w:tcW w:w="2158" w:type="dxa"/>
          </w:tcPr>
          <w:p w14:paraId="7B5AF58D" w14:textId="1E49CD1F" w:rsidR="007E1EEA" w:rsidRDefault="007E1EEA" w:rsidP="007E1EEA">
            <w:r>
              <w:t>Ownership Tracking</w:t>
            </w:r>
          </w:p>
        </w:tc>
        <w:tc>
          <w:tcPr>
            <w:tcW w:w="2158" w:type="dxa"/>
          </w:tcPr>
          <w:p w14:paraId="6B8B2532" w14:textId="3F65DC91" w:rsidR="007E1EEA" w:rsidRDefault="007E1EEA" w:rsidP="007E1EEA">
            <w:r>
              <w:t>Optional</w:t>
            </w:r>
          </w:p>
        </w:tc>
        <w:tc>
          <w:tcPr>
            <w:tcW w:w="2158" w:type="dxa"/>
          </w:tcPr>
          <w:p w14:paraId="541EDC7C" w14:textId="77777777" w:rsidR="007E1EEA" w:rsidRDefault="007E1EEA" w:rsidP="007E1EEA"/>
        </w:tc>
        <w:tc>
          <w:tcPr>
            <w:tcW w:w="2158" w:type="dxa"/>
          </w:tcPr>
          <w:p w14:paraId="3EFD5B7C" w14:textId="77777777" w:rsidR="007E1EEA" w:rsidRDefault="007E1EEA" w:rsidP="007E1EEA"/>
        </w:tc>
        <w:tc>
          <w:tcPr>
            <w:tcW w:w="2158" w:type="dxa"/>
          </w:tcPr>
          <w:p w14:paraId="18AB871B" w14:textId="77777777" w:rsidR="007E1EEA" w:rsidRDefault="007E1EEA" w:rsidP="007E1EEA"/>
        </w:tc>
      </w:tr>
    </w:tbl>
    <w:p w14:paraId="279CDBA8" w14:textId="77777777" w:rsidR="001923D1" w:rsidRDefault="001923D1" w:rsidP="001923D1"/>
    <w:p w14:paraId="47A391F9" w14:textId="44D3F79A" w:rsidR="001923D1" w:rsidRDefault="001923D1" w:rsidP="001923D1">
      <w:pPr>
        <w:pStyle w:val="Heading2"/>
      </w:pPr>
      <w:r>
        <w:t>4.5 Lifecycle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E1EEA" w14:paraId="137D3A3F" w14:textId="77777777" w:rsidTr="00DF5014">
        <w:trPr>
          <w:cantSplit/>
        </w:trPr>
        <w:tc>
          <w:tcPr>
            <w:tcW w:w="2158" w:type="dxa"/>
          </w:tcPr>
          <w:p w14:paraId="1CEC29B3" w14:textId="3EF93507" w:rsidR="007E1EEA" w:rsidRDefault="007E1EEA" w:rsidP="007E1EEA">
            <w:r>
              <w:t>Lifecycle States</w:t>
            </w:r>
          </w:p>
        </w:tc>
        <w:tc>
          <w:tcPr>
            <w:tcW w:w="2158" w:type="dxa"/>
          </w:tcPr>
          <w:p w14:paraId="2B08802F" w14:textId="75D30665" w:rsidR="007E1EEA" w:rsidRDefault="007E1EEA" w:rsidP="007E1EEA">
            <w:r>
              <w:t>Basic</w:t>
            </w:r>
          </w:p>
        </w:tc>
        <w:tc>
          <w:tcPr>
            <w:tcW w:w="2158" w:type="dxa"/>
          </w:tcPr>
          <w:p w14:paraId="002A61D8" w14:textId="77777777" w:rsidR="007E1EEA" w:rsidRDefault="007E1EEA" w:rsidP="007E1EEA"/>
        </w:tc>
        <w:tc>
          <w:tcPr>
            <w:tcW w:w="2158" w:type="dxa"/>
          </w:tcPr>
          <w:p w14:paraId="74F85BFB" w14:textId="77777777" w:rsidR="007E1EEA" w:rsidRDefault="007E1EEA" w:rsidP="007E1EEA"/>
        </w:tc>
        <w:tc>
          <w:tcPr>
            <w:tcW w:w="2158" w:type="dxa"/>
          </w:tcPr>
          <w:p w14:paraId="76ED9515" w14:textId="77777777" w:rsidR="007E1EEA" w:rsidRDefault="007E1EEA" w:rsidP="007E1EEA"/>
        </w:tc>
      </w:tr>
      <w:tr w:rsidR="007E1EEA" w14:paraId="680D2C00" w14:textId="77777777" w:rsidTr="00DF5014">
        <w:trPr>
          <w:cantSplit/>
        </w:trPr>
        <w:tc>
          <w:tcPr>
            <w:tcW w:w="2158" w:type="dxa"/>
          </w:tcPr>
          <w:p w14:paraId="463040DA" w14:textId="67C547A1" w:rsidR="007E1EEA" w:rsidRDefault="007E1EEA" w:rsidP="007E1EEA">
            <w:r>
              <w:t>Transitions</w:t>
            </w:r>
          </w:p>
        </w:tc>
        <w:tc>
          <w:tcPr>
            <w:tcW w:w="2158" w:type="dxa"/>
          </w:tcPr>
          <w:p w14:paraId="4434CD5A" w14:textId="0F020186" w:rsidR="007E1EEA" w:rsidRDefault="007E1EEA" w:rsidP="007E1EEA">
            <w:r>
              <w:t>Not enforced</w:t>
            </w:r>
          </w:p>
        </w:tc>
        <w:tc>
          <w:tcPr>
            <w:tcW w:w="2158" w:type="dxa"/>
          </w:tcPr>
          <w:p w14:paraId="38B6CD96" w14:textId="77777777" w:rsidR="007E1EEA" w:rsidRDefault="007E1EEA" w:rsidP="007E1EEA"/>
        </w:tc>
        <w:tc>
          <w:tcPr>
            <w:tcW w:w="2158" w:type="dxa"/>
          </w:tcPr>
          <w:p w14:paraId="57F9CFCD" w14:textId="77777777" w:rsidR="007E1EEA" w:rsidRDefault="007E1EEA" w:rsidP="007E1EEA"/>
        </w:tc>
        <w:tc>
          <w:tcPr>
            <w:tcW w:w="2158" w:type="dxa"/>
          </w:tcPr>
          <w:p w14:paraId="25A5E349" w14:textId="77777777" w:rsidR="007E1EEA" w:rsidRDefault="007E1EEA" w:rsidP="007E1EEA"/>
        </w:tc>
      </w:tr>
      <w:tr w:rsidR="007E1EEA" w14:paraId="58EB3E36" w14:textId="77777777" w:rsidTr="00DF5014">
        <w:trPr>
          <w:cantSplit/>
        </w:trPr>
        <w:tc>
          <w:tcPr>
            <w:tcW w:w="2158" w:type="dxa"/>
          </w:tcPr>
          <w:p w14:paraId="5C5DFCF3" w14:textId="57E10B59" w:rsidR="007E1EEA" w:rsidRDefault="007E1EEA" w:rsidP="007E1EEA">
            <w:r>
              <w:t>Retirement Process</w:t>
            </w:r>
          </w:p>
        </w:tc>
        <w:tc>
          <w:tcPr>
            <w:tcW w:w="2158" w:type="dxa"/>
          </w:tcPr>
          <w:p w14:paraId="1CBDE746" w14:textId="2F9327A6" w:rsidR="007E1EEA" w:rsidRDefault="007E1EEA" w:rsidP="007E1EEA">
            <w:r>
              <w:t>Not defined</w:t>
            </w:r>
          </w:p>
        </w:tc>
        <w:tc>
          <w:tcPr>
            <w:tcW w:w="2158" w:type="dxa"/>
          </w:tcPr>
          <w:p w14:paraId="3C5E189C" w14:textId="77777777" w:rsidR="007E1EEA" w:rsidRDefault="007E1EEA" w:rsidP="007E1EEA"/>
        </w:tc>
        <w:tc>
          <w:tcPr>
            <w:tcW w:w="2158" w:type="dxa"/>
          </w:tcPr>
          <w:p w14:paraId="00E2EAA6" w14:textId="77777777" w:rsidR="007E1EEA" w:rsidRDefault="007E1EEA" w:rsidP="007E1EEA"/>
        </w:tc>
        <w:tc>
          <w:tcPr>
            <w:tcW w:w="2158" w:type="dxa"/>
          </w:tcPr>
          <w:p w14:paraId="1C508AD8" w14:textId="77777777" w:rsidR="007E1EEA" w:rsidRDefault="007E1EEA" w:rsidP="007E1EEA"/>
        </w:tc>
      </w:tr>
    </w:tbl>
    <w:p w14:paraId="53BE765E" w14:textId="77777777" w:rsidR="001923D1" w:rsidRDefault="001923D1" w:rsidP="001923D1"/>
    <w:p w14:paraId="4CCFE717" w14:textId="20923BDE" w:rsidR="001923D1" w:rsidRDefault="001923D1" w:rsidP="001923D1">
      <w:pPr>
        <w:pStyle w:val="Heading2"/>
      </w:pPr>
      <w:r>
        <w:t>4.6 Data Source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61"/>
        <w:gridCol w:w="2158"/>
        <w:gridCol w:w="2158"/>
        <w:gridCol w:w="2158"/>
      </w:tblGrid>
      <w:tr w:rsidR="001923D1" w:rsidRPr="0048765F" w14:paraId="225A9397" w14:textId="77777777" w:rsidTr="007E1EEA">
        <w:trPr>
          <w:cantSplit/>
          <w:tblHeader/>
        </w:trPr>
        <w:tc>
          <w:tcPr>
            <w:tcW w:w="215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E1EEA" w14:paraId="45D5943C" w14:textId="77777777" w:rsidTr="007E1EEA">
        <w:trPr>
          <w:cantSplit/>
        </w:trPr>
        <w:tc>
          <w:tcPr>
            <w:tcW w:w="2155" w:type="dxa"/>
          </w:tcPr>
          <w:p w14:paraId="07DCBF9B" w14:textId="3C6652C5" w:rsidR="007E1EEA" w:rsidRDefault="007E1EEA" w:rsidP="007E1EEA">
            <w:r>
              <w:t>Manual Entry</w:t>
            </w:r>
          </w:p>
        </w:tc>
        <w:tc>
          <w:tcPr>
            <w:tcW w:w="2161" w:type="dxa"/>
          </w:tcPr>
          <w:p w14:paraId="3AAF562E" w14:textId="682AD012" w:rsidR="007E1EEA" w:rsidRDefault="007E1EEA" w:rsidP="007E1EEA">
            <w:r>
              <w:t>Supported</w:t>
            </w:r>
          </w:p>
        </w:tc>
        <w:tc>
          <w:tcPr>
            <w:tcW w:w="2158" w:type="dxa"/>
          </w:tcPr>
          <w:p w14:paraId="7389F761" w14:textId="77777777" w:rsidR="007E1EEA" w:rsidRDefault="007E1EEA" w:rsidP="007E1EEA"/>
        </w:tc>
        <w:tc>
          <w:tcPr>
            <w:tcW w:w="2158" w:type="dxa"/>
          </w:tcPr>
          <w:p w14:paraId="0EE427D2" w14:textId="77777777" w:rsidR="007E1EEA" w:rsidRDefault="007E1EEA" w:rsidP="007E1EEA"/>
        </w:tc>
        <w:tc>
          <w:tcPr>
            <w:tcW w:w="2158" w:type="dxa"/>
          </w:tcPr>
          <w:p w14:paraId="61D86633" w14:textId="77777777" w:rsidR="007E1EEA" w:rsidRDefault="007E1EEA" w:rsidP="007E1EEA"/>
        </w:tc>
      </w:tr>
      <w:tr w:rsidR="007E1EEA" w14:paraId="5012EDA5" w14:textId="77777777" w:rsidTr="007E1EEA">
        <w:trPr>
          <w:cantSplit/>
        </w:trPr>
        <w:tc>
          <w:tcPr>
            <w:tcW w:w="2155" w:type="dxa"/>
          </w:tcPr>
          <w:p w14:paraId="2DA4963E" w14:textId="597084F4" w:rsidR="007E1EEA" w:rsidRDefault="007E1EEA" w:rsidP="007E1EEA">
            <w:r>
              <w:t>Import</w:t>
            </w:r>
          </w:p>
        </w:tc>
        <w:tc>
          <w:tcPr>
            <w:tcW w:w="2161" w:type="dxa"/>
          </w:tcPr>
          <w:p w14:paraId="1E249733" w14:textId="19C558E8" w:rsidR="007E1EEA" w:rsidRDefault="007E1EEA" w:rsidP="007E1EEA">
            <w:r>
              <w:t>Supported</w:t>
            </w:r>
          </w:p>
        </w:tc>
        <w:tc>
          <w:tcPr>
            <w:tcW w:w="2158" w:type="dxa"/>
          </w:tcPr>
          <w:p w14:paraId="7CC94EB9" w14:textId="77777777" w:rsidR="007E1EEA" w:rsidRDefault="007E1EEA" w:rsidP="007E1EEA"/>
        </w:tc>
        <w:tc>
          <w:tcPr>
            <w:tcW w:w="2158" w:type="dxa"/>
          </w:tcPr>
          <w:p w14:paraId="51DE0F2F" w14:textId="77777777" w:rsidR="007E1EEA" w:rsidRDefault="007E1EEA" w:rsidP="007E1EEA"/>
        </w:tc>
        <w:tc>
          <w:tcPr>
            <w:tcW w:w="2158" w:type="dxa"/>
          </w:tcPr>
          <w:p w14:paraId="4EF96134" w14:textId="77777777" w:rsidR="007E1EEA" w:rsidRDefault="007E1EEA" w:rsidP="007E1EEA"/>
        </w:tc>
      </w:tr>
      <w:tr w:rsidR="007E1EEA" w14:paraId="3055DA52" w14:textId="77777777" w:rsidTr="007E1EEA">
        <w:trPr>
          <w:cantSplit/>
        </w:trPr>
        <w:tc>
          <w:tcPr>
            <w:tcW w:w="2155" w:type="dxa"/>
          </w:tcPr>
          <w:p w14:paraId="0133A00C" w14:textId="25B9B1B7" w:rsidR="007E1EEA" w:rsidRDefault="007E1EEA" w:rsidP="007E1EEA">
            <w:r>
              <w:t>Integration (Intune)</w:t>
            </w:r>
          </w:p>
        </w:tc>
        <w:tc>
          <w:tcPr>
            <w:tcW w:w="2161" w:type="dxa"/>
          </w:tcPr>
          <w:p w14:paraId="348F9C51" w14:textId="13AFEF26" w:rsidR="007E1EEA" w:rsidRDefault="007E1EEA" w:rsidP="007E1EEA">
            <w:r>
              <w:t>Optional</w:t>
            </w:r>
          </w:p>
        </w:tc>
        <w:tc>
          <w:tcPr>
            <w:tcW w:w="2158" w:type="dxa"/>
          </w:tcPr>
          <w:p w14:paraId="046C8C7F" w14:textId="77777777" w:rsidR="007E1EEA" w:rsidRDefault="007E1EEA" w:rsidP="007E1EEA"/>
        </w:tc>
        <w:tc>
          <w:tcPr>
            <w:tcW w:w="2158" w:type="dxa"/>
          </w:tcPr>
          <w:p w14:paraId="5356A489" w14:textId="77777777" w:rsidR="007E1EEA" w:rsidRDefault="007E1EEA" w:rsidP="007E1EEA"/>
        </w:tc>
        <w:tc>
          <w:tcPr>
            <w:tcW w:w="2158" w:type="dxa"/>
          </w:tcPr>
          <w:p w14:paraId="3DF30D66" w14:textId="77777777" w:rsidR="007E1EEA" w:rsidRDefault="007E1EEA" w:rsidP="007E1EEA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6FE9E020" w:rsidR="001923D1" w:rsidRDefault="00757D72" w:rsidP="001923D1">
      <w:r>
        <w:t>Required MVP (From Intune):</w:t>
      </w:r>
    </w:p>
    <w:p w14:paraId="6858658C" w14:textId="5410D1DB" w:rsidR="007E1EEA" w:rsidRDefault="007E1EEA" w:rsidP="007E1EEA">
      <w:pPr>
        <w:pStyle w:val="ListParagraph"/>
        <w:numPr>
          <w:ilvl w:val="0"/>
          <w:numId w:val="11"/>
        </w:numPr>
      </w:pPr>
      <w:r>
        <w:t>Asset Name</w:t>
      </w:r>
    </w:p>
    <w:p w14:paraId="223C9DAD" w14:textId="1C87F360" w:rsidR="007E1EEA" w:rsidRDefault="007E1EEA" w:rsidP="007E1EEA">
      <w:pPr>
        <w:pStyle w:val="ListParagraph"/>
        <w:numPr>
          <w:ilvl w:val="0"/>
          <w:numId w:val="11"/>
        </w:numPr>
      </w:pPr>
      <w:r>
        <w:t>Asset Class</w:t>
      </w:r>
    </w:p>
    <w:p w14:paraId="0A79CC52" w14:textId="0E5F5495" w:rsidR="007E1EEA" w:rsidRDefault="007E1EEA" w:rsidP="007E1EEA">
      <w:pPr>
        <w:pStyle w:val="ListParagraph"/>
        <w:numPr>
          <w:ilvl w:val="0"/>
          <w:numId w:val="11"/>
        </w:numPr>
      </w:pPr>
      <w:r>
        <w:t>Serial Number</w:t>
      </w:r>
    </w:p>
    <w:p w14:paraId="7DA00A6D" w14:textId="004BA4E8" w:rsidR="007E1EEA" w:rsidRDefault="007E1EEA" w:rsidP="007E1EEA">
      <w:pPr>
        <w:pStyle w:val="ListParagraph"/>
        <w:numPr>
          <w:ilvl w:val="0"/>
          <w:numId w:val="11"/>
        </w:numPr>
      </w:pPr>
      <w:r>
        <w:t>Status</w:t>
      </w:r>
    </w:p>
    <w:p w14:paraId="6EE0A58A" w14:textId="7633A707" w:rsidR="001923D1" w:rsidRDefault="007E1EEA" w:rsidP="007E1EEA">
      <w:pPr>
        <w:pStyle w:val="ListParagraph"/>
        <w:numPr>
          <w:ilvl w:val="0"/>
          <w:numId w:val="11"/>
        </w:numPr>
      </w:pPr>
      <w:r>
        <w:t>Assigned User (if in use)</w:t>
      </w:r>
    </w:p>
    <w:p w14:paraId="71B92647" w14:textId="77777777" w:rsidR="001923D1" w:rsidRDefault="001923D1" w:rsidP="001923D1"/>
    <w:p w14:paraId="3EE170EA" w14:textId="77B5D979" w:rsidR="008B22EF" w:rsidRDefault="00B142F5" w:rsidP="001923D1">
      <w:r>
        <w:t>Recommended:</w:t>
      </w:r>
    </w:p>
    <w:p w14:paraId="14C3CC4D" w14:textId="169753EB" w:rsidR="007E1EEA" w:rsidRDefault="007E1EEA" w:rsidP="007E1EEA">
      <w:pPr>
        <w:pStyle w:val="ListParagraph"/>
        <w:numPr>
          <w:ilvl w:val="0"/>
          <w:numId w:val="4"/>
        </w:numPr>
      </w:pPr>
      <w:r>
        <w:t>Location</w:t>
      </w:r>
    </w:p>
    <w:p w14:paraId="36815960" w14:textId="7DB87D59" w:rsidR="007E1EEA" w:rsidRDefault="007E1EEA" w:rsidP="007E1EEA">
      <w:pPr>
        <w:pStyle w:val="ListParagraph"/>
        <w:numPr>
          <w:ilvl w:val="0"/>
          <w:numId w:val="4"/>
        </w:numPr>
      </w:pPr>
      <w:r>
        <w:t>Stockroom</w:t>
      </w:r>
    </w:p>
    <w:p w14:paraId="7FCDAF31" w14:textId="0B5188A8" w:rsidR="008B22EF" w:rsidRDefault="007E1EEA" w:rsidP="007E1EEA">
      <w:pPr>
        <w:pStyle w:val="ListParagraph"/>
        <w:numPr>
          <w:ilvl w:val="0"/>
          <w:numId w:val="4"/>
        </w:numPr>
      </w:pPr>
      <w:r>
        <w:t>Model / Manufacturer</w:t>
      </w:r>
    </w:p>
    <w:p w14:paraId="2E0B479C" w14:textId="77777777" w:rsidR="00791013" w:rsidRDefault="00791013" w:rsidP="00791013"/>
    <w:p w14:paraId="4DEB3A2A" w14:textId="3D5C16B5" w:rsidR="00791013" w:rsidRDefault="00791013" w:rsidP="00791013">
      <w:r>
        <w:t>Optional (MVP+):</w:t>
      </w:r>
    </w:p>
    <w:p w14:paraId="0ABF5FC4" w14:textId="7B2A9B6B" w:rsidR="007E1EEA" w:rsidRDefault="007E1EEA" w:rsidP="007E1EEA">
      <w:pPr>
        <w:pStyle w:val="ListParagraph"/>
        <w:numPr>
          <w:ilvl w:val="0"/>
          <w:numId w:val="26"/>
        </w:numPr>
      </w:pPr>
      <w:r>
        <w:t>Cost</w:t>
      </w:r>
    </w:p>
    <w:p w14:paraId="6AC990F5" w14:textId="11CEE2E9" w:rsidR="007E1EEA" w:rsidRDefault="007E1EEA" w:rsidP="007E1EEA">
      <w:pPr>
        <w:pStyle w:val="ListParagraph"/>
        <w:numPr>
          <w:ilvl w:val="0"/>
          <w:numId w:val="26"/>
        </w:numPr>
      </w:pPr>
      <w:r>
        <w:t>Purchase date</w:t>
      </w:r>
    </w:p>
    <w:p w14:paraId="7C80647F" w14:textId="65519574" w:rsidR="00791013" w:rsidRDefault="007E1EEA" w:rsidP="007E1EEA">
      <w:pPr>
        <w:pStyle w:val="ListParagraph"/>
        <w:numPr>
          <w:ilvl w:val="0"/>
          <w:numId w:val="26"/>
        </w:numPr>
      </w:pPr>
      <w:r>
        <w:t>Warranty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07F72396" w:rsidR="00D4572C" w:rsidRDefault="007E1EEA" w:rsidP="00D4572C">
      <w:pPr>
        <w:pStyle w:val="Heading2"/>
      </w:pPr>
      <w:r>
        <w:t>Asset Intake Flow</w:t>
      </w:r>
    </w:p>
    <w:p w14:paraId="30D0F86A" w14:textId="4B908372" w:rsidR="001923D1" w:rsidRDefault="007E1EEA" w:rsidP="001923D1">
      <w:r>
        <w:t>Asset received</w:t>
      </w:r>
    </w:p>
    <w:p w14:paraId="0F731426" w14:textId="5F3A3768" w:rsidR="007E1EEA" w:rsidRDefault="007E1EEA" w:rsidP="007E1EEA">
      <w:pPr>
        <w:pStyle w:val="ListParagraph"/>
        <w:numPr>
          <w:ilvl w:val="0"/>
          <w:numId w:val="12"/>
        </w:numPr>
      </w:pPr>
      <w:r>
        <w:t>Added to stockroom</w:t>
      </w:r>
    </w:p>
    <w:p w14:paraId="4CD8B425" w14:textId="771D7217" w:rsidR="007E1EEA" w:rsidRDefault="007E1EEA" w:rsidP="007E1EEA">
      <w:pPr>
        <w:pStyle w:val="ListParagraph"/>
        <w:numPr>
          <w:ilvl w:val="0"/>
          <w:numId w:val="12"/>
        </w:numPr>
      </w:pPr>
      <w:r>
        <w:t>Recorded in system</w:t>
      </w:r>
    </w:p>
    <w:p w14:paraId="239B096D" w14:textId="33D43A50" w:rsidR="00D4572C" w:rsidRDefault="007E1EEA" w:rsidP="007E1EEA">
      <w:pPr>
        <w:pStyle w:val="ListParagraph"/>
        <w:numPr>
          <w:ilvl w:val="0"/>
          <w:numId w:val="12"/>
        </w:numPr>
      </w:pPr>
      <w:r>
        <w:t>Status = In Stock</w:t>
      </w:r>
    </w:p>
    <w:p w14:paraId="5083BCD2" w14:textId="251592A0" w:rsidR="00D4572C" w:rsidRDefault="007E1EEA" w:rsidP="00D4572C">
      <w:pPr>
        <w:pStyle w:val="Heading2"/>
      </w:pPr>
      <w:r>
        <w:t>Assignment Flow</w:t>
      </w:r>
    </w:p>
    <w:p w14:paraId="14895D18" w14:textId="34CF2780" w:rsidR="00D4572C" w:rsidRDefault="007E1EEA" w:rsidP="00D4572C">
      <w:r>
        <w:t>User submits request</w:t>
      </w:r>
    </w:p>
    <w:p w14:paraId="7329824B" w14:textId="0BCFE7CB" w:rsidR="007E1EEA" w:rsidRDefault="007E1EEA" w:rsidP="007E1EEA">
      <w:pPr>
        <w:pStyle w:val="ListParagraph"/>
        <w:numPr>
          <w:ilvl w:val="0"/>
          <w:numId w:val="13"/>
        </w:numPr>
      </w:pPr>
      <w:r>
        <w:t>Asset selected from stock</w:t>
      </w:r>
    </w:p>
    <w:p w14:paraId="1A787368" w14:textId="7AD3B8E3" w:rsidR="007E1EEA" w:rsidRDefault="007E1EEA" w:rsidP="007E1EEA">
      <w:pPr>
        <w:pStyle w:val="ListParagraph"/>
        <w:numPr>
          <w:ilvl w:val="0"/>
          <w:numId w:val="13"/>
        </w:numPr>
      </w:pPr>
      <w:r>
        <w:t>Assigned to user</w:t>
      </w:r>
    </w:p>
    <w:p w14:paraId="018DE5F8" w14:textId="7CF4BD25" w:rsidR="00CF75A1" w:rsidRDefault="007E1EEA" w:rsidP="007E1EEA">
      <w:pPr>
        <w:pStyle w:val="ListParagraph"/>
        <w:numPr>
          <w:ilvl w:val="0"/>
          <w:numId w:val="13"/>
        </w:numPr>
      </w:pPr>
      <w:r>
        <w:t>Status = In Use</w:t>
      </w:r>
    </w:p>
    <w:p w14:paraId="4882E88F" w14:textId="4F797FF4" w:rsidR="00D4572C" w:rsidRDefault="007E1EEA" w:rsidP="00D4572C">
      <w:pPr>
        <w:pStyle w:val="Heading2"/>
      </w:pPr>
      <w:r>
        <w:t>Return Flow</w:t>
      </w:r>
    </w:p>
    <w:p w14:paraId="7D8B48F4" w14:textId="5012A13E" w:rsidR="00CF75A1" w:rsidRDefault="007E1EEA" w:rsidP="00CF75A1">
      <w:r>
        <w:t>Asset returned</w:t>
      </w:r>
    </w:p>
    <w:p w14:paraId="274D99AF" w14:textId="69E83832" w:rsidR="007E1EEA" w:rsidRDefault="007E1EEA" w:rsidP="007E1EEA">
      <w:pPr>
        <w:pStyle w:val="ListParagraph"/>
        <w:numPr>
          <w:ilvl w:val="0"/>
          <w:numId w:val="14"/>
        </w:numPr>
      </w:pPr>
      <w:r>
        <w:t>Inspected</w:t>
      </w:r>
    </w:p>
    <w:p w14:paraId="670DA484" w14:textId="58E7941E" w:rsidR="007E1EEA" w:rsidRDefault="007E1EEA" w:rsidP="007E1EEA">
      <w:pPr>
        <w:pStyle w:val="ListParagraph"/>
        <w:numPr>
          <w:ilvl w:val="0"/>
          <w:numId w:val="14"/>
        </w:numPr>
      </w:pPr>
      <w:r>
        <w:t>Returned to stockroom</w:t>
      </w:r>
    </w:p>
    <w:p w14:paraId="6AA183E8" w14:textId="382CB2D9" w:rsidR="00CF75A1" w:rsidRDefault="007E1EEA" w:rsidP="007E1EEA">
      <w:pPr>
        <w:pStyle w:val="ListParagraph"/>
        <w:numPr>
          <w:ilvl w:val="0"/>
          <w:numId w:val="14"/>
        </w:numPr>
      </w:pPr>
      <w:r>
        <w:t>Status = In Stock</w:t>
      </w:r>
    </w:p>
    <w:p w14:paraId="45E10A74" w14:textId="1C980018" w:rsidR="007E1EEA" w:rsidRDefault="00725D39" w:rsidP="007E1EEA">
      <w:pPr>
        <w:pStyle w:val="Heading2"/>
      </w:pPr>
      <w:r>
        <w:t>Retirement Flow</w:t>
      </w:r>
    </w:p>
    <w:p w14:paraId="0ADE7AF4" w14:textId="3F3B63C8" w:rsidR="00725D39" w:rsidRDefault="00725D39" w:rsidP="00725D39">
      <w:r>
        <w:t>Asset no longer usable</w:t>
      </w:r>
    </w:p>
    <w:p w14:paraId="754DAE6B" w14:textId="12434D79" w:rsidR="00725D39" w:rsidRDefault="00725D39" w:rsidP="00725D39">
      <w:pPr>
        <w:pStyle w:val="ListParagraph"/>
        <w:numPr>
          <w:ilvl w:val="0"/>
          <w:numId w:val="28"/>
        </w:numPr>
      </w:pPr>
      <w:r>
        <w:t>Mark as Retired</w:t>
      </w:r>
    </w:p>
    <w:p w14:paraId="2CEB7D55" w14:textId="05B2E691" w:rsidR="00725D39" w:rsidRPr="00725D39" w:rsidRDefault="00725D39" w:rsidP="00725D39">
      <w:pPr>
        <w:pStyle w:val="ListParagraph"/>
        <w:numPr>
          <w:ilvl w:val="0"/>
          <w:numId w:val="28"/>
        </w:numPr>
      </w:pPr>
      <w:r>
        <w:t>Removed from active inventory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35BC297C" w:rsidR="001923D1" w:rsidRDefault="00725D39" w:rsidP="001923D1">
      <w:r>
        <w:t>Hardware Asset Management is “working” when:</w:t>
      </w:r>
    </w:p>
    <w:p w14:paraId="24F3133F" w14:textId="456FB949" w:rsidR="00725D39" w:rsidRDefault="00725D39" w:rsidP="00725D39">
      <w:pPr>
        <w:pStyle w:val="ListParagraph"/>
        <w:numPr>
          <w:ilvl w:val="0"/>
          <w:numId w:val="5"/>
        </w:numPr>
      </w:pPr>
      <w:r>
        <w:t>Asset records exist for key devices</w:t>
      </w:r>
    </w:p>
    <w:p w14:paraId="1C362105" w14:textId="4CC73892" w:rsidR="00725D39" w:rsidRDefault="00725D39" w:rsidP="00725D39">
      <w:pPr>
        <w:pStyle w:val="ListParagraph"/>
        <w:numPr>
          <w:ilvl w:val="0"/>
          <w:numId w:val="5"/>
        </w:numPr>
      </w:pPr>
      <w:r>
        <w:t>Assets can be assigned to users</w:t>
      </w:r>
    </w:p>
    <w:p w14:paraId="639D7B14" w14:textId="3FE38504" w:rsidR="00725D39" w:rsidRDefault="00725D39" w:rsidP="00725D39">
      <w:pPr>
        <w:pStyle w:val="ListParagraph"/>
        <w:numPr>
          <w:ilvl w:val="0"/>
          <w:numId w:val="5"/>
        </w:numPr>
      </w:pPr>
      <w:r>
        <w:t>Stockrooms track inventory</w:t>
      </w:r>
    </w:p>
    <w:p w14:paraId="2B87AC4C" w14:textId="687BC717" w:rsidR="00725D39" w:rsidRDefault="00725D39" w:rsidP="00725D39">
      <w:pPr>
        <w:pStyle w:val="ListParagraph"/>
        <w:numPr>
          <w:ilvl w:val="0"/>
          <w:numId w:val="5"/>
        </w:numPr>
      </w:pPr>
      <w:r>
        <w:t>Assets are linked to service requests</w:t>
      </w:r>
    </w:p>
    <w:p w14:paraId="0EE9A705" w14:textId="3311BC5E" w:rsidR="00725D39" w:rsidRDefault="00725D39" w:rsidP="00725D39">
      <w:pPr>
        <w:pStyle w:val="ListParagraph"/>
        <w:numPr>
          <w:ilvl w:val="0"/>
          <w:numId w:val="5"/>
        </w:numPr>
      </w:pPr>
      <w:r>
        <w:t>Lifecycle states are visible and updated</w:t>
      </w:r>
    </w:p>
    <w:p w14:paraId="0E527A50" w14:textId="721C3BAD" w:rsidR="001923D1" w:rsidRDefault="00725D39" w:rsidP="00725D39">
      <w:pPr>
        <w:pStyle w:val="ListParagraph"/>
        <w:numPr>
          <w:ilvl w:val="0"/>
          <w:numId w:val="5"/>
        </w:numPr>
      </w:pPr>
      <w:r>
        <w:t xml:space="preserve">Basic inventory visibility exists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3482FC9F" w:rsidR="001923D1" w:rsidRDefault="00725D39" w:rsidP="00DF5014">
            <w:r>
              <w:t>Trying to track everything</w:t>
            </w:r>
          </w:p>
        </w:tc>
        <w:tc>
          <w:tcPr>
            <w:tcW w:w="5395" w:type="dxa"/>
          </w:tcPr>
          <w:p w14:paraId="731C1F33" w14:textId="2FB6608E" w:rsidR="001923D1" w:rsidRDefault="00725D39" w:rsidP="00DF5014">
            <w:r>
              <w:t>Start with high-value assets only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5AD0C1C0" w:rsidR="001923D1" w:rsidRDefault="00725D39" w:rsidP="00DF5014">
            <w:r>
              <w:t>Poor data quality (serial numbers missing)</w:t>
            </w:r>
          </w:p>
        </w:tc>
        <w:tc>
          <w:tcPr>
            <w:tcW w:w="5395" w:type="dxa"/>
          </w:tcPr>
          <w:p w14:paraId="65353AE6" w14:textId="40787C15" w:rsidR="001923D1" w:rsidRDefault="00725D39" w:rsidP="00DF5014">
            <w:r>
              <w:t>Breaks tracking quickly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487AD959" w:rsidR="001923D1" w:rsidRDefault="00725D39" w:rsidP="00DF5014">
            <w:r>
              <w:t>No ownership defined</w:t>
            </w:r>
          </w:p>
        </w:tc>
        <w:tc>
          <w:tcPr>
            <w:tcW w:w="5395" w:type="dxa"/>
          </w:tcPr>
          <w:p w14:paraId="3F62A12D" w14:textId="0C772AD7" w:rsidR="001923D1" w:rsidRDefault="00725D39" w:rsidP="00DF5014">
            <w:r>
              <w:t>Inventory becomes unreliable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5C51CA4A" w:rsidR="001923D1" w:rsidRDefault="00725D39" w:rsidP="00DF5014">
            <w:r>
              <w:t>Overcomplicating lifecycle states</w:t>
            </w:r>
          </w:p>
        </w:tc>
        <w:tc>
          <w:tcPr>
            <w:tcW w:w="5395" w:type="dxa"/>
          </w:tcPr>
          <w:p w14:paraId="1C79DF86" w14:textId="324B0B74" w:rsidR="001923D1" w:rsidRDefault="00725D39" w:rsidP="00DF5014">
            <w:r>
              <w:t>Keep them simple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02954E3C" w:rsidR="001923D1" w:rsidRDefault="00725D39" w:rsidP="00DF5014">
            <w:r>
              <w:t>Disconnect from Service Catalog</w:t>
            </w:r>
          </w:p>
        </w:tc>
        <w:tc>
          <w:tcPr>
            <w:tcW w:w="5395" w:type="dxa"/>
          </w:tcPr>
          <w:p w14:paraId="153DF202" w14:textId="48DB2ACE" w:rsidR="001923D1" w:rsidRDefault="00725D39" w:rsidP="00DF5014">
            <w:r>
              <w:t>Assets won’t be used in workflows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248F7DF4" w14:textId="5B845B5F" w:rsidR="00787368" w:rsidRDefault="00B0576C" w:rsidP="00DB76EB">
      <w:pPr>
        <w:pStyle w:val="ListParagraph"/>
        <w:numPr>
          <w:ilvl w:val="0"/>
          <w:numId w:val="6"/>
        </w:numPr>
      </w:pPr>
      <w:r>
        <w:t>Asset Scope: Laptops + monitors only</w:t>
      </w:r>
    </w:p>
    <w:p w14:paraId="26625E2A" w14:textId="6995185B" w:rsidR="00B0576C" w:rsidRDefault="00B0576C" w:rsidP="00DB76EB">
      <w:pPr>
        <w:pStyle w:val="ListParagraph"/>
        <w:numPr>
          <w:ilvl w:val="0"/>
          <w:numId w:val="6"/>
        </w:numPr>
      </w:pPr>
      <w:r>
        <w:t>Stockrooms: 1 central + 1 optional</w:t>
      </w:r>
    </w:p>
    <w:p w14:paraId="14E202AA" w14:textId="17D44AEE" w:rsidR="00B0576C" w:rsidRDefault="00B0576C" w:rsidP="00DB76EB">
      <w:pPr>
        <w:pStyle w:val="ListParagraph"/>
        <w:numPr>
          <w:ilvl w:val="0"/>
          <w:numId w:val="6"/>
        </w:numPr>
      </w:pPr>
      <w:r>
        <w:t xml:space="preserve">Lifecycle: </w:t>
      </w:r>
    </w:p>
    <w:p w14:paraId="176ECA53" w14:textId="419D9603" w:rsidR="00B0576C" w:rsidRDefault="00B0576C" w:rsidP="00B0576C">
      <w:pPr>
        <w:pStyle w:val="ListParagraph"/>
        <w:numPr>
          <w:ilvl w:val="1"/>
          <w:numId w:val="6"/>
        </w:numPr>
      </w:pPr>
      <w:r>
        <w:t>In Stock</w:t>
      </w:r>
    </w:p>
    <w:p w14:paraId="10548209" w14:textId="2EFF5B8C" w:rsidR="00B0576C" w:rsidRDefault="00B0576C" w:rsidP="00B0576C">
      <w:pPr>
        <w:pStyle w:val="ListParagraph"/>
        <w:numPr>
          <w:ilvl w:val="1"/>
          <w:numId w:val="6"/>
        </w:numPr>
      </w:pPr>
      <w:r>
        <w:t>In Use</w:t>
      </w:r>
    </w:p>
    <w:p w14:paraId="23F83876" w14:textId="4CAB664E" w:rsidR="00B0576C" w:rsidRDefault="00B0576C" w:rsidP="00B0576C">
      <w:pPr>
        <w:pStyle w:val="ListParagraph"/>
        <w:numPr>
          <w:ilvl w:val="1"/>
          <w:numId w:val="6"/>
        </w:numPr>
      </w:pPr>
      <w:r>
        <w:t>Retired</w:t>
      </w:r>
    </w:p>
    <w:p w14:paraId="0ABDD838" w14:textId="39848C1D" w:rsidR="00B0576C" w:rsidRDefault="00B0576C" w:rsidP="00DB76EB">
      <w:pPr>
        <w:pStyle w:val="ListParagraph"/>
        <w:numPr>
          <w:ilvl w:val="0"/>
          <w:numId w:val="6"/>
        </w:numPr>
      </w:pPr>
      <w:r>
        <w:t>Assignment: Through Service Catalog requests</w:t>
      </w:r>
    </w:p>
    <w:p w14:paraId="030CD078" w14:textId="7A0EC2AA" w:rsidR="00B0576C" w:rsidRDefault="00B0576C" w:rsidP="00DB76EB">
      <w:pPr>
        <w:pStyle w:val="ListParagraph"/>
        <w:numPr>
          <w:ilvl w:val="0"/>
          <w:numId w:val="6"/>
        </w:numPr>
      </w:pPr>
      <w:r>
        <w:t>Data: Minimal required fields only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3C69A4E8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“What devices do you actually need to track and control?”</w:t>
      </w:r>
    </w:p>
    <w:p w14:paraId="1E350405" w14:textId="051B3122" w:rsidR="00BA2571" w:rsidRDefault="00BA2571" w:rsidP="001923D1">
      <w:pPr>
        <w:pStyle w:val="ListParagraph"/>
        <w:numPr>
          <w:ilvl w:val="0"/>
          <w:numId w:val="7"/>
        </w:numPr>
      </w:pPr>
      <w:r>
        <w:t>Avoid: “What assets do you own?”</w:t>
      </w:r>
    </w:p>
    <w:p w14:paraId="6F9935FE" w14:textId="3F027609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assets cause the most issues if lost or unmanaged?”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1FE5"/>
    <w:multiLevelType w:val="hybridMultilevel"/>
    <w:tmpl w:val="B6EC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AF128C"/>
    <w:multiLevelType w:val="hybridMultilevel"/>
    <w:tmpl w:val="6B5AF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5"/>
  </w:num>
  <w:num w:numId="3" w16cid:durableId="903295714">
    <w:abstractNumId w:val="16"/>
  </w:num>
  <w:num w:numId="4" w16cid:durableId="47776009">
    <w:abstractNumId w:val="20"/>
  </w:num>
  <w:num w:numId="5" w16cid:durableId="1553544347">
    <w:abstractNumId w:val="19"/>
  </w:num>
  <w:num w:numId="6" w16cid:durableId="587078171">
    <w:abstractNumId w:val="14"/>
  </w:num>
  <w:num w:numId="7" w16cid:durableId="1463231596">
    <w:abstractNumId w:val="24"/>
  </w:num>
  <w:num w:numId="8" w16cid:durableId="1378630317">
    <w:abstractNumId w:val="10"/>
  </w:num>
  <w:num w:numId="9" w16cid:durableId="1744062372">
    <w:abstractNumId w:val="6"/>
  </w:num>
  <w:num w:numId="10" w16cid:durableId="140074366">
    <w:abstractNumId w:val="26"/>
  </w:num>
  <w:num w:numId="11" w16cid:durableId="1163472494">
    <w:abstractNumId w:val="27"/>
  </w:num>
  <w:num w:numId="12" w16cid:durableId="1449350217">
    <w:abstractNumId w:val="15"/>
  </w:num>
  <w:num w:numId="13" w16cid:durableId="1926958638">
    <w:abstractNumId w:val="11"/>
  </w:num>
  <w:num w:numId="14" w16cid:durableId="1807117042">
    <w:abstractNumId w:val="3"/>
  </w:num>
  <w:num w:numId="15" w16cid:durableId="547765294">
    <w:abstractNumId w:val="22"/>
  </w:num>
  <w:num w:numId="16" w16cid:durableId="553614438">
    <w:abstractNumId w:val="8"/>
  </w:num>
  <w:num w:numId="17" w16cid:durableId="1547643379">
    <w:abstractNumId w:val="2"/>
  </w:num>
  <w:num w:numId="18" w16cid:durableId="333731126">
    <w:abstractNumId w:val="13"/>
  </w:num>
  <w:num w:numId="19" w16cid:durableId="1644888372">
    <w:abstractNumId w:val="23"/>
  </w:num>
  <w:num w:numId="20" w16cid:durableId="896673025">
    <w:abstractNumId w:val="17"/>
  </w:num>
  <w:num w:numId="21" w16cid:durableId="404959389">
    <w:abstractNumId w:val="12"/>
  </w:num>
  <w:num w:numId="22" w16cid:durableId="1538351725">
    <w:abstractNumId w:val="9"/>
  </w:num>
  <w:num w:numId="23" w16cid:durableId="985159212">
    <w:abstractNumId w:val="4"/>
  </w:num>
  <w:num w:numId="24" w16cid:durableId="239220998">
    <w:abstractNumId w:val="18"/>
  </w:num>
  <w:num w:numId="25" w16cid:durableId="1559434043">
    <w:abstractNumId w:val="25"/>
  </w:num>
  <w:num w:numId="26" w16cid:durableId="1502576165">
    <w:abstractNumId w:val="7"/>
  </w:num>
  <w:num w:numId="27" w16cid:durableId="1700207097">
    <w:abstractNumId w:val="1"/>
  </w:num>
  <w:num w:numId="28" w16cid:durableId="12165501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42636"/>
    <w:rsid w:val="00146E97"/>
    <w:rsid w:val="0015353F"/>
    <w:rsid w:val="001923D1"/>
    <w:rsid w:val="001931A8"/>
    <w:rsid w:val="001D3BA2"/>
    <w:rsid w:val="00204C03"/>
    <w:rsid w:val="00212D5A"/>
    <w:rsid w:val="002951FD"/>
    <w:rsid w:val="002C6CBA"/>
    <w:rsid w:val="002E0DF5"/>
    <w:rsid w:val="002E10F5"/>
    <w:rsid w:val="003101E1"/>
    <w:rsid w:val="00320887"/>
    <w:rsid w:val="003253FC"/>
    <w:rsid w:val="00374EFB"/>
    <w:rsid w:val="003D0FEE"/>
    <w:rsid w:val="00442D13"/>
    <w:rsid w:val="00452422"/>
    <w:rsid w:val="00471152"/>
    <w:rsid w:val="00513587"/>
    <w:rsid w:val="00541C95"/>
    <w:rsid w:val="005E51F5"/>
    <w:rsid w:val="005E7856"/>
    <w:rsid w:val="006553ED"/>
    <w:rsid w:val="006C1DA6"/>
    <w:rsid w:val="006C2A64"/>
    <w:rsid w:val="006C53D3"/>
    <w:rsid w:val="006D39B7"/>
    <w:rsid w:val="006D655C"/>
    <w:rsid w:val="006E4639"/>
    <w:rsid w:val="0072435D"/>
    <w:rsid w:val="00725D39"/>
    <w:rsid w:val="00750E58"/>
    <w:rsid w:val="00757D72"/>
    <w:rsid w:val="00763CC1"/>
    <w:rsid w:val="00787368"/>
    <w:rsid w:val="00791013"/>
    <w:rsid w:val="007941C4"/>
    <w:rsid w:val="007B757D"/>
    <w:rsid w:val="007E1EEA"/>
    <w:rsid w:val="00866B43"/>
    <w:rsid w:val="008909E6"/>
    <w:rsid w:val="00894421"/>
    <w:rsid w:val="008A5E67"/>
    <w:rsid w:val="008B22EF"/>
    <w:rsid w:val="00902946"/>
    <w:rsid w:val="00942DDC"/>
    <w:rsid w:val="009C1176"/>
    <w:rsid w:val="009C5F83"/>
    <w:rsid w:val="00A562ED"/>
    <w:rsid w:val="00A7783C"/>
    <w:rsid w:val="00A779F4"/>
    <w:rsid w:val="00AF4D4B"/>
    <w:rsid w:val="00B0576C"/>
    <w:rsid w:val="00B142F5"/>
    <w:rsid w:val="00B548C1"/>
    <w:rsid w:val="00B63929"/>
    <w:rsid w:val="00B66003"/>
    <w:rsid w:val="00B75150"/>
    <w:rsid w:val="00B83E4F"/>
    <w:rsid w:val="00BA055A"/>
    <w:rsid w:val="00BA2571"/>
    <w:rsid w:val="00BF4B34"/>
    <w:rsid w:val="00C076DE"/>
    <w:rsid w:val="00C25B3D"/>
    <w:rsid w:val="00CB3A31"/>
    <w:rsid w:val="00CB586D"/>
    <w:rsid w:val="00CD60FE"/>
    <w:rsid w:val="00CE76F1"/>
    <w:rsid w:val="00CF75A1"/>
    <w:rsid w:val="00D4572C"/>
    <w:rsid w:val="00D54101"/>
    <w:rsid w:val="00D836B8"/>
    <w:rsid w:val="00D971F0"/>
    <w:rsid w:val="00DB76EB"/>
    <w:rsid w:val="00E41217"/>
    <w:rsid w:val="00E846BE"/>
    <w:rsid w:val="00F14B1F"/>
    <w:rsid w:val="00F22A2C"/>
    <w:rsid w:val="00F3598A"/>
    <w:rsid w:val="00F42689"/>
    <w:rsid w:val="00F63032"/>
    <w:rsid w:val="00FA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DOCID-202112391-25623</_dlc_DocId>
    <_dlc_DocIdUrl xmlns="ea10e7c1-45f6-45a6-9220-470b2ac38f45">
      <Url>https://itecsfederal.sharepoint.com/teams/MissionSolutions/ISM/_layouts/15/DocIdRedir.aspx?ID=DOCID-202112391-25623</Url>
      <Description>DOCID-202112391-25623</Description>
    </_dlc_DocIdUrl>
  </documentManagement>
</p:properties>
</file>

<file path=customXml/itemProps1.xml><?xml version="1.0" encoding="utf-8"?>
<ds:datastoreItem xmlns:ds="http://schemas.openxmlformats.org/officeDocument/2006/customXml" ds:itemID="{A9A0463E-CD6E-4426-B8E1-6E30B6E151EE}"/>
</file>

<file path=customXml/itemProps2.xml><?xml version="1.0" encoding="utf-8"?>
<ds:datastoreItem xmlns:ds="http://schemas.openxmlformats.org/officeDocument/2006/customXml" ds:itemID="{B37DAD77-9183-4C31-A05F-1751886C12EE}"/>
</file>

<file path=customXml/itemProps3.xml><?xml version="1.0" encoding="utf-8"?>
<ds:datastoreItem xmlns:ds="http://schemas.openxmlformats.org/officeDocument/2006/customXml" ds:itemID="{B5D01F92-0118-4C7F-95FD-71C617981F03}"/>
</file>

<file path=customXml/itemProps4.xml><?xml version="1.0" encoding="utf-8"?>
<ds:datastoreItem xmlns:ds="http://schemas.openxmlformats.org/officeDocument/2006/customXml" ds:itemID="{4B05CC10-9C32-43E0-BA52-BF4610B0123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5</Pages>
  <Words>678</Words>
  <Characters>3865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1. Purpose</vt:lpstr>
      <vt:lpstr>2. Scope (Sprint 5 Focus Only)</vt:lpstr>
      <vt:lpstr>3. Out-of-the-Box (OOTB) Configuration</vt:lpstr>
      <vt:lpstr>    3.1 Asset Framework</vt:lpstr>
      <vt:lpstr>    3.2 Asset Classes</vt:lpstr>
      <vt:lpstr>    3.3 Stockrooms</vt:lpstr>
      <vt:lpstr>    3.4 Lifecycle States</vt:lpstr>
      <vt:lpstr>    3.5 Integration Points</vt:lpstr>
      <vt:lpstr>4. Key Decisions (Client Input)</vt:lpstr>
      <vt:lpstr>    4.1 Asset Scope</vt:lpstr>
      <vt:lpstr>    4.2 Asset Classes</vt:lpstr>
      <vt:lpstr>    4.3 Stockroom Strategy</vt:lpstr>
      <vt:lpstr>    4.4 Asset Assignment</vt:lpstr>
      <vt:lpstr>    4.5 Lifecycle Management</vt:lpstr>
      <vt:lpstr>    4.6 Data Source</vt:lpstr>
      <vt:lpstr>5. Data Requirements</vt:lpstr>
      <vt:lpstr>6. Process Flows (Simple)</vt:lpstr>
      <vt:lpstr>    Asset Intake Flow</vt:lpstr>
      <vt:lpstr>    Assignment Flow</vt:lpstr>
      <vt:lpstr>    Return Flow</vt:lpstr>
      <vt:lpstr/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47</cp:revision>
  <dcterms:created xsi:type="dcterms:W3CDTF">2026-05-01T16:44:00Z</dcterms:created>
  <dcterms:modified xsi:type="dcterms:W3CDTF">2026-05-04T14:48:00Z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08bfdd36-5529-40e6-b101-3d8bbe18d969</vt:lpwstr>
  </property>
</Properties>
</file>