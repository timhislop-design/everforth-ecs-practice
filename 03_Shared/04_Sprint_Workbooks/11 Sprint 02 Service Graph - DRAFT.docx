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Service Graph Connectors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02 Workbook 11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Service Graph MVP — one trusted source, clean flow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10BC744A" w14:textId="1A54A64A" w:rsidR="0072435D" w:rsidRDefault="00D971F0" w:rsidP="0072435D">
      <w:r>
        <w:t>Service Graph Connectors integrate external systems (like SCCM and Intune) with ServiceNow to:</w:t>
      </w:r>
    </w:p>
    <w:p w14:paraId="743161B9" w14:textId="0C71AFF7" w:rsidR="00D971F0" w:rsidRDefault="00D971F0" w:rsidP="00D971F0">
      <w:pPr>
        <w:pStyle w:val="ListParagraph"/>
        <w:numPr>
          <w:ilvl w:val="0"/>
          <w:numId w:val="23"/>
        </w:numPr>
      </w:pPr>
      <w:r>
        <w:t>Import trusted device and endpoint data</w:t>
      </w:r>
    </w:p>
    <w:p w14:paraId="257EE4A7" w14:textId="4C9209B5" w:rsidR="00D971F0" w:rsidRDefault="00D971F0" w:rsidP="00D971F0">
      <w:pPr>
        <w:pStyle w:val="ListParagraph"/>
        <w:numPr>
          <w:ilvl w:val="0"/>
          <w:numId w:val="23"/>
        </w:numPr>
      </w:pPr>
      <w:r>
        <w:t>Keep CMDB records up-to-date automatically</w:t>
      </w:r>
    </w:p>
    <w:p w14:paraId="01D445BF" w14:textId="0F70F761" w:rsidR="0072435D" w:rsidRDefault="00D971F0" w:rsidP="00D971F0">
      <w:pPr>
        <w:pStyle w:val="ListParagraph"/>
        <w:numPr>
          <w:ilvl w:val="0"/>
          <w:numId w:val="23"/>
        </w:numPr>
      </w:pPr>
      <w:r>
        <w:t>Reduce manual entry and duplication</w:t>
      </w:r>
    </w:p>
    <w:p w14:paraId="13552222" w14:textId="77777777" w:rsidR="009C1176" w:rsidRDefault="009C1176" w:rsidP="009C1176"/>
    <w:p w14:paraId="2E079CCF" w14:textId="4D986990" w:rsidR="0015353F" w:rsidRDefault="00763CC1" w:rsidP="0015353F">
      <w:r>
        <w:t>In Sprint 2, the goal is:</w:t>
      </w:r>
    </w:p>
    <w:p w14:paraId="66C36EEC" w14:textId="1258EE0F" w:rsidR="00452422" w:rsidRDefault="00D971F0" w:rsidP="00452422">
      <w:pPr>
        <w:pStyle w:val="ListParagraph"/>
        <w:numPr>
          <w:ilvl w:val="0"/>
          <w:numId w:val="20"/>
        </w:numPr>
      </w:pPr>
      <w:del w:id="100" w:author="Claude" w:date="2026-05-08T00:00:00Z">
        <w:r>
          <w:delText>Connect a single authoritative source (SCCM / Intune)</w:delText>
        </w:r>
      </w:del>
      <w:ins w:id="101" w:author="Claude" w:date="2026-05-08T00:00:00Z">
        <w:r>
          <w:t>Connect ONE authoritative source for endpoints (SCCM or Intune, not both) — the second source is deferred to a later sprint</w:t>
        </w:r>
      </w:ins>
    </w:p>
    <w:p w14:paraId="3792A116" w14:textId="18AEF2F6" w:rsidR="0015353F" w:rsidRDefault="00D971F0" w:rsidP="00452422">
      <w:pPr>
        <w:pStyle w:val="ListParagraph"/>
        <w:numPr>
          <w:ilvl w:val="0"/>
          <w:numId w:val="20"/>
        </w:numPr>
      </w:pPr>
      <w:r>
        <w:t>Populate endpoint data cleanly into the CMDB</w:t>
      </w:r>
    </w:p>
    <w:p w14:paraId="6E80EF5F" w14:textId="77777777" w:rsidR="002C6CBA" w:rsidRDefault="002C6CBA" w:rsidP="002C6CBA"/>
    <w:p w14:paraId="3830C374" w14:textId="533B7364" w:rsidR="002C6CBA" w:rsidRDefault="00D971F0" w:rsidP="002C6CBA">
      <w:r>
        <w:t xml:space="preserve">Not perfection – just reliable data flow and control</w:t>
      </w:r>
      <w:ins w:id="200" w:author="Claude" w:date="2026-05-08T00:00:00Z">
        <w:r>
          <w:t xml:space="preserve"> — demo bar: one full ingest cycle runs on schedule, reconciliation rules visible, error queue reviewed</w:t>
        </w:r>
      </w:ins>
    </w:p>
    <w:p w14:paraId="1F15B327" w14:textId="745BDDA8" w:rsidR="001923D1" w:rsidRDefault="001923D1" w:rsidP="001923D1">
      <w:pPr>
        <w:pStyle w:val="Heading1"/>
      </w:pPr>
      <w:r>
        <w:t>2. Scope (Sprint 2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5ACB7F5A" w14:textId="792AF47D" w:rsidR="001931A8" w:rsidRDefault="001931A8" w:rsidP="001931A8">
      <w:pPr>
        <w:pStyle w:val="ListParagraph"/>
        <w:numPr>
          <w:ilvl w:val="0"/>
          <w:numId w:val="9"/>
        </w:numPr>
      </w:pPr>
      <w:r>
        <w:t>Installing Service Graph Connectors</w:t>
      </w:r>
    </w:p>
    <w:p w14:paraId="4BE1878C" w14:textId="0E7370FF" w:rsidR="001931A8" w:rsidRDefault="001931A8" w:rsidP="001931A8">
      <w:pPr>
        <w:pStyle w:val="ListParagraph"/>
        <w:numPr>
          <w:ilvl w:val="0"/>
          <w:numId w:val="9"/>
        </w:numPr>
      </w:pPr>
      <w:r>
        <w:t>Configuring SCCM and/or Intune integration</w:t>
      </w:r>
    </w:p>
    <w:p w14:paraId="2619D642" w14:textId="2C68AA2D" w:rsidR="001931A8" w:rsidRDefault="001931A8" w:rsidP="001931A8">
      <w:pPr>
        <w:pStyle w:val="ListParagraph"/>
        <w:numPr>
          <w:ilvl w:val="0"/>
          <w:numId w:val="9"/>
        </w:numPr>
      </w:pPr>
      <w:r>
        <w:t>Mapping incoming data to CMDB classes</w:t>
      </w:r>
    </w:p>
    <w:p w14:paraId="483D77FE" w14:textId="511BD002" w:rsidR="001931A8" w:rsidRDefault="001931A8" w:rsidP="001931A8">
      <w:pPr>
        <w:pStyle w:val="ListParagraph"/>
        <w:numPr>
          <w:ilvl w:val="0"/>
          <w:numId w:val="9"/>
        </w:numPr>
      </w:pPr>
      <w:r>
        <w:t>Establishing reconciliation rules (source priority)</w:t>
      </w:r>
    </w:p>
    <w:p w14:paraId="44B1AAC9" w14:textId="4BDC545D" w:rsidR="001923D1" w:rsidRDefault="001931A8" w:rsidP="001931A8">
      <w:pPr>
        <w:pStyle w:val="ListParagraph"/>
        <w:numPr>
          <w:ilvl w:val="0"/>
          <w:numId w:val="9"/>
        </w:numPr>
      </w:pPr>
      <w:r>
        <w:t>Validating imported data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60F69DD0" w14:textId="4370BE61" w:rsidR="001931A8" w:rsidRDefault="001931A8" w:rsidP="001931A8">
      <w:pPr>
        <w:pStyle w:val="ListParagraph"/>
        <w:numPr>
          <w:ilvl w:val="0"/>
          <w:numId w:val="10"/>
        </w:numPr>
      </w:pPr>
      <w:r>
        <w:t>Full multi-source reconciliation strategy</w:t>
      </w:r>
    </w:p>
    <w:p w14:paraId="70112F5E" w14:textId="7900F918" w:rsidR="001931A8" w:rsidRDefault="001931A8" w:rsidP="001931A8">
      <w:pPr>
        <w:pStyle w:val="ListParagraph"/>
        <w:numPr>
          <w:ilvl w:val="0"/>
          <w:numId w:val="10"/>
        </w:numPr>
      </w:pPr>
      <w:r>
        <w:t>Advanced normalization or enrichment</w:t>
      </w:r>
    </w:p>
    <w:p w14:paraId="5D22C9D9" w14:textId="6790C635" w:rsidR="001923D1" w:rsidRDefault="001931A8" w:rsidP="001931A8">
      <w:pPr>
        <w:pStyle w:val="ListParagraph"/>
        <w:numPr>
          <w:ilvl w:val="0"/>
          <w:numId w:val="10"/>
        </w:numPr>
      </w:pPr>
      <w:r>
        <w:t>Integration with many external systems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64B75AFA" w:rsidR="001923D1" w:rsidRDefault="001923D1" w:rsidP="001923D1">
      <w:pPr>
        <w:pStyle w:val="Heading2"/>
      </w:pPr>
      <w:r>
        <w:t>3.1 Service Graph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31A8" w14:paraId="46DF39BA" w14:textId="77777777" w:rsidTr="00DF5014">
        <w:trPr>
          <w:cantSplit/>
        </w:trPr>
        <w:tc>
          <w:tcPr>
            <w:tcW w:w="3596" w:type="dxa"/>
          </w:tcPr>
          <w:p w14:paraId="111A93CE" w14:textId="18B7B353" w:rsidR="001931A8" w:rsidRDefault="001931A8" w:rsidP="001931A8">
            <w:r>
              <w:t>Service Graph</w:t>
            </w:r>
          </w:p>
        </w:tc>
        <w:tc>
          <w:tcPr>
            <w:tcW w:w="3597" w:type="dxa"/>
          </w:tcPr>
          <w:p w14:paraId="43A5090C" w14:textId="42C43532" w:rsidR="001931A8" w:rsidRDefault="001931A8" w:rsidP="001931A8">
            <w:r>
              <w:t>Available via plugin</w:t>
            </w:r>
          </w:p>
        </w:tc>
        <w:tc>
          <w:tcPr>
            <w:tcW w:w="3597" w:type="dxa"/>
          </w:tcPr>
          <w:p w14:paraId="2D58E894" w14:textId="47CF571F" w:rsidR="001931A8" w:rsidRDefault="001931A8" w:rsidP="001931A8">
            <w:r>
              <w:t>Must enable</w:t>
            </w:r>
          </w:p>
        </w:tc>
      </w:tr>
      <w:tr w:rsidR="001931A8" w14:paraId="0F18E171" w14:textId="77777777" w:rsidTr="00DF5014">
        <w:trPr>
          <w:cantSplit/>
        </w:trPr>
        <w:tc>
          <w:tcPr>
            <w:tcW w:w="3596" w:type="dxa"/>
          </w:tcPr>
          <w:p w14:paraId="7CB664BD" w14:textId="696890CD" w:rsidR="001931A8" w:rsidRDefault="001931A8" w:rsidP="001931A8">
            <w:r>
              <w:t>Data Ingestion</w:t>
            </w:r>
          </w:p>
        </w:tc>
        <w:tc>
          <w:tcPr>
            <w:tcW w:w="3597" w:type="dxa"/>
          </w:tcPr>
          <w:p w14:paraId="7C43B47F" w14:textId="5B96B3F8" w:rsidR="001931A8" w:rsidRDefault="001931A8" w:rsidP="001931A8">
            <w:r>
              <w:t>Structured pipelines</w:t>
            </w:r>
          </w:p>
        </w:tc>
        <w:tc>
          <w:tcPr>
            <w:tcW w:w="3597" w:type="dxa"/>
          </w:tcPr>
          <w:p w14:paraId="4C70667F" w14:textId="2238B9A3" w:rsidR="001931A8" w:rsidRDefault="001931A8" w:rsidP="001931A8">
            <w:r>
              <w:t>Prebuilt connectors</w:t>
            </w:r>
          </w:p>
        </w:tc>
      </w:tr>
      <w:tr w:rsidR="001931A8" w14:paraId="629A9A5D" w14:textId="77777777" w:rsidTr="00DF5014">
        <w:trPr>
          <w:cantSplit/>
        </w:trPr>
        <w:tc>
          <w:tcPr>
            <w:tcW w:w="3596" w:type="dxa"/>
          </w:tcPr>
          <w:p w14:paraId="488D7495" w14:textId="404E7B4D" w:rsidR="001931A8" w:rsidRDefault="001931A8" w:rsidP="001931A8">
            <w:r>
              <w:t>Mapping</w:t>
            </w:r>
          </w:p>
        </w:tc>
        <w:tc>
          <w:tcPr>
            <w:tcW w:w="3597" w:type="dxa"/>
          </w:tcPr>
          <w:p w14:paraId="75BE4B5F" w14:textId="44B48C68" w:rsidR="001931A8" w:rsidRDefault="001931A8" w:rsidP="001931A8">
            <w:r>
              <w:t>Predefined models</w:t>
            </w:r>
          </w:p>
        </w:tc>
        <w:tc>
          <w:tcPr>
            <w:tcW w:w="3597" w:type="dxa"/>
          </w:tcPr>
          <w:p w14:paraId="205E7426" w14:textId="5FB4918D" w:rsidR="001931A8" w:rsidRDefault="001931A8" w:rsidP="001931A8">
            <w:r>
              <w:t>Extendable</w:t>
            </w:r>
          </w:p>
        </w:tc>
      </w:tr>
    </w:tbl>
    <w:p w14:paraId="6020C357" w14:textId="77777777" w:rsidR="001923D1" w:rsidRDefault="001923D1" w:rsidP="001923D1"/>
    <w:p w14:paraId="63F2CD79" w14:textId="3E007F53" w:rsidR="001923D1" w:rsidRDefault="001923D1" w:rsidP="001923D1">
      <w:pPr>
        <w:pStyle w:val="Heading2"/>
      </w:pPr>
      <w:r>
        <w:t>3.2 SCCM Connector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31A8" w14:paraId="2B3679C0" w14:textId="77777777" w:rsidTr="00DF5014">
        <w:trPr>
          <w:cantSplit/>
        </w:trPr>
        <w:tc>
          <w:tcPr>
            <w:tcW w:w="3596" w:type="dxa"/>
          </w:tcPr>
          <w:p w14:paraId="153714AC" w14:textId="4FE0227F" w:rsidR="001931A8" w:rsidRDefault="001931A8" w:rsidP="001931A8">
            <w:r>
              <w:t>Integration</w:t>
            </w:r>
          </w:p>
        </w:tc>
        <w:tc>
          <w:tcPr>
            <w:tcW w:w="3597" w:type="dxa"/>
          </w:tcPr>
          <w:p w14:paraId="7D20D4CF" w14:textId="3E47A2BE" w:rsidR="001931A8" w:rsidRDefault="001931A8" w:rsidP="001931A8">
            <w:r>
              <w:t>Supported</w:t>
            </w:r>
          </w:p>
        </w:tc>
        <w:tc>
          <w:tcPr>
            <w:tcW w:w="3597" w:type="dxa"/>
          </w:tcPr>
          <w:p w14:paraId="6F911098" w14:textId="442075D8" w:rsidR="001931A8" w:rsidRDefault="001931A8" w:rsidP="001931A8">
            <w:r>
              <w:t>Requires setup</w:t>
            </w:r>
          </w:p>
        </w:tc>
      </w:tr>
      <w:tr w:rsidR="001931A8" w14:paraId="64D18BF3" w14:textId="77777777" w:rsidTr="00DF5014">
        <w:trPr>
          <w:cantSplit/>
        </w:trPr>
        <w:tc>
          <w:tcPr>
            <w:tcW w:w="3596" w:type="dxa"/>
          </w:tcPr>
          <w:p w14:paraId="63E98F31" w14:textId="6D825696" w:rsidR="001931A8" w:rsidRDefault="001931A8" w:rsidP="001931A8">
            <w:r>
              <w:t>Data Types</w:t>
            </w:r>
          </w:p>
        </w:tc>
        <w:tc>
          <w:tcPr>
            <w:tcW w:w="3597" w:type="dxa"/>
          </w:tcPr>
          <w:p w14:paraId="12273FD8" w14:textId="199B7AC2" w:rsidR="001931A8" w:rsidRDefault="001931A8" w:rsidP="001931A8">
            <w:r>
              <w:t>Devices, software, inventory</w:t>
            </w:r>
          </w:p>
        </w:tc>
        <w:tc>
          <w:tcPr>
            <w:tcW w:w="3597" w:type="dxa"/>
          </w:tcPr>
          <w:p w14:paraId="06C8EA4F" w14:textId="1628642B" w:rsidR="001931A8" w:rsidRDefault="001931A8" w:rsidP="001931A8">
            <w:r>
              <w:t>Rich dataset</w:t>
            </w:r>
          </w:p>
        </w:tc>
      </w:tr>
      <w:tr w:rsidR="001931A8" w14:paraId="26C124EB" w14:textId="77777777" w:rsidTr="00DF5014">
        <w:trPr>
          <w:cantSplit/>
        </w:trPr>
        <w:tc>
          <w:tcPr>
            <w:tcW w:w="3596" w:type="dxa"/>
          </w:tcPr>
          <w:p w14:paraId="1C3EF195" w14:textId="1FFB987E" w:rsidR="001931A8" w:rsidRPr="00FB34EF" w:rsidRDefault="001931A8" w:rsidP="001931A8">
            <w:r>
              <w:t>Sync</w:t>
            </w:r>
          </w:p>
        </w:tc>
        <w:tc>
          <w:tcPr>
            <w:tcW w:w="3597" w:type="dxa"/>
          </w:tcPr>
          <w:p w14:paraId="35C6950E" w14:textId="6BAEC80E" w:rsidR="001931A8" w:rsidRPr="00FB34EF" w:rsidRDefault="001931A8" w:rsidP="001931A8">
            <w:r>
              <w:t>Scheduled</w:t>
            </w:r>
          </w:p>
        </w:tc>
        <w:tc>
          <w:tcPr>
            <w:tcW w:w="3597" w:type="dxa"/>
          </w:tcPr>
          <w:p w14:paraId="1E510F35" w14:textId="7852E67A" w:rsidR="001931A8" w:rsidRPr="00FB34EF" w:rsidRDefault="001931A8" w:rsidP="001931A8">
            <w:r>
              <w:t>Configurable</w:t>
            </w:r>
          </w:p>
        </w:tc>
      </w:tr>
    </w:tbl>
    <w:p w14:paraId="6AB1B462" w14:textId="77777777" w:rsidR="001D3BA2" w:rsidRDefault="001D3BA2" w:rsidP="001D3BA2"/>
    <w:p w14:paraId="04510841" w14:textId="1F60DAB9" w:rsidR="001923D1" w:rsidRDefault="001923D1" w:rsidP="001923D1">
      <w:pPr>
        <w:pStyle w:val="Heading2"/>
      </w:pPr>
      <w:r>
        <w:lastRenderedPageBreak/>
        <w:t>3.3 Intune Connector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931A8" w14:paraId="73BE540D" w14:textId="77777777" w:rsidTr="00DF5014">
        <w:trPr>
          <w:cantSplit/>
        </w:trPr>
        <w:tc>
          <w:tcPr>
            <w:tcW w:w="3596" w:type="dxa"/>
          </w:tcPr>
          <w:p w14:paraId="2423E30D" w14:textId="784115CF" w:rsidR="001931A8" w:rsidRDefault="001931A8" w:rsidP="001931A8">
            <w:r>
              <w:t>Integration</w:t>
            </w:r>
          </w:p>
        </w:tc>
        <w:tc>
          <w:tcPr>
            <w:tcW w:w="3597" w:type="dxa"/>
          </w:tcPr>
          <w:p w14:paraId="0FCA30FC" w14:textId="22DD6CE9" w:rsidR="001931A8" w:rsidRDefault="001931A8" w:rsidP="001931A8">
            <w:r>
              <w:t>Supported</w:t>
            </w:r>
          </w:p>
        </w:tc>
        <w:tc>
          <w:tcPr>
            <w:tcW w:w="3597" w:type="dxa"/>
          </w:tcPr>
          <w:p w14:paraId="5AC5DD0E" w14:textId="7E752EBC" w:rsidR="001931A8" w:rsidRDefault="001931A8" w:rsidP="001931A8">
            <w:r>
              <w:t>Cloud-based</w:t>
            </w:r>
          </w:p>
        </w:tc>
      </w:tr>
      <w:tr w:rsidR="001931A8" w14:paraId="2B2E7B01" w14:textId="77777777" w:rsidTr="00DF5014">
        <w:trPr>
          <w:cantSplit/>
        </w:trPr>
        <w:tc>
          <w:tcPr>
            <w:tcW w:w="3596" w:type="dxa"/>
          </w:tcPr>
          <w:p w14:paraId="67AB5B20" w14:textId="328EB187" w:rsidR="001931A8" w:rsidRDefault="001931A8" w:rsidP="001931A8">
            <w:r>
              <w:t>Data Types</w:t>
            </w:r>
          </w:p>
        </w:tc>
        <w:tc>
          <w:tcPr>
            <w:tcW w:w="3597" w:type="dxa"/>
          </w:tcPr>
          <w:p w14:paraId="33D3C3C0" w14:textId="760C8D5C" w:rsidR="001931A8" w:rsidRDefault="001931A8" w:rsidP="001931A8">
            <w:r>
              <w:t>Mobile devices, endpoints</w:t>
            </w:r>
          </w:p>
        </w:tc>
        <w:tc>
          <w:tcPr>
            <w:tcW w:w="3597" w:type="dxa"/>
          </w:tcPr>
          <w:p w14:paraId="5E097085" w14:textId="14FFC1FF" w:rsidR="001931A8" w:rsidRDefault="001931A8" w:rsidP="001931A8">
            <w:r>
              <w:t>Key for modern environments</w:t>
            </w:r>
          </w:p>
        </w:tc>
      </w:tr>
      <w:tr w:rsidR="001931A8" w14:paraId="687C7760" w14:textId="77777777" w:rsidTr="00DF5014">
        <w:trPr>
          <w:cantSplit/>
        </w:trPr>
        <w:tc>
          <w:tcPr>
            <w:tcW w:w="3596" w:type="dxa"/>
          </w:tcPr>
          <w:p w14:paraId="3131A34A" w14:textId="584A18B3" w:rsidR="001931A8" w:rsidRDefault="001931A8" w:rsidP="001931A8">
            <w:r>
              <w:t>Authentication</w:t>
            </w:r>
          </w:p>
        </w:tc>
        <w:tc>
          <w:tcPr>
            <w:tcW w:w="3597" w:type="dxa"/>
          </w:tcPr>
          <w:p w14:paraId="58522420" w14:textId="496091B1" w:rsidR="001931A8" w:rsidRDefault="001931A8" w:rsidP="001931A8">
            <w:r>
              <w:t>OAuth-based</w:t>
            </w:r>
          </w:p>
        </w:tc>
        <w:tc>
          <w:tcPr>
            <w:tcW w:w="3597" w:type="dxa"/>
          </w:tcPr>
          <w:p w14:paraId="6240BC16" w14:textId="6822C860" w:rsidR="001931A8" w:rsidRDefault="001931A8" w:rsidP="001931A8">
            <w:r>
              <w:t>Requires config</w:t>
            </w:r>
          </w:p>
        </w:tc>
      </w:tr>
    </w:tbl>
    <w:p w14:paraId="09FC807C" w14:textId="77777777" w:rsidR="001923D1" w:rsidRDefault="001923D1" w:rsidP="001923D1"/>
    <w:p w14:paraId="36D9CA06" w14:textId="7BDEB7A2" w:rsidR="001923D1" w:rsidRDefault="001923D1" w:rsidP="001923D1">
      <w:pPr>
        <w:pStyle w:val="Heading2"/>
      </w:pPr>
      <w:r>
        <w:t>3.4 CI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3598A" w14:paraId="6297B86F" w14:textId="77777777" w:rsidTr="00DF5014">
        <w:trPr>
          <w:cantSplit/>
        </w:trPr>
        <w:tc>
          <w:tcPr>
            <w:tcW w:w="3596" w:type="dxa"/>
          </w:tcPr>
          <w:p w14:paraId="0D4E3B31" w14:textId="08451241" w:rsidR="00F3598A" w:rsidRDefault="00F3598A" w:rsidP="00F3598A">
            <w:r>
              <w:t>CI Classes</w:t>
            </w:r>
          </w:p>
        </w:tc>
        <w:tc>
          <w:tcPr>
            <w:tcW w:w="3597" w:type="dxa"/>
          </w:tcPr>
          <w:p w14:paraId="0D418093" w14:textId="2EE4B129" w:rsidR="00F3598A" w:rsidRDefault="00F3598A" w:rsidP="00F3598A">
            <w:r>
              <w:t>Endpoint, Computer, Mobile</w:t>
            </w:r>
          </w:p>
        </w:tc>
        <w:tc>
          <w:tcPr>
            <w:tcW w:w="3597" w:type="dxa"/>
          </w:tcPr>
          <w:p w14:paraId="24EE3C9A" w14:textId="7A191BCD" w:rsidR="00F3598A" w:rsidRDefault="00F3598A" w:rsidP="00F3598A">
            <w:r>
              <w:t>Pre-mapped</w:t>
            </w:r>
          </w:p>
        </w:tc>
      </w:tr>
      <w:tr w:rsidR="00F3598A" w14:paraId="28469607" w14:textId="77777777" w:rsidTr="00DF5014">
        <w:trPr>
          <w:cantSplit/>
        </w:trPr>
        <w:tc>
          <w:tcPr>
            <w:tcW w:w="3596" w:type="dxa"/>
          </w:tcPr>
          <w:p w14:paraId="718B6804" w14:textId="031D6840" w:rsidR="00F3598A" w:rsidRDefault="00F3598A" w:rsidP="00F3598A">
            <w:r>
              <w:t>Attributes</w:t>
            </w:r>
          </w:p>
        </w:tc>
        <w:tc>
          <w:tcPr>
            <w:tcW w:w="3597" w:type="dxa"/>
          </w:tcPr>
          <w:p w14:paraId="0C225EA9" w14:textId="02164FFF" w:rsidR="00F3598A" w:rsidRDefault="00F3598A" w:rsidP="00F3598A">
            <w:r>
              <w:t>Auto-mapped</w:t>
            </w:r>
          </w:p>
        </w:tc>
        <w:tc>
          <w:tcPr>
            <w:tcW w:w="3597" w:type="dxa"/>
          </w:tcPr>
          <w:p w14:paraId="1D9640F4" w14:textId="1987A32D" w:rsidR="00F3598A" w:rsidRDefault="00F3598A" w:rsidP="00F3598A">
            <w:r>
              <w:t>Review required</w:t>
            </w:r>
          </w:p>
        </w:tc>
      </w:tr>
      <w:tr w:rsidR="00F3598A" w14:paraId="73F74E61" w14:textId="77777777" w:rsidTr="00DF5014">
        <w:trPr>
          <w:cantSplit/>
        </w:trPr>
        <w:tc>
          <w:tcPr>
            <w:tcW w:w="3596" w:type="dxa"/>
          </w:tcPr>
          <w:p w14:paraId="36F645AA" w14:textId="2162469C" w:rsidR="00F3598A" w:rsidRDefault="00F3598A" w:rsidP="00F3598A">
            <w:r>
              <w:t>Updates</w:t>
            </w:r>
          </w:p>
        </w:tc>
        <w:tc>
          <w:tcPr>
            <w:tcW w:w="3597" w:type="dxa"/>
          </w:tcPr>
          <w:p w14:paraId="20DB4A4D" w14:textId="518C4B80" w:rsidR="00F3598A" w:rsidRDefault="00F3598A" w:rsidP="00F3598A">
            <w:r>
              <w:t>Automatic</w:t>
            </w:r>
          </w:p>
        </w:tc>
        <w:tc>
          <w:tcPr>
            <w:tcW w:w="3597" w:type="dxa"/>
          </w:tcPr>
          <w:p w14:paraId="17BE20A6" w14:textId="46C60287" w:rsidR="00F3598A" w:rsidRDefault="00F3598A" w:rsidP="00F3598A">
            <w:r>
              <w:t>Based on source</w:t>
            </w:r>
          </w:p>
        </w:tc>
      </w:tr>
    </w:tbl>
    <w:p w14:paraId="7186C36A" w14:textId="77777777" w:rsidR="001923D1" w:rsidRDefault="001923D1" w:rsidP="001923D1"/>
    <w:p w14:paraId="01C94936" w14:textId="2856003A" w:rsidR="00452422" w:rsidRDefault="00452422" w:rsidP="00452422">
      <w:pPr>
        <w:pStyle w:val="Heading2"/>
      </w:pPr>
      <w:r>
        <w:t>3.5 Reconciliation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F3598A" w14:paraId="3AFAF5F5" w14:textId="77777777" w:rsidTr="006F69E4">
        <w:trPr>
          <w:cantSplit/>
        </w:trPr>
        <w:tc>
          <w:tcPr>
            <w:tcW w:w="3596" w:type="dxa"/>
          </w:tcPr>
          <w:p w14:paraId="17C98AE6" w14:textId="35449554" w:rsidR="00F3598A" w:rsidRDefault="00F3598A" w:rsidP="00F3598A">
            <w:r>
              <w:t>Source Priority</w:t>
            </w:r>
          </w:p>
        </w:tc>
        <w:tc>
          <w:tcPr>
            <w:tcW w:w="3597" w:type="dxa"/>
          </w:tcPr>
          <w:p w14:paraId="29E252A7" w14:textId="5668490B" w:rsidR="00F3598A" w:rsidRDefault="00F3598A" w:rsidP="00F3598A">
            <w:r>
              <w:t>Not defined</w:t>
            </w:r>
          </w:p>
        </w:tc>
        <w:tc>
          <w:tcPr>
            <w:tcW w:w="3597" w:type="dxa"/>
          </w:tcPr>
          <w:p w14:paraId="6A8993E0" w14:textId="66C5ECBC" w:rsidR="00F3598A" w:rsidRDefault="00F3598A" w:rsidP="00F3598A">
            <w:r>
              <w:t>Must configure</w:t>
            </w:r>
          </w:p>
        </w:tc>
      </w:tr>
      <w:tr w:rsidR="00F3598A" w14:paraId="15BF599D" w14:textId="77777777" w:rsidTr="006F69E4">
        <w:trPr>
          <w:cantSplit/>
        </w:trPr>
        <w:tc>
          <w:tcPr>
            <w:tcW w:w="3596" w:type="dxa"/>
          </w:tcPr>
          <w:p w14:paraId="48BA7BF7" w14:textId="7798E6B1" w:rsidR="00F3598A" w:rsidRDefault="00F3598A" w:rsidP="00F3598A">
            <w:r>
              <w:t>Duplicate Handling</w:t>
            </w:r>
          </w:p>
        </w:tc>
        <w:tc>
          <w:tcPr>
            <w:tcW w:w="3597" w:type="dxa"/>
          </w:tcPr>
          <w:p w14:paraId="353282E8" w14:textId="356ED653" w:rsidR="00F3598A" w:rsidRDefault="00F3598A" w:rsidP="00F3598A">
            <w:r>
              <w:t>Basic</w:t>
            </w:r>
          </w:p>
        </w:tc>
        <w:tc>
          <w:tcPr>
            <w:tcW w:w="3597" w:type="dxa"/>
          </w:tcPr>
          <w:p w14:paraId="6DD4BF64" w14:textId="233CEF7A" w:rsidR="00F3598A" w:rsidRDefault="00F3598A" w:rsidP="00F3598A">
            <w:r>
              <w:t>Needs rules</w:t>
            </w:r>
          </w:p>
        </w:tc>
      </w:tr>
      <w:tr w:rsidR="00F3598A" w14:paraId="4A5E8E94" w14:textId="77777777" w:rsidTr="006F69E4">
        <w:trPr>
          <w:cantSplit/>
        </w:trPr>
        <w:tc>
          <w:tcPr>
            <w:tcW w:w="3596" w:type="dxa"/>
          </w:tcPr>
          <w:p w14:paraId="68DDA04B" w14:textId="0AD60D4C" w:rsidR="00F3598A" w:rsidRDefault="00F3598A" w:rsidP="00F3598A">
            <w:r>
              <w:t>Data Conflicts</w:t>
            </w:r>
          </w:p>
        </w:tc>
        <w:tc>
          <w:tcPr>
            <w:tcW w:w="3597" w:type="dxa"/>
          </w:tcPr>
          <w:p w14:paraId="195B494C" w14:textId="431D2B14" w:rsidR="00F3598A" w:rsidRDefault="00F3598A" w:rsidP="00F3598A">
            <w:r>
              <w:t>Not resolved</w:t>
            </w:r>
          </w:p>
        </w:tc>
        <w:tc>
          <w:tcPr>
            <w:tcW w:w="3597" w:type="dxa"/>
          </w:tcPr>
          <w:p w14:paraId="5E17993D" w14:textId="18C2C016" w:rsidR="00F3598A" w:rsidRDefault="00F3598A" w:rsidP="00F3598A">
            <w:r>
              <w:t>Requires policy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79DABF2C" w:rsidR="001923D1" w:rsidRDefault="001923D1" w:rsidP="001923D1">
      <w:pPr>
        <w:pStyle w:val="Heading2"/>
      </w:pPr>
      <w:r>
        <w:t>4.1 Source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A055A" w14:paraId="61FB56DD" w14:textId="77777777" w:rsidTr="006D39B7">
        <w:trPr>
          <w:cantSplit/>
        </w:trPr>
        <w:tc>
          <w:tcPr>
            <w:tcW w:w="2335" w:type="dxa"/>
          </w:tcPr>
          <w:p w14:paraId="76A8B147" w14:textId="01C0D3A2" w:rsidR="00BA055A" w:rsidRDefault="00BA055A" w:rsidP="00BA055A">
            <w:r>
              <w:t>Intune/SCCM Integration</w:t>
            </w:r>
          </w:p>
        </w:tc>
        <w:tc>
          <w:tcPr>
            <w:tcW w:w="1981" w:type="dxa"/>
          </w:tcPr>
          <w:p w14:paraId="40A5F5DE" w14:textId="1D8C0BA3" w:rsidR="00BA055A" w:rsidRDefault="00BA055A" w:rsidP="00BA055A">
            <w:r>
              <w:t>Optional</w:t>
            </w:r>
          </w:p>
        </w:tc>
        <w:tc>
          <w:tcPr>
            <w:tcW w:w="2158" w:type="dxa"/>
          </w:tcPr>
          <w:p w14:paraId="39D60FE7" w14:textId="77777777" w:rsidR="00BA055A" w:rsidRDefault="00BA055A" w:rsidP="00BA055A"/>
        </w:tc>
        <w:tc>
          <w:tcPr>
            <w:tcW w:w="2158" w:type="dxa"/>
          </w:tcPr>
          <w:p w14:paraId="642CEAFB" w14:textId="77777777" w:rsidR="00BA055A" w:rsidRDefault="00BA055A" w:rsidP="00BA055A"/>
        </w:tc>
        <w:tc>
          <w:tcPr>
            <w:tcW w:w="2158" w:type="dxa"/>
          </w:tcPr>
          <w:p w14:paraId="2A3F85C3" w14:textId="77777777" w:rsidR="00BA055A" w:rsidRDefault="00BA055A" w:rsidP="00BA055A"/>
        </w:tc>
      </w:tr>
      <w:tr w:rsidR="00BA055A" w14:paraId="14048CF2" w14:textId="77777777" w:rsidTr="006D39B7">
        <w:trPr>
          <w:cantSplit/>
        </w:trPr>
        <w:tc>
          <w:tcPr>
            <w:tcW w:w="2335" w:type="dxa"/>
          </w:tcPr>
          <w:p w14:paraId="7D6378D1" w14:textId="4976FC15" w:rsidR="00BA055A" w:rsidRDefault="00BA055A" w:rsidP="00BA055A">
            <w:r>
              <w:t>Other Sources</w:t>
            </w:r>
          </w:p>
        </w:tc>
        <w:tc>
          <w:tcPr>
            <w:tcW w:w="1981" w:type="dxa"/>
          </w:tcPr>
          <w:p w14:paraId="6C1EDFA3" w14:textId="5CA77097" w:rsidR="00BA055A" w:rsidRDefault="00BA055A" w:rsidP="00BA055A">
            <w:r>
              <w:t>None</w:t>
            </w:r>
          </w:p>
        </w:tc>
        <w:tc>
          <w:tcPr>
            <w:tcW w:w="2158" w:type="dxa"/>
          </w:tcPr>
          <w:p w14:paraId="777657D6" w14:textId="77777777" w:rsidR="00BA055A" w:rsidRDefault="00BA055A" w:rsidP="00BA055A"/>
        </w:tc>
        <w:tc>
          <w:tcPr>
            <w:tcW w:w="2158" w:type="dxa"/>
          </w:tcPr>
          <w:p w14:paraId="1214B50A" w14:textId="77777777" w:rsidR="00BA055A" w:rsidRDefault="00BA055A" w:rsidP="00BA055A"/>
        </w:tc>
        <w:tc>
          <w:tcPr>
            <w:tcW w:w="2158" w:type="dxa"/>
          </w:tcPr>
          <w:p w14:paraId="3F7203B2" w14:textId="77777777" w:rsidR="00BA055A" w:rsidRDefault="00BA055A" w:rsidP="00BA055A"/>
        </w:tc>
      </w:tr>
    </w:tbl>
    <w:p w14:paraId="0D9FEC1F" w14:textId="77777777" w:rsidR="001923D1" w:rsidRDefault="001923D1" w:rsidP="001923D1"/>
    <w:p w14:paraId="54281B49" w14:textId="3970CB30" w:rsidR="006E4639" w:rsidRDefault="00452422" w:rsidP="001923D1">
      <w:r>
        <w:t>MVP Rule: 1 source only</w:t>
      </w:r>
    </w:p>
    <w:p w14:paraId="4B320A52" w14:textId="52D4DE89" w:rsidR="001923D1" w:rsidRDefault="001923D1" w:rsidP="001923D1">
      <w:pPr>
        <w:pStyle w:val="Heading2"/>
      </w:pPr>
      <w:r>
        <w:t>4.2 Data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A055A" w14:paraId="6FC4F22F" w14:textId="77777777" w:rsidTr="00DF5014">
        <w:trPr>
          <w:cantSplit/>
        </w:trPr>
        <w:tc>
          <w:tcPr>
            <w:tcW w:w="2158" w:type="dxa"/>
          </w:tcPr>
          <w:p w14:paraId="5B6F4F99" w14:textId="43332ACF" w:rsidR="00BA055A" w:rsidRDefault="00BA055A" w:rsidP="00BA055A">
            <w:r>
              <w:t>Device Types</w:t>
            </w:r>
          </w:p>
        </w:tc>
        <w:tc>
          <w:tcPr>
            <w:tcW w:w="2158" w:type="dxa"/>
          </w:tcPr>
          <w:p w14:paraId="584D8163" w14:textId="5AF31D90" w:rsidR="00BA055A" w:rsidRDefault="00BA055A" w:rsidP="00BA055A">
            <w:r>
              <w:t>All available</w:t>
            </w:r>
          </w:p>
        </w:tc>
        <w:tc>
          <w:tcPr>
            <w:tcW w:w="2158" w:type="dxa"/>
          </w:tcPr>
          <w:p w14:paraId="3069A6E1" w14:textId="77777777" w:rsidR="00BA055A" w:rsidRDefault="00BA055A" w:rsidP="00BA055A"/>
        </w:tc>
        <w:tc>
          <w:tcPr>
            <w:tcW w:w="2158" w:type="dxa"/>
          </w:tcPr>
          <w:p w14:paraId="6033DF80" w14:textId="77777777" w:rsidR="00BA055A" w:rsidRDefault="00BA055A" w:rsidP="00BA055A"/>
        </w:tc>
        <w:tc>
          <w:tcPr>
            <w:tcW w:w="2158" w:type="dxa"/>
          </w:tcPr>
          <w:p w14:paraId="41122291" w14:textId="77777777" w:rsidR="00BA055A" w:rsidRDefault="00BA055A" w:rsidP="00BA055A"/>
        </w:tc>
      </w:tr>
      <w:tr w:rsidR="00BA055A" w14:paraId="4B538247" w14:textId="77777777" w:rsidTr="00DF5014">
        <w:trPr>
          <w:cantSplit/>
        </w:trPr>
        <w:tc>
          <w:tcPr>
            <w:tcW w:w="2158" w:type="dxa"/>
          </w:tcPr>
          <w:p w14:paraId="718BE949" w14:textId="1F04B8DF" w:rsidR="00BA055A" w:rsidRDefault="00BA055A" w:rsidP="00BA055A">
            <w:r>
              <w:t>Attributes Imported</w:t>
            </w:r>
          </w:p>
        </w:tc>
        <w:tc>
          <w:tcPr>
            <w:tcW w:w="2158" w:type="dxa"/>
          </w:tcPr>
          <w:p w14:paraId="1F818B3C" w14:textId="748D0C4D" w:rsidR="00BA055A" w:rsidRDefault="00BA055A" w:rsidP="00BA055A">
            <w:r>
              <w:t>Many fields</w:t>
            </w:r>
          </w:p>
        </w:tc>
        <w:tc>
          <w:tcPr>
            <w:tcW w:w="2158" w:type="dxa"/>
          </w:tcPr>
          <w:p w14:paraId="47C73E0F" w14:textId="77777777" w:rsidR="00BA055A" w:rsidRDefault="00BA055A" w:rsidP="00BA055A"/>
        </w:tc>
        <w:tc>
          <w:tcPr>
            <w:tcW w:w="2158" w:type="dxa"/>
          </w:tcPr>
          <w:p w14:paraId="41A4A74E" w14:textId="77777777" w:rsidR="00BA055A" w:rsidRDefault="00BA055A" w:rsidP="00BA055A"/>
        </w:tc>
        <w:tc>
          <w:tcPr>
            <w:tcW w:w="2158" w:type="dxa"/>
          </w:tcPr>
          <w:p w14:paraId="64B33DB7" w14:textId="77777777" w:rsidR="00BA055A" w:rsidRDefault="00BA055A" w:rsidP="00BA055A"/>
        </w:tc>
      </w:tr>
      <w:tr w:rsidR="00BA055A" w14:paraId="2F5E5A6D" w14:textId="77777777" w:rsidTr="00DF5014">
        <w:trPr>
          <w:cantSplit/>
        </w:trPr>
        <w:tc>
          <w:tcPr>
            <w:tcW w:w="2158" w:type="dxa"/>
          </w:tcPr>
          <w:p w14:paraId="4A001EB4" w14:textId="2CC14460" w:rsidR="00BA055A" w:rsidRDefault="00BA055A" w:rsidP="00BA055A">
            <w:r>
              <w:t>Software Inventory</w:t>
            </w:r>
          </w:p>
        </w:tc>
        <w:tc>
          <w:tcPr>
            <w:tcW w:w="2158" w:type="dxa"/>
          </w:tcPr>
          <w:p w14:paraId="01A6AE98" w14:textId="0DB6905B" w:rsidR="00BA055A" w:rsidRDefault="00BA055A" w:rsidP="00BA055A">
            <w:r>
              <w:t>Optional</w:t>
            </w:r>
          </w:p>
        </w:tc>
        <w:tc>
          <w:tcPr>
            <w:tcW w:w="2158" w:type="dxa"/>
          </w:tcPr>
          <w:p w14:paraId="7284B078" w14:textId="77777777" w:rsidR="00BA055A" w:rsidRDefault="00BA055A" w:rsidP="00BA055A"/>
        </w:tc>
        <w:tc>
          <w:tcPr>
            <w:tcW w:w="2158" w:type="dxa"/>
          </w:tcPr>
          <w:p w14:paraId="6772CEB9" w14:textId="77777777" w:rsidR="00BA055A" w:rsidRDefault="00BA055A" w:rsidP="00BA055A"/>
        </w:tc>
        <w:tc>
          <w:tcPr>
            <w:tcW w:w="2158" w:type="dxa"/>
          </w:tcPr>
          <w:p w14:paraId="3A718093" w14:textId="77777777" w:rsidR="00BA055A" w:rsidRDefault="00BA055A" w:rsidP="00BA055A"/>
        </w:tc>
      </w:tr>
    </w:tbl>
    <w:p w14:paraId="40A08E24" w14:textId="77777777" w:rsidR="001923D1" w:rsidRDefault="001923D1" w:rsidP="001923D1"/>
    <w:p w14:paraId="580C93BA" w14:textId="72D0D097" w:rsidR="00BA055A" w:rsidRDefault="00BA055A" w:rsidP="001923D1">
      <w:r>
        <w:t>MVP Guidance: Focus on</w:t>
      </w:r>
    </w:p>
    <w:p w14:paraId="0A3346FB" w14:textId="60B66F5F" w:rsidR="00BA055A" w:rsidRDefault="00BA055A" w:rsidP="00BA055A">
      <w:pPr>
        <w:pStyle w:val="ListParagraph"/>
        <w:numPr>
          <w:ilvl w:val="0"/>
          <w:numId w:val="27"/>
        </w:numPr>
      </w:pPr>
      <w:r>
        <w:t>Device name</w:t>
      </w:r>
    </w:p>
    <w:p w14:paraId="6C36AEC6" w14:textId="6E815885" w:rsidR="00BA055A" w:rsidRDefault="00BA055A" w:rsidP="00BA055A">
      <w:pPr>
        <w:pStyle w:val="ListParagraph"/>
        <w:numPr>
          <w:ilvl w:val="0"/>
          <w:numId w:val="27"/>
        </w:numPr>
      </w:pPr>
      <w:r>
        <w:t>Owner</w:t>
      </w:r>
    </w:p>
    <w:p w14:paraId="08DBC67D" w14:textId="4395269E" w:rsidR="00BA055A" w:rsidRDefault="00BA055A" w:rsidP="00BA055A">
      <w:pPr>
        <w:pStyle w:val="ListParagraph"/>
        <w:numPr>
          <w:ilvl w:val="0"/>
          <w:numId w:val="27"/>
        </w:numPr>
      </w:pPr>
      <w:r>
        <w:t>OS</w:t>
      </w:r>
    </w:p>
    <w:p w14:paraId="3FBD65F5" w14:textId="69CA5FA0" w:rsidR="00BA055A" w:rsidRDefault="00BA055A" w:rsidP="00BA055A">
      <w:pPr>
        <w:pStyle w:val="ListParagraph"/>
        <w:numPr>
          <w:ilvl w:val="0"/>
          <w:numId w:val="27"/>
        </w:numPr>
      </w:pPr>
      <w:r>
        <w:t>Status</w:t>
      </w:r>
    </w:p>
    <w:p w14:paraId="6A79DE0E" w14:textId="415A6B8B" w:rsidR="001923D1" w:rsidRDefault="001923D1" w:rsidP="001923D1">
      <w:pPr>
        <w:pStyle w:val="Heading2"/>
      </w:pPr>
      <w:r>
        <w:t>4.3 CI Class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75150" w14:paraId="7652037A" w14:textId="77777777" w:rsidTr="006C53D3">
        <w:trPr>
          <w:cantSplit/>
        </w:trPr>
        <w:tc>
          <w:tcPr>
            <w:tcW w:w="2158" w:type="dxa"/>
          </w:tcPr>
          <w:p w14:paraId="0C9B924E" w14:textId="785722F2" w:rsidR="00B75150" w:rsidRDefault="00B75150" w:rsidP="00B75150">
            <w:r>
              <w:t>Endpoint Class</w:t>
            </w:r>
          </w:p>
        </w:tc>
        <w:tc>
          <w:tcPr>
            <w:tcW w:w="2337" w:type="dxa"/>
          </w:tcPr>
          <w:p w14:paraId="4748778D" w14:textId="79F77DA0" w:rsidR="00B75150" w:rsidRDefault="00B75150" w:rsidP="00B75150">
            <w:r>
              <w:t>Predefined</w:t>
            </w:r>
          </w:p>
        </w:tc>
        <w:tc>
          <w:tcPr>
            <w:tcW w:w="1979" w:type="dxa"/>
          </w:tcPr>
          <w:p w14:paraId="421F456C" w14:textId="77777777" w:rsidR="00B75150" w:rsidRDefault="00B75150" w:rsidP="00B75150"/>
        </w:tc>
        <w:tc>
          <w:tcPr>
            <w:tcW w:w="2158" w:type="dxa"/>
          </w:tcPr>
          <w:p w14:paraId="44B71AF9" w14:textId="77777777" w:rsidR="00B75150" w:rsidRDefault="00B75150" w:rsidP="00B75150"/>
        </w:tc>
        <w:tc>
          <w:tcPr>
            <w:tcW w:w="2158" w:type="dxa"/>
          </w:tcPr>
          <w:p w14:paraId="3F929B06" w14:textId="77777777" w:rsidR="00B75150" w:rsidRDefault="00B75150" w:rsidP="00B75150"/>
        </w:tc>
      </w:tr>
      <w:tr w:rsidR="00B75150" w14:paraId="2527F7F3" w14:textId="77777777" w:rsidTr="006C53D3">
        <w:trPr>
          <w:cantSplit/>
        </w:trPr>
        <w:tc>
          <w:tcPr>
            <w:tcW w:w="2158" w:type="dxa"/>
          </w:tcPr>
          <w:p w14:paraId="435C5868" w14:textId="32134121" w:rsidR="00B75150" w:rsidRDefault="00B75150" w:rsidP="00B75150">
            <w:r>
              <w:t>Server Class</w:t>
            </w:r>
          </w:p>
        </w:tc>
        <w:tc>
          <w:tcPr>
            <w:tcW w:w="2337" w:type="dxa"/>
          </w:tcPr>
          <w:p w14:paraId="48B855A3" w14:textId="19931934" w:rsidR="00B75150" w:rsidRDefault="00B75150" w:rsidP="00B75150">
            <w:r>
              <w:t>Possible overlap</w:t>
            </w:r>
          </w:p>
        </w:tc>
        <w:tc>
          <w:tcPr>
            <w:tcW w:w="1979" w:type="dxa"/>
          </w:tcPr>
          <w:p w14:paraId="62BA2F78" w14:textId="77777777" w:rsidR="00B75150" w:rsidRDefault="00B75150" w:rsidP="00B75150"/>
        </w:tc>
        <w:tc>
          <w:tcPr>
            <w:tcW w:w="2158" w:type="dxa"/>
          </w:tcPr>
          <w:p w14:paraId="1BBC05F5" w14:textId="77777777" w:rsidR="00B75150" w:rsidRDefault="00B75150" w:rsidP="00B75150"/>
        </w:tc>
        <w:tc>
          <w:tcPr>
            <w:tcW w:w="2158" w:type="dxa"/>
          </w:tcPr>
          <w:p w14:paraId="173D490B" w14:textId="77777777" w:rsidR="00B75150" w:rsidRDefault="00B75150" w:rsidP="00B75150"/>
        </w:tc>
      </w:tr>
      <w:tr w:rsidR="00B75150" w14:paraId="29E64694" w14:textId="77777777" w:rsidTr="006C53D3">
        <w:trPr>
          <w:cantSplit/>
        </w:trPr>
        <w:tc>
          <w:tcPr>
            <w:tcW w:w="2158" w:type="dxa"/>
          </w:tcPr>
          <w:p w14:paraId="095FEDA9" w14:textId="5142AE2C" w:rsidR="00B75150" w:rsidRDefault="00B75150" w:rsidP="00B75150">
            <w:r>
              <w:t>Mobile Devices</w:t>
            </w:r>
          </w:p>
        </w:tc>
        <w:tc>
          <w:tcPr>
            <w:tcW w:w="2337" w:type="dxa"/>
          </w:tcPr>
          <w:p w14:paraId="402D31B4" w14:textId="306B1D74" w:rsidR="00B75150" w:rsidRDefault="00B75150" w:rsidP="00B75150">
            <w:r>
              <w:t>Optional</w:t>
            </w:r>
          </w:p>
        </w:tc>
        <w:tc>
          <w:tcPr>
            <w:tcW w:w="1979" w:type="dxa"/>
          </w:tcPr>
          <w:p w14:paraId="20D8A0E8" w14:textId="77777777" w:rsidR="00B75150" w:rsidRDefault="00B75150" w:rsidP="00B75150"/>
        </w:tc>
        <w:tc>
          <w:tcPr>
            <w:tcW w:w="2158" w:type="dxa"/>
          </w:tcPr>
          <w:p w14:paraId="31A1A7F1" w14:textId="77777777" w:rsidR="00B75150" w:rsidRDefault="00B75150" w:rsidP="00B75150"/>
        </w:tc>
        <w:tc>
          <w:tcPr>
            <w:tcW w:w="2158" w:type="dxa"/>
          </w:tcPr>
          <w:p w14:paraId="21B4A337" w14:textId="77777777" w:rsidR="00B75150" w:rsidRDefault="00B75150" w:rsidP="00B75150"/>
        </w:tc>
      </w:tr>
    </w:tbl>
    <w:p w14:paraId="022E6E31" w14:textId="77777777" w:rsidR="001923D1" w:rsidRDefault="001923D1" w:rsidP="001923D1"/>
    <w:p w14:paraId="4A45F9C9" w14:textId="7F2D14CB" w:rsidR="001923D1" w:rsidRDefault="001923D1" w:rsidP="001923D1">
      <w:pPr>
        <w:pStyle w:val="Heading2"/>
      </w:pPr>
      <w:r>
        <w:t>4.4 Reconciliation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75150" w14:paraId="409176CD" w14:textId="77777777" w:rsidTr="00DF5014">
        <w:trPr>
          <w:cantSplit/>
        </w:trPr>
        <w:tc>
          <w:tcPr>
            <w:tcW w:w="2158" w:type="dxa"/>
          </w:tcPr>
          <w:p w14:paraId="0F15E133" w14:textId="07561208" w:rsidR="00B75150" w:rsidRDefault="00B75150" w:rsidP="00B75150">
            <w:r>
              <w:t>Source Priority</w:t>
            </w:r>
          </w:p>
        </w:tc>
        <w:tc>
          <w:tcPr>
            <w:tcW w:w="2158" w:type="dxa"/>
          </w:tcPr>
          <w:p w14:paraId="556D25B6" w14:textId="3DC7F324" w:rsidR="00B75150" w:rsidRDefault="00B75150" w:rsidP="00B75150">
            <w:r>
              <w:t>None</w:t>
            </w:r>
          </w:p>
        </w:tc>
        <w:tc>
          <w:tcPr>
            <w:tcW w:w="2158" w:type="dxa"/>
          </w:tcPr>
          <w:p w14:paraId="574C9C32" w14:textId="77777777" w:rsidR="00B75150" w:rsidRDefault="00B75150" w:rsidP="00B75150"/>
        </w:tc>
        <w:tc>
          <w:tcPr>
            <w:tcW w:w="2158" w:type="dxa"/>
          </w:tcPr>
          <w:p w14:paraId="31110547" w14:textId="77777777" w:rsidR="00B75150" w:rsidRDefault="00B75150" w:rsidP="00B75150"/>
        </w:tc>
        <w:tc>
          <w:tcPr>
            <w:tcW w:w="2158" w:type="dxa"/>
          </w:tcPr>
          <w:p w14:paraId="750449D5" w14:textId="77777777" w:rsidR="00B75150" w:rsidRDefault="00B75150" w:rsidP="00B75150"/>
        </w:tc>
      </w:tr>
      <w:tr w:rsidR="00B75150" w14:paraId="576FE96E" w14:textId="77777777" w:rsidTr="00DF5014">
        <w:trPr>
          <w:cantSplit/>
        </w:trPr>
        <w:tc>
          <w:tcPr>
            <w:tcW w:w="2158" w:type="dxa"/>
          </w:tcPr>
          <w:p w14:paraId="27876B38" w14:textId="132CFCC3" w:rsidR="00B75150" w:rsidRDefault="00B75150" w:rsidP="00B75150">
            <w:r>
              <w:t>Attribute Authority</w:t>
            </w:r>
          </w:p>
        </w:tc>
        <w:tc>
          <w:tcPr>
            <w:tcW w:w="2158" w:type="dxa"/>
          </w:tcPr>
          <w:p w14:paraId="11290788" w14:textId="7C20DCEE" w:rsidR="00B75150" w:rsidRDefault="00B75150" w:rsidP="00B75150">
            <w:r>
              <w:t>Not defined</w:t>
            </w:r>
          </w:p>
        </w:tc>
        <w:tc>
          <w:tcPr>
            <w:tcW w:w="2158" w:type="dxa"/>
          </w:tcPr>
          <w:p w14:paraId="6E12AB1E" w14:textId="77777777" w:rsidR="00B75150" w:rsidRDefault="00B75150" w:rsidP="00B75150"/>
        </w:tc>
        <w:tc>
          <w:tcPr>
            <w:tcW w:w="2158" w:type="dxa"/>
          </w:tcPr>
          <w:p w14:paraId="5D3B9F60" w14:textId="77777777" w:rsidR="00B75150" w:rsidRDefault="00B75150" w:rsidP="00B75150"/>
        </w:tc>
        <w:tc>
          <w:tcPr>
            <w:tcW w:w="2158" w:type="dxa"/>
          </w:tcPr>
          <w:p w14:paraId="535DFAEB" w14:textId="77777777" w:rsidR="00B75150" w:rsidRDefault="00B75150" w:rsidP="00B75150"/>
        </w:tc>
      </w:tr>
      <w:tr w:rsidR="00B75150" w14:paraId="076ACF3C" w14:textId="77777777" w:rsidTr="00DF5014">
        <w:trPr>
          <w:cantSplit/>
        </w:trPr>
        <w:tc>
          <w:tcPr>
            <w:tcW w:w="2158" w:type="dxa"/>
          </w:tcPr>
          <w:p w14:paraId="7B5AF58D" w14:textId="0EC206AE" w:rsidR="00B75150" w:rsidRDefault="00B75150" w:rsidP="00B75150">
            <w:r>
              <w:t>Conflict Resolution</w:t>
            </w:r>
          </w:p>
        </w:tc>
        <w:tc>
          <w:tcPr>
            <w:tcW w:w="2158" w:type="dxa"/>
          </w:tcPr>
          <w:p w14:paraId="6B8B2532" w14:textId="0B655315" w:rsidR="00B75150" w:rsidRDefault="00B75150" w:rsidP="00B75150">
            <w:r>
              <w:t>Not defined</w:t>
            </w:r>
          </w:p>
        </w:tc>
        <w:tc>
          <w:tcPr>
            <w:tcW w:w="2158" w:type="dxa"/>
          </w:tcPr>
          <w:p w14:paraId="541EDC7C" w14:textId="77777777" w:rsidR="00B75150" w:rsidRDefault="00B75150" w:rsidP="00B75150"/>
        </w:tc>
        <w:tc>
          <w:tcPr>
            <w:tcW w:w="2158" w:type="dxa"/>
          </w:tcPr>
          <w:p w14:paraId="3EFD5B7C" w14:textId="77777777" w:rsidR="00B75150" w:rsidRDefault="00B75150" w:rsidP="00B75150"/>
        </w:tc>
        <w:tc>
          <w:tcPr>
            <w:tcW w:w="2158" w:type="dxa"/>
          </w:tcPr>
          <w:p w14:paraId="18AB871B" w14:textId="77777777" w:rsidR="00B75150" w:rsidRDefault="00B75150" w:rsidP="00B75150"/>
        </w:tc>
      </w:tr>
    </w:tbl>
    <w:p w14:paraId="279CDBA8" w14:textId="77777777" w:rsidR="001923D1" w:rsidRDefault="001923D1" w:rsidP="001923D1"/>
    <w:p w14:paraId="5EA88468" w14:textId="369B2915" w:rsidR="002C6CBA" w:rsidRDefault="002C6CBA" w:rsidP="001923D1">
      <w:r>
        <w:t>MVP Rule: One source = system of record per CI type</w:t>
      </w:r>
    </w:p>
    <w:p w14:paraId="47A391F9" w14:textId="12260D60" w:rsidR="001923D1" w:rsidRDefault="001923D1" w:rsidP="001923D1">
      <w:pPr>
        <w:pStyle w:val="Heading2"/>
      </w:pPr>
      <w:r>
        <w:t>4.5 Data Ownership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75150" w14:paraId="137D3A3F" w14:textId="77777777" w:rsidTr="00DF5014">
        <w:trPr>
          <w:cantSplit/>
        </w:trPr>
        <w:tc>
          <w:tcPr>
            <w:tcW w:w="2158" w:type="dxa"/>
          </w:tcPr>
          <w:p w14:paraId="1CEC29B3" w14:textId="5D1958AF" w:rsidR="00B75150" w:rsidRDefault="00B75150" w:rsidP="00B75150">
            <w:r>
              <w:t>Data Steward</w:t>
            </w:r>
          </w:p>
        </w:tc>
        <w:tc>
          <w:tcPr>
            <w:tcW w:w="2158" w:type="dxa"/>
          </w:tcPr>
          <w:p w14:paraId="2B08802F" w14:textId="3DA8200A" w:rsidR="00B75150" w:rsidRDefault="00B75150" w:rsidP="00B75150">
            <w:r>
              <w:t>Not defined</w:t>
            </w:r>
          </w:p>
        </w:tc>
        <w:tc>
          <w:tcPr>
            <w:tcW w:w="2158" w:type="dxa"/>
          </w:tcPr>
          <w:p w14:paraId="002A61D8" w14:textId="77777777" w:rsidR="00B75150" w:rsidRDefault="00B75150" w:rsidP="00B75150"/>
        </w:tc>
        <w:tc>
          <w:tcPr>
            <w:tcW w:w="2158" w:type="dxa"/>
          </w:tcPr>
          <w:p w14:paraId="74F85BFB" w14:textId="77777777" w:rsidR="00B75150" w:rsidRDefault="00B75150" w:rsidP="00B75150"/>
        </w:tc>
        <w:tc>
          <w:tcPr>
            <w:tcW w:w="2158" w:type="dxa"/>
          </w:tcPr>
          <w:p w14:paraId="76ED9515" w14:textId="77777777" w:rsidR="00B75150" w:rsidRDefault="00B75150" w:rsidP="00B75150"/>
        </w:tc>
      </w:tr>
      <w:tr w:rsidR="00B75150" w14:paraId="680D2C00" w14:textId="77777777" w:rsidTr="00DF5014">
        <w:trPr>
          <w:cantSplit/>
        </w:trPr>
        <w:tc>
          <w:tcPr>
            <w:tcW w:w="2158" w:type="dxa"/>
          </w:tcPr>
          <w:p w14:paraId="463040DA" w14:textId="79B0A2AD" w:rsidR="00B75150" w:rsidRDefault="00B75150" w:rsidP="00B75150">
            <w:r>
              <w:t>Source Ownership</w:t>
            </w:r>
          </w:p>
        </w:tc>
        <w:tc>
          <w:tcPr>
            <w:tcW w:w="2158" w:type="dxa"/>
          </w:tcPr>
          <w:p w14:paraId="4434CD5A" w14:textId="10EF0C5E" w:rsidR="00B75150" w:rsidRDefault="00B75150" w:rsidP="00B75150">
            <w:r>
              <w:t>External</w:t>
            </w:r>
          </w:p>
        </w:tc>
        <w:tc>
          <w:tcPr>
            <w:tcW w:w="2158" w:type="dxa"/>
          </w:tcPr>
          <w:p w14:paraId="38B6CD96" w14:textId="77777777" w:rsidR="00B75150" w:rsidRDefault="00B75150" w:rsidP="00B75150"/>
        </w:tc>
        <w:tc>
          <w:tcPr>
            <w:tcW w:w="2158" w:type="dxa"/>
          </w:tcPr>
          <w:p w14:paraId="57F9CFCD" w14:textId="77777777" w:rsidR="00B75150" w:rsidRDefault="00B75150" w:rsidP="00B75150"/>
        </w:tc>
        <w:tc>
          <w:tcPr>
            <w:tcW w:w="2158" w:type="dxa"/>
          </w:tcPr>
          <w:p w14:paraId="25A5E349" w14:textId="77777777" w:rsidR="00B75150" w:rsidRDefault="00B75150" w:rsidP="00B75150"/>
        </w:tc>
      </w:tr>
      <w:tr w:rsidR="00B75150" w14:paraId="58EB3E36" w14:textId="77777777" w:rsidTr="00DF5014">
        <w:trPr>
          <w:cantSplit/>
        </w:trPr>
        <w:tc>
          <w:tcPr>
            <w:tcW w:w="2158" w:type="dxa"/>
          </w:tcPr>
          <w:p w14:paraId="5C5DFCF3" w14:textId="2CA9359D" w:rsidR="00B75150" w:rsidRDefault="00B75150" w:rsidP="00B75150">
            <w:r>
              <w:t>CMDB Ownership</w:t>
            </w:r>
          </w:p>
        </w:tc>
        <w:tc>
          <w:tcPr>
            <w:tcW w:w="2158" w:type="dxa"/>
          </w:tcPr>
          <w:p w14:paraId="1CBDE746" w14:textId="6267E529" w:rsidR="00B75150" w:rsidRDefault="00B75150" w:rsidP="00B75150">
            <w:r>
              <w:t>Internal</w:t>
            </w:r>
          </w:p>
        </w:tc>
        <w:tc>
          <w:tcPr>
            <w:tcW w:w="2158" w:type="dxa"/>
          </w:tcPr>
          <w:p w14:paraId="3C5E189C" w14:textId="77777777" w:rsidR="00B75150" w:rsidRDefault="00B75150" w:rsidP="00B75150"/>
        </w:tc>
        <w:tc>
          <w:tcPr>
            <w:tcW w:w="2158" w:type="dxa"/>
          </w:tcPr>
          <w:p w14:paraId="00E2EAA6" w14:textId="77777777" w:rsidR="00B75150" w:rsidRDefault="00B75150" w:rsidP="00B75150"/>
        </w:tc>
        <w:tc>
          <w:tcPr>
            <w:tcW w:w="2158" w:type="dxa"/>
          </w:tcPr>
          <w:p w14:paraId="1C508AD8" w14:textId="77777777" w:rsidR="00B75150" w:rsidRDefault="00B75150" w:rsidP="00B75150"/>
        </w:tc>
      </w:tr>
    </w:tbl>
    <w:p w14:paraId="53BE765E" w14:textId="77777777" w:rsidR="001923D1" w:rsidRDefault="001923D1" w:rsidP="001923D1"/>
    <w:p w14:paraId="4CCFE717" w14:textId="7F37F94E" w:rsidR="001923D1" w:rsidRDefault="001923D1" w:rsidP="001923D1">
      <w:pPr>
        <w:pStyle w:val="Heading2"/>
      </w:pPr>
      <w:r>
        <w:t>4.6 Sync Frequency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225A9397" w14:textId="77777777" w:rsidTr="003D0FEE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75150" w14:paraId="45D5943C" w14:textId="77777777" w:rsidTr="003D0FEE">
        <w:trPr>
          <w:cantSplit/>
        </w:trPr>
        <w:tc>
          <w:tcPr>
            <w:tcW w:w="2335" w:type="dxa"/>
          </w:tcPr>
          <w:p w14:paraId="07DCBF9B" w14:textId="76606C45" w:rsidR="00B75150" w:rsidRDefault="00B75150" w:rsidP="00B75150">
            <w:r>
              <w:t>Sync Schedule</w:t>
            </w:r>
          </w:p>
        </w:tc>
        <w:tc>
          <w:tcPr>
            <w:tcW w:w="1981" w:type="dxa"/>
          </w:tcPr>
          <w:p w14:paraId="3AAF562E" w14:textId="1CB0897A" w:rsidR="00B75150" w:rsidRDefault="00B75150" w:rsidP="00B75150">
            <w:r>
              <w:t>Configurable</w:t>
            </w:r>
          </w:p>
        </w:tc>
        <w:tc>
          <w:tcPr>
            <w:tcW w:w="2158" w:type="dxa"/>
          </w:tcPr>
          <w:p w14:paraId="7389F761" w14:textId="77777777" w:rsidR="00B75150" w:rsidRDefault="00B75150" w:rsidP="00B75150"/>
        </w:tc>
        <w:tc>
          <w:tcPr>
            <w:tcW w:w="2158" w:type="dxa"/>
          </w:tcPr>
          <w:p w14:paraId="0EE427D2" w14:textId="77777777" w:rsidR="00B75150" w:rsidRDefault="00B75150" w:rsidP="00B75150"/>
        </w:tc>
        <w:tc>
          <w:tcPr>
            <w:tcW w:w="2158" w:type="dxa"/>
          </w:tcPr>
          <w:p w14:paraId="61D86633" w14:textId="77777777" w:rsidR="00B75150" w:rsidRDefault="00B75150" w:rsidP="00B75150"/>
        </w:tc>
      </w:tr>
      <w:tr w:rsidR="00B75150" w14:paraId="5012EDA5" w14:textId="77777777" w:rsidTr="003D0FEE">
        <w:trPr>
          <w:cantSplit/>
        </w:trPr>
        <w:tc>
          <w:tcPr>
            <w:tcW w:w="2335" w:type="dxa"/>
          </w:tcPr>
          <w:p w14:paraId="2DA4963E" w14:textId="238B8B78" w:rsidR="00B75150" w:rsidRDefault="00B75150" w:rsidP="00B75150">
            <w:r>
              <w:t>Real-time vs Batch</w:t>
            </w:r>
          </w:p>
        </w:tc>
        <w:tc>
          <w:tcPr>
            <w:tcW w:w="1981" w:type="dxa"/>
          </w:tcPr>
          <w:p w14:paraId="1E249733" w14:textId="2AED45B5" w:rsidR="00B75150" w:rsidRDefault="00B75150" w:rsidP="00B75150">
            <w:r>
              <w:t>Batch default</w:t>
            </w:r>
          </w:p>
        </w:tc>
        <w:tc>
          <w:tcPr>
            <w:tcW w:w="2158" w:type="dxa"/>
          </w:tcPr>
          <w:p w14:paraId="7CC94EB9" w14:textId="77777777" w:rsidR="00B75150" w:rsidRDefault="00B75150" w:rsidP="00B75150"/>
        </w:tc>
        <w:tc>
          <w:tcPr>
            <w:tcW w:w="2158" w:type="dxa"/>
          </w:tcPr>
          <w:p w14:paraId="51DE0F2F" w14:textId="77777777" w:rsidR="00B75150" w:rsidRDefault="00B75150" w:rsidP="00B75150"/>
        </w:tc>
        <w:tc>
          <w:tcPr>
            <w:tcW w:w="2158" w:type="dxa"/>
          </w:tcPr>
          <w:p w14:paraId="4EF96134" w14:textId="77777777" w:rsidR="00B75150" w:rsidRDefault="00B75150" w:rsidP="00B75150"/>
        </w:tc>
      </w:tr>
      <w:tr w:rsidR="00B75150" w14:paraId="3055DA52" w14:textId="77777777" w:rsidTr="003D0FEE">
        <w:trPr>
          <w:cantSplit/>
        </w:trPr>
        <w:tc>
          <w:tcPr>
            <w:tcW w:w="2335" w:type="dxa"/>
          </w:tcPr>
          <w:p w14:paraId="0133A00C" w14:textId="3F436446" w:rsidR="00B75150" w:rsidRDefault="00B75150" w:rsidP="00B75150">
            <w:r>
              <w:t>Data Refresh Rate</w:t>
            </w:r>
          </w:p>
        </w:tc>
        <w:tc>
          <w:tcPr>
            <w:tcW w:w="1981" w:type="dxa"/>
          </w:tcPr>
          <w:p w14:paraId="348F9C51" w14:textId="7455AF6C" w:rsidR="00B75150" w:rsidRDefault="00B75150" w:rsidP="00B75150">
            <w:r>
              <w:t>Not defined</w:t>
            </w:r>
          </w:p>
        </w:tc>
        <w:tc>
          <w:tcPr>
            <w:tcW w:w="2158" w:type="dxa"/>
          </w:tcPr>
          <w:p w14:paraId="046C8C7F" w14:textId="77777777" w:rsidR="00B75150" w:rsidRDefault="00B75150" w:rsidP="00B75150"/>
        </w:tc>
        <w:tc>
          <w:tcPr>
            <w:tcW w:w="2158" w:type="dxa"/>
          </w:tcPr>
          <w:p w14:paraId="5356A489" w14:textId="77777777" w:rsidR="00B75150" w:rsidRDefault="00B75150" w:rsidP="00B75150"/>
        </w:tc>
        <w:tc>
          <w:tcPr>
            <w:tcW w:w="2158" w:type="dxa"/>
          </w:tcPr>
          <w:p w14:paraId="3DF30D66" w14:textId="77777777" w:rsidR="00B75150" w:rsidRDefault="00B75150" w:rsidP="00B75150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6FE9E020" w:rsidR="001923D1" w:rsidRDefault="00757D72" w:rsidP="001923D1">
      <w:r>
        <w:t>Required MVP (From Intune):</w:t>
      </w:r>
    </w:p>
    <w:p w14:paraId="6B46AEB1" w14:textId="1FEC2314" w:rsidR="00B142F5" w:rsidRDefault="00B142F5" w:rsidP="00B142F5">
      <w:pPr>
        <w:pStyle w:val="ListParagraph"/>
        <w:numPr>
          <w:ilvl w:val="0"/>
          <w:numId w:val="11"/>
        </w:numPr>
      </w:pPr>
      <w:r>
        <w:t>Device Name</w:t>
      </w:r>
    </w:p>
    <w:p w14:paraId="11A89BEA" w14:textId="273B7619" w:rsidR="00B142F5" w:rsidRDefault="00B142F5" w:rsidP="00B142F5">
      <w:pPr>
        <w:pStyle w:val="ListParagraph"/>
        <w:numPr>
          <w:ilvl w:val="0"/>
          <w:numId w:val="11"/>
        </w:numPr>
      </w:pPr>
      <w:r>
        <w:t>User / Owner</w:t>
      </w:r>
    </w:p>
    <w:p w14:paraId="0C7221E0" w14:textId="12531BDC" w:rsidR="00B142F5" w:rsidRDefault="00B142F5" w:rsidP="00B142F5">
      <w:pPr>
        <w:pStyle w:val="ListParagraph"/>
        <w:numPr>
          <w:ilvl w:val="0"/>
          <w:numId w:val="11"/>
        </w:numPr>
      </w:pPr>
      <w:r>
        <w:t>OS</w:t>
      </w:r>
    </w:p>
    <w:p w14:paraId="118A34E4" w14:textId="5673530D" w:rsidR="00B142F5" w:rsidRDefault="00B142F5" w:rsidP="00B142F5">
      <w:pPr>
        <w:pStyle w:val="ListParagraph"/>
        <w:numPr>
          <w:ilvl w:val="0"/>
          <w:numId w:val="11"/>
        </w:numPr>
      </w:pPr>
      <w:r>
        <w:t>Device Type</w:t>
      </w:r>
    </w:p>
    <w:p w14:paraId="6EE0A58A" w14:textId="14DD41BF" w:rsidR="001923D1" w:rsidRDefault="00B142F5" w:rsidP="00B142F5">
      <w:pPr>
        <w:pStyle w:val="ListParagraph"/>
        <w:numPr>
          <w:ilvl w:val="0"/>
          <w:numId w:val="11"/>
        </w:numPr>
      </w:pPr>
      <w:r>
        <w:t>Status</w:t>
      </w:r>
    </w:p>
    <w:p w14:paraId="71B92647" w14:textId="77777777" w:rsidR="001923D1" w:rsidRDefault="001923D1" w:rsidP="001923D1"/>
    <w:p w14:paraId="3EE170EA" w14:textId="77B5D979" w:rsidR="008B22EF" w:rsidRDefault="00B142F5" w:rsidP="001923D1">
      <w:r>
        <w:t>Recommended:</w:t>
      </w:r>
    </w:p>
    <w:p w14:paraId="6D51CB2A" w14:textId="62DD7F55" w:rsidR="00B142F5" w:rsidRDefault="00B142F5" w:rsidP="00B142F5">
      <w:pPr>
        <w:pStyle w:val="ListParagraph"/>
        <w:numPr>
          <w:ilvl w:val="0"/>
          <w:numId w:val="4"/>
        </w:numPr>
      </w:pPr>
      <w:r>
        <w:t>Serial Number</w:t>
      </w:r>
    </w:p>
    <w:p w14:paraId="75EBEF2F" w14:textId="2963427F" w:rsidR="00B142F5" w:rsidRDefault="00B142F5" w:rsidP="00B142F5">
      <w:pPr>
        <w:pStyle w:val="ListParagraph"/>
        <w:numPr>
          <w:ilvl w:val="0"/>
          <w:numId w:val="4"/>
        </w:numPr>
      </w:pPr>
      <w:r>
        <w:t>Location</w:t>
      </w:r>
    </w:p>
    <w:p w14:paraId="7FCDAF31" w14:textId="3512604A" w:rsidR="008B22EF" w:rsidRDefault="00B142F5" w:rsidP="00B142F5">
      <w:pPr>
        <w:pStyle w:val="ListParagraph"/>
        <w:numPr>
          <w:ilvl w:val="0"/>
          <w:numId w:val="4"/>
        </w:numPr>
      </w:pPr>
      <w:r>
        <w:t>Last Seen Date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3F714E2C" w14:textId="50C46513" w:rsidR="00B142F5" w:rsidRDefault="00B142F5" w:rsidP="00B142F5">
      <w:pPr>
        <w:pStyle w:val="ListParagraph"/>
        <w:numPr>
          <w:ilvl w:val="0"/>
          <w:numId w:val="26"/>
        </w:numPr>
      </w:pPr>
      <w:r>
        <w:t>Software inventory</w:t>
      </w:r>
    </w:p>
    <w:p w14:paraId="78D0D6F5" w14:textId="0BAAD80E" w:rsidR="00B142F5" w:rsidRDefault="00B142F5" w:rsidP="00B142F5">
      <w:pPr>
        <w:pStyle w:val="ListParagraph"/>
        <w:numPr>
          <w:ilvl w:val="0"/>
          <w:numId w:val="26"/>
        </w:numPr>
      </w:pPr>
      <w:r>
        <w:t>Patch level</w:t>
      </w:r>
    </w:p>
    <w:p w14:paraId="7C80647F" w14:textId="16B07F9B" w:rsidR="00791013" w:rsidRDefault="00B142F5" w:rsidP="00B142F5">
      <w:pPr>
        <w:pStyle w:val="ListParagraph"/>
        <w:numPr>
          <w:ilvl w:val="0"/>
          <w:numId w:val="26"/>
        </w:numPr>
      </w:pPr>
      <w:r>
        <w:t>Compliance status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701B5BC8" w:rsidR="00D4572C" w:rsidRDefault="00B142F5" w:rsidP="00D4572C">
      <w:pPr>
        <w:pStyle w:val="Heading2"/>
      </w:pPr>
      <w:r>
        <w:t>Data Ingestion Flow</w:t>
      </w:r>
    </w:p>
    <w:p w14:paraId="30D0F86A" w14:textId="39D75FAF" w:rsidR="001923D1" w:rsidRDefault="00B142F5" w:rsidP="001923D1">
      <w:r>
        <w:t>External system (SCCM / Intune)</w:t>
      </w:r>
    </w:p>
    <w:p w14:paraId="5B83C846" w14:textId="22E51CCA" w:rsidR="00B142F5" w:rsidRDefault="00B142F5" w:rsidP="00B142F5">
      <w:pPr>
        <w:pStyle w:val="ListParagraph"/>
        <w:numPr>
          <w:ilvl w:val="0"/>
          <w:numId w:val="12"/>
        </w:numPr>
      </w:pPr>
      <w:r>
        <w:t>Connector pulls data</w:t>
      </w:r>
    </w:p>
    <w:p w14:paraId="69A71692" w14:textId="4D988185" w:rsidR="00B142F5" w:rsidRDefault="00B142F5" w:rsidP="00B142F5">
      <w:pPr>
        <w:pStyle w:val="ListParagraph"/>
        <w:numPr>
          <w:ilvl w:val="0"/>
          <w:numId w:val="12"/>
        </w:numPr>
      </w:pPr>
      <w:r>
        <w:t>Service Graph processes data</w:t>
      </w:r>
    </w:p>
    <w:p w14:paraId="239B096D" w14:textId="1982C03A" w:rsidR="00D4572C" w:rsidRDefault="00B142F5" w:rsidP="00B142F5">
      <w:pPr>
        <w:pStyle w:val="ListParagraph"/>
        <w:numPr>
          <w:ilvl w:val="0"/>
          <w:numId w:val="12"/>
        </w:numPr>
      </w:pPr>
      <w:r>
        <w:t>CI records created/updated in CMDB</w:t>
      </w:r>
    </w:p>
    <w:p w14:paraId="5083BCD2" w14:textId="020B5CE8" w:rsidR="00D4572C" w:rsidRDefault="00B142F5" w:rsidP="00D4572C">
      <w:pPr>
        <w:pStyle w:val="Heading2"/>
      </w:pPr>
      <w:r>
        <w:t>Reconciliation Flow</w:t>
      </w:r>
    </w:p>
    <w:p w14:paraId="14895D18" w14:textId="5889706B" w:rsidR="00D4572C" w:rsidRDefault="00B142F5" w:rsidP="00D4572C">
      <w:r>
        <w:t>Incoming data</w:t>
      </w:r>
    </w:p>
    <w:p w14:paraId="5BA64E04" w14:textId="2FAADE6F" w:rsidR="00B142F5" w:rsidRDefault="00B142F5" w:rsidP="00B142F5">
      <w:pPr>
        <w:pStyle w:val="ListParagraph"/>
        <w:numPr>
          <w:ilvl w:val="0"/>
          <w:numId w:val="13"/>
        </w:numPr>
      </w:pPr>
      <w:r>
        <w:t>Match existing CI</w:t>
      </w:r>
    </w:p>
    <w:p w14:paraId="160BCDDE" w14:textId="0A7054BC" w:rsidR="00B142F5" w:rsidRDefault="00B142F5" w:rsidP="00B142F5">
      <w:pPr>
        <w:pStyle w:val="ListParagraph"/>
        <w:numPr>
          <w:ilvl w:val="0"/>
          <w:numId w:val="13"/>
        </w:numPr>
      </w:pPr>
      <w:r>
        <w:t>Apply source priority</w:t>
      </w:r>
    </w:p>
    <w:p w14:paraId="018DE5F8" w14:textId="574209DE" w:rsidR="00CF75A1" w:rsidRDefault="00B142F5" w:rsidP="00B142F5">
      <w:pPr>
        <w:pStyle w:val="ListParagraph"/>
        <w:numPr>
          <w:ilvl w:val="0"/>
          <w:numId w:val="13"/>
        </w:numPr>
      </w:pPr>
      <w:r>
        <w:t>Update attributes</w:t>
      </w:r>
    </w:p>
    <w:p w14:paraId="4882E88F" w14:textId="08E101A8" w:rsidR="00D4572C" w:rsidRDefault="00B142F5" w:rsidP="00D4572C">
      <w:pPr>
        <w:pStyle w:val="Heading2"/>
      </w:pPr>
      <w:r>
        <w:t>Validation Flow</w:t>
      </w:r>
    </w:p>
    <w:p w14:paraId="7D8B48F4" w14:textId="4757EBF8" w:rsidR="00CF75A1" w:rsidRDefault="00B142F5" w:rsidP="00CF75A1">
      <w:r>
        <w:t>Data imported</w:t>
      </w:r>
    </w:p>
    <w:p w14:paraId="09F95267" w14:textId="77B07248" w:rsidR="00B142F5" w:rsidRDefault="00B142F5" w:rsidP="00B142F5">
      <w:pPr>
        <w:pStyle w:val="ListParagraph"/>
        <w:numPr>
          <w:ilvl w:val="0"/>
          <w:numId w:val="14"/>
        </w:numPr>
      </w:pPr>
      <w:r>
        <w:t>Review CI records</w:t>
      </w:r>
    </w:p>
    <w:p w14:paraId="3CDAF80F" w14:textId="462C6211" w:rsidR="00B142F5" w:rsidRDefault="00B142F5" w:rsidP="00B142F5">
      <w:pPr>
        <w:pStyle w:val="ListParagraph"/>
        <w:numPr>
          <w:ilvl w:val="0"/>
          <w:numId w:val="14"/>
        </w:numPr>
      </w:pPr>
      <w:r>
        <w:t>Validate accuracy</w:t>
      </w:r>
    </w:p>
    <w:p w14:paraId="6AA183E8" w14:textId="369FECBC" w:rsidR="00CF75A1" w:rsidRDefault="00B142F5" w:rsidP="00B142F5">
      <w:pPr>
        <w:pStyle w:val="ListParagraph"/>
        <w:numPr>
          <w:ilvl w:val="0"/>
          <w:numId w:val="14"/>
        </w:numPr>
      </w:pPr>
      <w:r>
        <w:t>Adjust mapping/rules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33DFC593" w:rsidR="001923D1" w:rsidRDefault="00B142F5" w:rsidP="001923D1">
      <w:r>
        <w:t>Service Graph integration  is “working” when:</w:t>
      </w:r>
    </w:p>
    <w:p w14:paraId="671B9B88" w14:textId="0A37F843" w:rsidR="00B142F5" w:rsidRDefault="00B142F5" w:rsidP="00B142F5">
      <w:pPr>
        <w:pStyle w:val="ListParagraph"/>
        <w:numPr>
          <w:ilvl w:val="0"/>
          <w:numId w:val="5"/>
        </w:numPr>
      </w:pPr>
      <w:r>
        <w:t>Intune (SCCM) is connected successfully</w:t>
      </w:r>
    </w:p>
    <w:p w14:paraId="292A92A4" w14:textId="3127D460" w:rsidR="00B142F5" w:rsidRDefault="00B142F5" w:rsidP="00B142F5">
      <w:pPr>
        <w:pStyle w:val="ListParagraph"/>
        <w:numPr>
          <w:ilvl w:val="0"/>
          <w:numId w:val="5"/>
        </w:numPr>
      </w:pPr>
      <w:r>
        <w:t>Data is imported into CMDB</w:t>
      </w:r>
    </w:p>
    <w:p w14:paraId="61486D13" w14:textId="2B4877F2" w:rsidR="00B142F5" w:rsidRDefault="00B142F5" w:rsidP="00B142F5">
      <w:pPr>
        <w:pStyle w:val="ListParagraph"/>
        <w:numPr>
          <w:ilvl w:val="0"/>
          <w:numId w:val="5"/>
        </w:numPr>
      </w:pPr>
      <w:r>
        <w:t>CI records are created or updated correctly</w:t>
      </w:r>
    </w:p>
    <w:p w14:paraId="328D6764" w14:textId="0A1880E9" w:rsidR="00B142F5" w:rsidRDefault="00B142F5" w:rsidP="00B142F5">
      <w:pPr>
        <w:pStyle w:val="ListParagraph"/>
        <w:numPr>
          <w:ilvl w:val="0"/>
          <w:numId w:val="5"/>
        </w:numPr>
      </w:pPr>
      <w:r>
        <w:t>Duplicate records are minimized</w:t>
      </w:r>
    </w:p>
    <w:p w14:paraId="75C439F9" w14:textId="11DBCDEF" w:rsidR="00B142F5" w:rsidRDefault="00B142F5" w:rsidP="00B142F5">
      <w:pPr>
        <w:pStyle w:val="ListParagraph"/>
        <w:numPr>
          <w:ilvl w:val="0"/>
          <w:numId w:val="5"/>
        </w:numPr>
      </w:pPr>
      <w:r>
        <w:t>Key attributes (name, owner, OS) are accurate</w:t>
      </w:r>
    </w:p>
    <w:p w14:paraId="0E527A50" w14:textId="714561B9" w:rsidR="001923D1" w:rsidRDefault="00B142F5" w:rsidP="00B142F5">
      <w:pPr>
        <w:pStyle w:val="ListParagraph"/>
        <w:numPr>
          <w:ilvl w:val="0"/>
          <w:numId w:val="5"/>
        </w:numPr>
      </w:pPr>
      <w:r>
        <w:t xml:space="preserve">Data updates on a defined schedule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7CF257EB" w:rsidR="001923D1" w:rsidRDefault="00B142F5" w:rsidP="00DF5014">
            <w:r>
              <w:t>Too many data sources at once</w:t>
            </w:r>
          </w:p>
        </w:tc>
        <w:tc>
          <w:tcPr>
            <w:tcW w:w="5395" w:type="dxa"/>
          </w:tcPr>
          <w:p w14:paraId="731C1F33" w14:textId="20974806" w:rsidR="001923D1" w:rsidRDefault="00B142F5" w:rsidP="00DF5014">
            <w:r>
              <w:t>Leads to conflicts and confusion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47CB9758" w:rsidR="001923D1" w:rsidRDefault="00B142F5" w:rsidP="00DF5014">
            <w:r>
              <w:t>No reconciliation rules</w:t>
            </w:r>
          </w:p>
        </w:tc>
        <w:tc>
          <w:tcPr>
            <w:tcW w:w="5395" w:type="dxa"/>
          </w:tcPr>
          <w:p w14:paraId="65353AE6" w14:textId="23C6C6C1" w:rsidR="001923D1" w:rsidRDefault="00B142F5" w:rsidP="00DF5014">
            <w:r>
              <w:t>Duplicate and conflicting records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38ECC489" w:rsidR="001923D1" w:rsidRDefault="00B142F5" w:rsidP="00DF5014">
            <w:r>
              <w:t>Importing too much data</w:t>
            </w:r>
          </w:p>
        </w:tc>
        <w:tc>
          <w:tcPr>
            <w:tcW w:w="5395" w:type="dxa"/>
          </w:tcPr>
          <w:p w14:paraId="3F62A12D" w14:textId="75328448" w:rsidR="001923D1" w:rsidRDefault="00B142F5" w:rsidP="00DF5014">
            <w:r>
              <w:t>Noise overwhelms value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4D613F39" w:rsidR="001923D1" w:rsidRDefault="00B142F5" w:rsidP="00DF5014">
            <w:r>
              <w:t>Unclear system of record</w:t>
            </w:r>
          </w:p>
        </w:tc>
        <w:tc>
          <w:tcPr>
            <w:tcW w:w="5395" w:type="dxa"/>
          </w:tcPr>
          <w:p w14:paraId="1C79DF86" w14:textId="430F07BA" w:rsidR="001923D1" w:rsidRDefault="00B142F5" w:rsidP="00DF5014">
            <w:r>
              <w:t>Data trust collapses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0E4E6E72" w:rsidR="001923D1" w:rsidRDefault="00B142F5" w:rsidP="00DF5014">
            <w:r>
              <w:t>Skipping validation</w:t>
            </w:r>
          </w:p>
        </w:tc>
        <w:tc>
          <w:tcPr>
            <w:tcW w:w="5395" w:type="dxa"/>
          </w:tcPr>
          <w:p w14:paraId="153DF202" w14:textId="7C1EDF56" w:rsidR="001923D1" w:rsidRDefault="00B142F5" w:rsidP="00DF5014">
            <w:r>
              <w:t>Garbage in, garbage out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69F22B85" w14:textId="6924491D" w:rsidR="00DB76EB" w:rsidRDefault="00787368" w:rsidP="00DB76EB">
      <w:pPr>
        <w:pStyle w:val="ListParagraph"/>
        <w:numPr>
          <w:ilvl w:val="0"/>
          <w:numId w:val="6"/>
        </w:numPr>
      </w:pPr>
      <w:r>
        <w:t>Integrate: Intune (SCCM) only</w:t>
      </w:r>
    </w:p>
    <w:p w14:paraId="4EEEAF9A" w14:textId="6A9F4DDD" w:rsidR="00787368" w:rsidRDefault="00787368" w:rsidP="00DB76EB">
      <w:pPr>
        <w:pStyle w:val="ListParagraph"/>
        <w:numPr>
          <w:ilvl w:val="0"/>
          <w:numId w:val="6"/>
        </w:numPr>
      </w:pPr>
      <w:r>
        <w:t>CI Scope: End-user devices only</w:t>
      </w:r>
    </w:p>
    <w:p w14:paraId="13F9E4DE" w14:textId="4BA48D36" w:rsidR="00787368" w:rsidRDefault="00787368" w:rsidP="00DB76EB">
      <w:pPr>
        <w:pStyle w:val="ListParagraph"/>
        <w:numPr>
          <w:ilvl w:val="0"/>
          <w:numId w:val="6"/>
        </w:numPr>
      </w:pPr>
      <w:r>
        <w:t>Reconciliation: One system = source of truth</w:t>
      </w:r>
    </w:p>
    <w:p w14:paraId="20BD3CD3" w14:textId="7298BE9E" w:rsidR="00787368" w:rsidRDefault="00787368" w:rsidP="00DB76EB">
      <w:pPr>
        <w:pStyle w:val="ListParagraph"/>
        <w:numPr>
          <w:ilvl w:val="0"/>
          <w:numId w:val="6"/>
        </w:numPr>
      </w:pPr>
      <w:r>
        <w:t>Data Fields: Minimal core attributes</w:t>
      </w:r>
    </w:p>
    <w:p w14:paraId="6719068E" w14:textId="49100406" w:rsidR="00787368" w:rsidRDefault="00787368" w:rsidP="00DB76EB">
      <w:pPr>
        <w:pStyle w:val="ListParagraph"/>
        <w:numPr>
          <w:ilvl w:val="0"/>
          <w:numId w:val="6"/>
        </w:numPr>
      </w:pPr>
      <w:r>
        <w:t>Sync: Daily batch</w:t>
      </w:r>
    </w:p>
    <w:p w14:paraId="248F7DF4" w14:textId="6B26B8FE" w:rsidR="00787368" w:rsidRDefault="00787368" w:rsidP="00DB76EB">
      <w:pPr>
        <w:pStyle w:val="ListParagraph"/>
        <w:numPr>
          <w:ilvl w:val="0"/>
          <w:numId w:val="6"/>
        </w:numPr>
      </w:pPr>
      <w:r>
        <w:t>Validation: Manual review of first imports</w:t>
      </w:r>
    </w:p>
    <w:p w14:paraId="0BD2558B" w14:textId="77777777" w:rsidR="00787368" w:rsidRDefault="00787368" w:rsidP="00787368"/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70FBBD44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“Which system do you trust most for device data?”</w:t>
      </w:r>
    </w:p>
    <w:p w14:paraId="1E350405" w14:textId="7249D603" w:rsidR="00BA2571" w:rsidRDefault="00BA2571" w:rsidP="001923D1">
      <w:pPr>
        <w:pStyle w:val="ListParagraph"/>
        <w:numPr>
          <w:ilvl w:val="0"/>
          <w:numId w:val="7"/>
        </w:numPr>
      </w:pPr>
      <w:r>
        <w:t>Avoid: “What data do you want to import?”</w:t>
      </w:r>
    </w:p>
    <w:p w14:paraId="6F9935FE" w14:textId="7D8D1D5E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system should be the source of truth?”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6"/>
  </w:num>
  <w:num w:numId="4" w16cid:durableId="47776009">
    <w:abstractNumId w:val="20"/>
  </w:num>
  <w:num w:numId="5" w16cid:durableId="1553544347">
    <w:abstractNumId w:val="19"/>
  </w:num>
  <w:num w:numId="6" w16cid:durableId="587078171">
    <w:abstractNumId w:val="14"/>
  </w:num>
  <w:num w:numId="7" w16cid:durableId="1463231596">
    <w:abstractNumId w:val="23"/>
  </w:num>
  <w:num w:numId="8" w16cid:durableId="1378630317">
    <w:abstractNumId w:val="10"/>
  </w:num>
  <w:num w:numId="9" w16cid:durableId="1744062372">
    <w:abstractNumId w:val="6"/>
  </w:num>
  <w:num w:numId="10" w16cid:durableId="140074366">
    <w:abstractNumId w:val="25"/>
  </w:num>
  <w:num w:numId="11" w16cid:durableId="1163472494">
    <w:abstractNumId w:val="26"/>
  </w:num>
  <w:num w:numId="12" w16cid:durableId="1449350217">
    <w:abstractNumId w:val="15"/>
  </w:num>
  <w:num w:numId="13" w16cid:durableId="1926958638">
    <w:abstractNumId w:val="11"/>
  </w:num>
  <w:num w:numId="14" w16cid:durableId="1807117042">
    <w:abstractNumId w:val="3"/>
  </w:num>
  <w:num w:numId="15" w16cid:durableId="547765294">
    <w:abstractNumId w:val="21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3"/>
  </w:num>
  <w:num w:numId="19" w16cid:durableId="1644888372">
    <w:abstractNumId w:val="22"/>
  </w:num>
  <w:num w:numId="20" w16cid:durableId="896673025">
    <w:abstractNumId w:val="17"/>
  </w:num>
  <w:num w:numId="21" w16cid:durableId="404959389">
    <w:abstractNumId w:val="12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18"/>
  </w:num>
  <w:num w:numId="25" w16cid:durableId="1559434043">
    <w:abstractNumId w:val="24"/>
  </w:num>
  <w:num w:numId="26" w16cid:durableId="1502576165">
    <w:abstractNumId w:val="7"/>
  </w:num>
  <w:num w:numId="27" w16cid:durableId="1700207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53FC"/>
    <w:rsid w:val="003D0FEE"/>
    <w:rsid w:val="00442D13"/>
    <w:rsid w:val="00452422"/>
    <w:rsid w:val="00471152"/>
    <w:rsid w:val="00513587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50E58"/>
    <w:rsid w:val="00757D72"/>
    <w:rsid w:val="00763CC1"/>
    <w:rsid w:val="00787368"/>
    <w:rsid w:val="00791013"/>
    <w:rsid w:val="007941C4"/>
    <w:rsid w:val="007B757D"/>
    <w:rsid w:val="00866B43"/>
    <w:rsid w:val="008909E6"/>
    <w:rsid w:val="00894421"/>
    <w:rsid w:val="008A5E67"/>
    <w:rsid w:val="008B22EF"/>
    <w:rsid w:val="00902946"/>
    <w:rsid w:val="00942DDC"/>
    <w:rsid w:val="009C1176"/>
    <w:rsid w:val="00A562ED"/>
    <w:rsid w:val="00A779F4"/>
    <w:rsid w:val="00AF4D4B"/>
    <w:rsid w:val="00B142F5"/>
    <w:rsid w:val="00B548C1"/>
    <w:rsid w:val="00B63929"/>
    <w:rsid w:val="00B66003"/>
    <w:rsid w:val="00B75150"/>
    <w:rsid w:val="00B83E4F"/>
    <w:rsid w:val="00BA055A"/>
    <w:rsid w:val="00BA2571"/>
    <w:rsid w:val="00BF4B34"/>
    <w:rsid w:val="00C076DE"/>
    <w:rsid w:val="00C25B3D"/>
    <w:rsid w:val="00CB3A31"/>
    <w:rsid w:val="00CB586D"/>
    <w:rsid w:val="00CD60FE"/>
    <w:rsid w:val="00CE76F1"/>
    <w:rsid w:val="00CF75A1"/>
    <w:rsid w:val="00D4572C"/>
    <w:rsid w:val="00D54101"/>
    <w:rsid w:val="00D836B8"/>
    <w:rsid w:val="00D971F0"/>
    <w:rsid w:val="00DB76EB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DOCID-202112391-25622</_dlc_DocId>
    <_dlc_DocIdUrl xmlns="ea10e7c1-45f6-45a6-9220-470b2ac38f45">
      <Url>https://itecsfederal.sharepoint.com/teams/MissionSolutions/ISM/_layouts/15/DocIdRedir.aspx?ID=DOCID-202112391-25622</Url>
      <Description>DOCID-202112391-25622</Description>
    </_dlc_DocIdUrl>
  </documentManagement>
</p:properties>
</file>

<file path=customXml/itemProps1.xml><?xml version="1.0" encoding="utf-8"?>
<ds:datastoreItem xmlns:ds="http://schemas.openxmlformats.org/officeDocument/2006/customXml" ds:itemID="{130CAD9E-57EE-4EE2-BB01-656CECBC58D2}"/>
</file>

<file path=customXml/itemProps2.xml><?xml version="1.0" encoding="utf-8"?>
<ds:datastoreItem xmlns:ds="http://schemas.openxmlformats.org/officeDocument/2006/customXml" ds:itemID="{473C3419-E888-431C-AD20-325797D5726B}"/>
</file>

<file path=customXml/itemProps3.xml><?xml version="1.0" encoding="utf-8"?>
<ds:datastoreItem xmlns:ds="http://schemas.openxmlformats.org/officeDocument/2006/customXml" ds:itemID="{D09F3AF9-5AA5-43DD-BD74-6DA7EA4612C8}"/>
</file>

<file path=customXml/itemProps4.xml><?xml version="1.0" encoding="utf-8"?>
<ds:datastoreItem xmlns:ds="http://schemas.openxmlformats.org/officeDocument/2006/customXml" ds:itemID="{E2C42C56-274A-48F9-8CA9-0B43FE35F1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5</Pages>
  <Words>689</Words>
  <Characters>3933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24</vt:i4>
      </vt:variant>
    </vt:vector>
  </HeadingPairs>
  <TitlesOfParts>
    <vt:vector size="25" baseType="lpstr">
      <vt:lpstr/>
      <vt:lpstr>1. Purpose</vt:lpstr>
      <vt:lpstr>2. Scope (Sprint 4 Focus Only)</vt:lpstr>
      <vt:lpstr>3. Out-of-the-Box (OOTB) Configuration</vt:lpstr>
      <vt:lpstr>    3.1 Discovery Framework</vt:lpstr>
      <vt:lpstr>    3.2 MID Server</vt:lpstr>
      <vt:lpstr>    3.3 Credentials</vt:lpstr>
      <vt:lpstr>    3.4 CI Population</vt:lpstr>
      <vt:lpstr>    3.5 Integration Points</vt:lpstr>
      <vt:lpstr>4. Key Decisions (Client Input)</vt:lpstr>
      <vt:lpstr>    4.1 Discovery Scope</vt:lpstr>
      <vt:lpstr>    4.2 MID Server Placement</vt:lpstr>
      <vt:lpstr>    4.3 Credential Strategy</vt:lpstr>
      <vt:lpstr>    4.4 Discovery Scheduling</vt:lpstr>
      <vt:lpstr>    4.5 CI Class Scope</vt:lpstr>
      <vt:lpstr>    4.6 Data Quality &amp; Validation</vt:lpstr>
      <vt:lpstr>5. Data Requirements</vt:lpstr>
      <vt:lpstr>6. Process Flows (Simple)</vt:lpstr>
      <vt:lpstr>    CI Creation Flow</vt:lpstr>
      <vt:lpstr>    Incident Flow (with CMDB)</vt:lpstr>
      <vt:lpstr>    Change Flow (with CMDB)</vt:lpstr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42</cp:revision>
  <dcterms:created xsi:type="dcterms:W3CDTF">2026-05-01T16:44:00Z</dcterms:created>
  <dcterms:modified xsi:type="dcterms:W3CDTF">2026-05-04T14:09:00Z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5b7d431c-345c-410e-9965-4e7f8559ccfd</vt:lpwstr>
  </property>
</Properties>
</file>