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Core Integrations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06 Workbook 13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Core Integrations MVP — few, reliable, observable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6ED43F34" w14:textId="1C0F134C" w:rsidR="004E44FF" w:rsidRDefault="006A2503" w:rsidP="0072435D">
      <w:r>
        <w:t>Core Integrations connect ServiceNow to key external systems to:</w:t>
      </w:r>
    </w:p>
    <w:p w14:paraId="3E1D6865" w14:textId="5224D3CE" w:rsidR="006A2503" w:rsidRDefault="006A2503" w:rsidP="006A2503">
      <w:pPr>
        <w:pStyle w:val="ListParagraph"/>
        <w:numPr>
          <w:ilvl w:val="0"/>
          <w:numId w:val="23"/>
        </w:numPr>
      </w:pPr>
      <w:r>
        <w:t>Enable automated data flow</w:t>
      </w:r>
    </w:p>
    <w:p w14:paraId="093AAD75" w14:textId="127F47BB" w:rsidR="006A2503" w:rsidRDefault="006A2503" w:rsidP="006A2503">
      <w:pPr>
        <w:pStyle w:val="ListParagraph"/>
        <w:numPr>
          <w:ilvl w:val="0"/>
          <w:numId w:val="23"/>
        </w:numPr>
      </w:pPr>
      <w:r>
        <w:t>Reduce manual effort</w:t>
      </w:r>
    </w:p>
    <w:p w14:paraId="01D445BF" w14:textId="7B8C383E" w:rsidR="0072435D" w:rsidRDefault="006A2503" w:rsidP="006A2503">
      <w:pPr>
        <w:pStyle w:val="ListParagraph"/>
        <w:numPr>
          <w:ilvl w:val="0"/>
          <w:numId w:val="23"/>
        </w:numPr>
      </w:pPr>
      <w:r>
        <w:t>Improve accuracy and timeliness of information</w:t>
      </w:r>
    </w:p>
    <w:p w14:paraId="13552222" w14:textId="77777777" w:rsidR="009C1176" w:rsidRDefault="009C1176" w:rsidP="009C1176"/>
    <w:p w14:paraId="2E079CCF" w14:textId="41D82CF7" w:rsidR="0015353F" w:rsidRDefault="00763CC1" w:rsidP="0015353F">
      <w:r>
        <w:t>In Sprint 6, the goal is:</w:t>
      </w:r>
    </w:p>
    <w:p w14:paraId="66C36EEC" w14:textId="7B7033D5" w:rsidR="00452422" w:rsidRDefault="006A2503" w:rsidP="00452422">
      <w:pPr>
        <w:pStyle w:val="ListParagraph"/>
        <w:numPr>
          <w:ilvl w:val="0"/>
          <w:numId w:val="20"/>
        </w:numPr>
      </w:pPr>
      <w:r>
        <w:t xml:space="preserve">Integrate only what directly improves ITSM workflows</w:t>
      </w:r>
      <w:ins w:id="100" w:author="Claude" w:date="2026-05-08T00:00:00Z">
        <w:r>
          <w:t xml:space="preserve"> — each integration must be defended by a current pain point in Incident, Request, or Change</w:t>
        </w:r>
      </w:ins>
    </w:p>
    <w:p w14:paraId="3792A116" w14:textId="5B9A2A5A" w:rsidR="0015353F" w:rsidRDefault="006A2503" w:rsidP="00452422">
      <w:pPr>
        <w:pStyle w:val="ListParagraph"/>
        <w:numPr>
          <w:ilvl w:val="0"/>
          <w:numId w:val="20"/>
        </w:numPr>
      </w:pPr>
      <w:del w:id="200" w:author="Claude" w:date="2026-05-08T00:00:00Z">
        <w:r>
          <w:delText>Ensure integrations are reliable and observable</w:delText>
        </w:r>
      </w:del>
      <w:ins w:id="201" w:author="Claude" w:date="2026-05-08T00:00:00Z">
        <w:r>
          <w:t>Each integration has a named owner, a retry rule, and a visible error queue at sprint demo</w:t>
        </w:r>
      </w:ins>
    </w:p>
    <w:p w14:paraId="1F15B327" w14:textId="6D5AD051" w:rsidR="001923D1" w:rsidRDefault="001923D1" w:rsidP="001923D1">
      <w:pPr>
        <w:pStyle w:val="Heading1"/>
      </w:pPr>
      <w:r>
        <w:t>2. Scope (Sprint 6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39EE7C71" w14:textId="2930BF40" w:rsidR="008F0568" w:rsidRDefault="008F0568" w:rsidP="008F0568">
      <w:pPr>
        <w:pStyle w:val="ListParagraph"/>
        <w:numPr>
          <w:ilvl w:val="0"/>
          <w:numId w:val="9"/>
        </w:numPr>
      </w:pPr>
      <w:r>
        <w:t>Email integration (bi-directional)</w:t>
      </w:r>
    </w:p>
    <w:p w14:paraId="0D28CC6D" w14:textId="0F6F5E69" w:rsidR="008F0568" w:rsidRDefault="008F0568" w:rsidP="008F0568">
      <w:pPr>
        <w:pStyle w:val="ListParagraph"/>
        <w:numPr>
          <w:ilvl w:val="0"/>
          <w:numId w:val="9"/>
        </w:numPr>
      </w:pPr>
      <w:r>
        <w:t>Identity synchronization validation</w:t>
      </w:r>
    </w:p>
    <w:p w14:paraId="71372F1C" w14:textId="15417ED1" w:rsidR="008F0568" w:rsidRDefault="008F0568" w:rsidP="008F0568">
      <w:pPr>
        <w:pStyle w:val="ListParagraph"/>
        <w:numPr>
          <w:ilvl w:val="0"/>
          <w:numId w:val="9"/>
        </w:numPr>
      </w:pPr>
      <w:r>
        <w:t>Monitoring tool → Incident integration (if available)</w:t>
      </w:r>
    </w:p>
    <w:p w14:paraId="6D174A3E" w14:textId="0D3C7008" w:rsidR="008F0568" w:rsidRDefault="008F0568" w:rsidP="008F0568">
      <w:pPr>
        <w:pStyle w:val="ListParagraph"/>
        <w:numPr>
          <w:ilvl w:val="0"/>
          <w:numId w:val="9"/>
        </w:numPr>
      </w:pPr>
      <w:r>
        <w:t>Outbound REST integrations (basic)</w:t>
      </w:r>
    </w:p>
    <w:p w14:paraId="44B1AAC9" w14:textId="065AAAF4" w:rsidR="001923D1" w:rsidRDefault="008F0568" w:rsidP="008F0568">
      <w:pPr>
        <w:pStyle w:val="ListParagraph"/>
        <w:numPr>
          <w:ilvl w:val="0"/>
          <w:numId w:val="9"/>
        </w:numPr>
      </w:pPr>
      <w:r>
        <w:t>Integration logging and error handling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43D8B78D" w14:textId="0A0C9B84" w:rsidR="008F0568" w:rsidRDefault="008F0568" w:rsidP="008F0568">
      <w:pPr>
        <w:pStyle w:val="ListParagraph"/>
        <w:numPr>
          <w:ilvl w:val="0"/>
          <w:numId w:val="10"/>
        </w:numPr>
      </w:pPr>
      <w:r>
        <w:t>Complex multi-system orchestration</w:t>
      </w:r>
    </w:p>
    <w:p w14:paraId="6C066BA5" w14:textId="1D9AE57E" w:rsidR="008F0568" w:rsidRDefault="008F0568" w:rsidP="008F0568">
      <w:pPr>
        <w:pStyle w:val="ListParagraph"/>
        <w:numPr>
          <w:ilvl w:val="0"/>
          <w:numId w:val="10"/>
        </w:numPr>
      </w:pPr>
      <w:r>
        <w:t>Event-driven architectures at scale</w:t>
      </w:r>
    </w:p>
    <w:p w14:paraId="5D22C9D9" w14:textId="1B2E2D7C" w:rsidR="001923D1" w:rsidRDefault="008F0568" w:rsidP="008F0568">
      <w:pPr>
        <w:pStyle w:val="ListParagraph"/>
        <w:numPr>
          <w:ilvl w:val="0"/>
          <w:numId w:val="10"/>
        </w:numPr>
      </w:pPr>
      <w:r>
        <w:t>Large integration portfolios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3C22A8FD" w:rsidR="001923D1" w:rsidRDefault="001923D1" w:rsidP="001923D1">
      <w:pPr>
        <w:pStyle w:val="Heading2"/>
      </w:pPr>
      <w:r>
        <w:t>3.1 Email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46DF39BA" w14:textId="77777777" w:rsidTr="00DF5014">
        <w:trPr>
          <w:cantSplit/>
        </w:trPr>
        <w:tc>
          <w:tcPr>
            <w:tcW w:w="3596" w:type="dxa"/>
          </w:tcPr>
          <w:p w14:paraId="111A93CE" w14:textId="10726F2F" w:rsidR="008F0568" w:rsidRDefault="008F0568" w:rsidP="008F0568">
            <w:r>
              <w:t>Inbound Email</w:t>
            </w:r>
          </w:p>
        </w:tc>
        <w:tc>
          <w:tcPr>
            <w:tcW w:w="3597" w:type="dxa"/>
          </w:tcPr>
          <w:p w14:paraId="43A5090C" w14:textId="195BFCB8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2D58E894" w14:textId="4DCFF282" w:rsidR="008F0568" w:rsidRDefault="008F0568" w:rsidP="008F0568">
            <w:r>
              <w:t>Can create/update records</w:t>
            </w:r>
          </w:p>
        </w:tc>
      </w:tr>
      <w:tr w:rsidR="008F0568" w14:paraId="0F18E171" w14:textId="77777777" w:rsidTr="00DF5014">
        <w:trPr>
          <w:cantSplit/>
        </w:trPr>
        <w:tc>
          <w:tcPr>
            <w:tcW w:w="3596" w:type="dxa"/>
          </w:tcPr>
          <w:p w14:paraId="7CB664BD" w14:textId="6C6CD717" w:rsidR="008F0568" w:rsidRDefault="008F0568" w:rsidP="008F0568">
            <w:r>
              <w:t>Outbound Email</w:t>
            </w:r>
          </w:p>
        </w:tc>
        <w:tc>
          <w:tcPr>
            <w:tcW w:w="3597" w:type="dxa"/>
          </w:tcPr>
          <w:p w14:paraId="7C43B47F" w14:textId="4323DC22" w:rsidR="008F0568" w:rsidRDefault="008F0568" w:rsidP="008F0568">
            <w:r>
              <w:t>Enabled</w:t>
            </w:r>
          </w:p>
        </w:tc>
        <w:tc>
          <w:tcPr>
            <w:tcW w:w="3597" w:type="dxa"/>
          </w:tcPr>
          <w:p w14:paraId="4C70667F" w14:textId="6CD149B9" w:rsidR="008F0568" w:rsidRDefault="008F0568" w:rsidP="008F0568">
            <w:r>
              <w:t>Needs SMTP setup</w:t>
            </w:r>
          </w:p>
        </w:tc>
      </w:tr>
      <w:tr w:rsidR="008F0568" w14:paraId="629A9A5D" w14:textId="77777777" w:rsidTr="00DF5014">
        <w:trPr>
          <w:cantSplit/>
        </w:trPr>
        <w:tc>
          <w:tcPr>
            <w:tcW w:w="3596" w:type="dxa"/>
          </w:tcPr>
          <w:p w14:paraId="488D7495" w14:textId="6D67418B" w:rsidR="008F0568" w:rsidRDefault="008F0568" w:rsidP="008F0568">
            <w:r>
              <w:t>Threading</w:t>
            </w:r>
          </w:p>
        </w:tc>
        <w:tc>
          <w:tcPr>
            <w:tcW w:w="3597" w:type="dxa"/>
          </w:tcPr>
          <w:p w14:paraId="75BE4B5F" w14:textId="19D96A4B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205E7426" w14:textId="6933E98D" w:rsidR="008F0568" w:rsidRDefault="008F0568" w:rsidP="008F0568">
            <w:r>
              <w:t>Maintains conversations</w:t>
            </w:r>
          </w:p>
        </w:tc>
      </w:tr>
    </w:tbl>
    <w:p w14:paraId="6020C357" w14:textId="77777777" w:rsidR="001923D1" w:rsidRDefault="001923D1" w:rsidP="001923D1"/>
    <w:p w14:paraId="63F2CD79" w14:textId="657F8C20" w:rsidR="001923D1" w:rsidRDefault="001923D1" w:rsidP="001923D1">
      <w:pPr>
        <w:pStyle w:val="Heading2"/>
      </w:pPr>
      <w:r>
        <w:t>3.2 Identity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2B3679C0" w14:textId="77777777" w:rsidTr="00DF5014">
        <w:trPr>
          <w:cantSplit/>
        </w:trPr>
        <w:tc>
          <w:tcPr>
            <w:tcW w:w="3596" w:type="dxa"/>
          </w:tcPr>
          <w:p w14:paraId="153714AC" w14:textId="7957921B" w:rsidR="008F0568" w:rsidRDefault="008F0568" w:rsidP="008F0568">
            <w:r>
              <w:t>User Sync</w:t>
            </w:r>
          </w:p>
        </w:tc>
        <w:tc>
          <w:tcPr>
            <w:tcW w:w="3597" w:type="dxa"/>
          </w:tcPr>
          <w:p w14:paraId="7D20D4CF" w14:textId="51DA4B1D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6F911098" w14:textId="60CC5E92" w:rsidR="008F0568" w:rsidRDefault="008F0568" w:rsidP="008F0568">
            <w:r>
              <w:t>Via directory integration</w:t>
            </w:r>
          </w:p>
        </w:tc>
      </w:tr>
      <w:tr w:rsidR="008F0568" w14:paraId="64D18BF3" w14:textId="77777777" w:rsidTr="00DF5014">
        <w:trPr>
          <w:cantSplit/>
        </w:trPr>
        <w:tc>
          <w:tcPr>
            <w:tcW w:w="3596" w:type="dxa"/>
          </w:tcPr>
          <w:p w14:paraId="63E98F31" w14:textId="253DA724" w:rsidR="008F0568" w:rsidRDefault="008F0568" w:rsidP="008F0568">
            <w:r>
              <w:t>Group Sync</w:t>
            </w:r>
          </w:p>
        </w:tc>
        <w:tc>
          <w:tcPr>
            <w:tcW w:w="3597" w:type="dxa"/>
          </w:tcPr>
          <w:p w14:paraId="12273FD8" w14:textId="7DF76DB9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06C8EA4F" w14:textId="6BDEA383" w:rsidR="008F0568" w:rsidRDefault="008F0568" w:rsidP="008F0568">
            <w:r>
              <w:t>Key for assignment</w:t>
            </w:r>
          </w:p>
        </w:tc>
      </w:tr>
      <w:tr w:rsidR="008F0568" w14:paraId="26C124EB" w14:textId="77777777" w:rsidTr="00DF5014">
        <w:trPr>
          <w:cantSplit/>
        </w:trPr>
        <w:tc>
          <w:tcPr>
            <w:tcW w:w="3596" w:type="dxa"/>
          </w:tcPr>
          <w:p w14:paraId="1C3EF195" w14:textId="76060FA2" w:rsidR="008F0568" w:rsidRPr="00FB34EF" w:rsidRDefault="008F0568" w:rsidP="008F0568">
            <w:r>
              <w:t>Authentication</w:t>
            </w:r>
          </w:p>
        </w:tc>
        <w:tc>
          <w:tcPr>
            <w:tcW w:w="3597" w:type="dxa"/>
          </w:tcPr>
          <w:p w14:paraId="35C6950E" w14:textId="52943874" w:rsidR="008F0568" w:rsidRPr="00FB34EF" w:rsidRDefault="008F0568" w:rsidP="008F0568">
            <w:r>
              <w:t>External (SSO)</w:t>
            </w:r>
          </w:p>
        </w:tc>
        <w:tc>
          <w:tcPr>
            <w:tcW w:w="3597" w:type="dxa"/>
          </w:tcPr>
          <w:p w14:paraId="1E510F35" w14:textId="7EFDE676" w:rsidR="008F0568" w:rsidRPr="00FB34EF" w:rsidRDefault="008F0568" w:rsidP="008F0568">
            <w:r>
              <w:t>Configured earlier</w:t>
            </w:r>
          </w:p>
        </w:tc>
      </w:tr>
    </w:tbl>
    <w:p w14:paraId="6AB1B462" w14:textId="77777777" w:rsidR="001D3BA2" w:rsidRDefault="001D3BA2" w:rsidP="001D3BA2"/>
    <w:p w14:paraId="04510841" w14:textId="6FF820C7" w:rsidR="001923D1" w:rsidRDefault="001923D1" w:rsidP="001923D1">
      <w:pPr>
        <w:pStyle w:val="Heading2"/>
      </w:pPr>
      <w:r>
        <w:lastRenderedPageBreak/>
        <w:t>3.3 Integration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73BE540D" w14:textId="77777777" w:rsidTr="00DF5014">
        <w:trPr>
          <w:cantSplit/>
        </w:trPr>
        <w:tc>
          <w:tcPr>
            <w:tcW w:w="3596" w:type="dxa"/>
          </w:tcPr>
          <w:p w14:paraId="2423E30D" w14:textId="50458B3F" w:rsidR="008F0568" w:rsidRDefault="008F0568" w:rsidP="008F0568">
            <w:r>
              <w:t>REST APIs</w:t>
            </w:r>
          </w:p>
        </w:tc>
        <w:tc>
          <w:tcPr>
            <w:tcW w:w="3597" w:type="dxa"/>
          </w:tcPr>
          <w:p w14:paraId="0FCA30FC" w14:textId="52F58792" w:rsidR="008F0568" w:rsidRDefault="008F0568" w:rsidP="008F0568">
            <w:r>
              <w:t>Available</w:t>
            </w:r>
          </w:p>
        </w:tc>
        <w:tc>
          <w:tcPr>
            <w:tcW w:w="3597" w:type="dxa"/>
          </w:tcPr>
          <w:p w14:paraId="5AC5DD0E" w14:textId="410D8110" w:rsidR="008F0568" w:rsidRDefault="008F0568" w:rsidP="008F0568">
            <w:r>
              <w:t>Core integration method</w:t>
            </w:r>
          </w:p>
        </w:tc>
      </w:tr>
      <w:tr w:rsidR="008F0568" w14:paraId="2B2E7B01" w14:textId="77777777" w:rsidTr="00DF5014">
        <w:trPr>
          <w:cantSplit/>
        </w:trPr>
        <w:tc>
          <w:tcPr>
            <w:tcW w:w="3596" w:type="dxa"/>
          </w:tcPr>
          <w:p w14:paraId="67AB5B20" w14:textId="7D7F48BC" w:rsidR="008F0568" w:rsidRDefault="008F0568" w:rsidP="008F0568">
            <w:r>
              <w:t>Scripted APIs</w:t>
            </w:r>
          </w:p>
        </w:tc>
        <w:tc>
          <w:tcPr>
            <w:tcW w:w="3597" w:type="dxa"/>
          </w:tcPr>
          <w:p w14:paraId="33D3C3C0" w14:textId="4CA39C0B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5E097085" w14:textId="708DA6AE" w:rsidR="008F0568" w:rsidRDefault="008F0568" w:rsidP="008F0568">
            <w:r>
              <w:t>Advanced use</w:t>
            </w:r>
          </w:p>
        </w:tc>
      </w:tr>
      <w:tr w:rsidR="008F0568" w14:paraId="687C7760" w14:textId="77777777" w:rsidTr="00DF5014">
        <w:trPr>
          <w:cantSplit/>
        </w:trPr>
        <w:tc>
          <w:tcPr>
            <w:tcW w:w="3596" w:type="dxa"/>
          </w:tcPr>
          <w:p w14:paraId="3131A34A" w14:textId="0F36F018" w:rsidR="008F0568" w:rsidRDefault="008F0568" w:rsidP="008F0568">
            <w:r>
              <w:t>IntegrationHub</w:t>
            </w:r>
          </w:p>
        </w:tc>
        <w:tc>
          <w:tcPr>
            <w:tcW w:w="3597" w:type="dxa"/>
          </w:tcPr>
          <w:p w14:paraId="58522420" w14:textId="6AA91235" w:rsidR="008F0568" w:rsidRDefault="008F0568" w:rsidP="008F0568">
            <w:r>
              <w:t>Optional</w:t>
            </w:r>
          </w:p>
        </w:tc>
        <w:tc>
          <w:tcPr>
            <w:tcW w:w="3597" w:type="dxa"/>
          </w:tcPr>
          <w:p w14:paraId="6240BC16" w14:textId="0A138580" w:rsidR="008F0568" w:rsidRDefault="008F0568" w:rsidP="008F0568">
            <w:r>
              <w:t>Low-code integrations</w:t>
            </w:r>
          </w:p>
        </w:tc>
      </w:tr>
    </w:tbl>
    <w:p w14:paraId="09FC807C" w14:textId="77777777" w:rsidR="001923D1" w:rsidRDefault="001923D1" w:rsidP="001923D1"/>
    <w:p w14:paraId="36D9CA06" w14:textId="5938EFB5" w:rsidR="001923D1" w:rsidRDefault="001923D1" w:rsidP="001923D1">
      <w:pPr>
        <w:pStyle w:val="Heading2"/>
      </w:pPr>
      <w:r>
        <w:t>3.4 Monitoring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6297B86F" w14:textId="77777777" w:rsidTr="00DF5014">
        <w:trPr>
          <w:cantSplit/>
        </w:trPr>
        <w:tc>
          <w:tcPr>
            <w:tcW w:w="3596" w:type="dxa"/>
          </w:tcPr>
          <w:p w14:paraId="0D4E3B31" w14:textId="5828C09E" w:rsidR="008F0568" w:rsidRDefault="008F0568" w:rsidP="008F0568">
            <w:r>
              <w:t>Event Intake</w:t>
            </w:r>
          </w:p>
        </w:tc>
        <w:tc>
          <w:tcPr>
            <w:tcW w:w="3597" w:type="dxa"/>
          </w:tcPr>
          <w:p w14:paraId="0D418093" w14:textId="71298092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24EE3C9A" w14:textId="1FEFE846" w:rsidR="008F0568" w:rsidRDefault="008F0568" w:rsidP="008F0568">
            <w:r>
              <w:t>Requires configuration</w:t>
            </w:r>
          </w:p>
        </w:tc>
      </w:tr>
      <w:tr w:rsidR="008F0568" w14:paraId="28469607" w14:textId="77777777" w:rsidTr="00DF5014">
        <w:trPr>
          <w:cantSplit/>
        </w:trPr>
        <w:tc>
          <w:tcPr>
            <w:tcW w:w="3596" w:type="dxa"/>
          </w:tcPr>
          <w:p w14:paraId="718B6804" w14:textId="3101A42F" w:rsidR="008F0568" w:rsidRDefault="008F0568" w:rsidP="008F0568">
            <w:r>
              <w:t>Alert Mapping</w:t>
            </w:r>
          </w:p>
        </w:tc>
        <w:tc>
          <w:tcPr>
            <w:tcW w:w="3597" w:type="dxa"/>
          </w:tcPr>
          <w:p w14:paraId="0C225EA9" w14:textId="6D8C099F" w:rsidR="008F0568" w:rsidRDefault="008F0568" w:rsidP="008F0568">
            <w:r>
              <w:t>Manual</w:t>
            </w:r>
          </w:p>
        </w:tc>
        <w:tc>
          <w:tcPr>
            <w:tcW w:w="3597" w:type="dxa"/>
          </w:tcPr>
          <w:p w14:paraId="1D9640F4" w14:textId="0B62AEB8" w:rsidR="008F0568" w:rsidRDefault="008F0568" w:rsidP="008F0568">
            <w:r>
              <w:t>Must define logic</w:t>
            </w:r>
          </w:p>
        </w:tc>
      </w:tr>
      <w:tr w:rsidR="008F0568" w14:paraId="73F74E61" w14:textId="77777777" w:rsidTr="00DF5014">
        <w:trPr>
          <w:cantSplit/>
        </w:trPr>
        <w:tc>
          <w:tcPr>
            <w:tcW w:w="3596" w:type="dxa"/>
          </w:tcPr>
          <w:p w14:paraId="36F645AA" w14:textId="11E3B262" w:rsidR="008F0568" w:rsidRDefault="008F0568" w:rsidP="008F0568">
            <w:r>
              <w:t>Incident Creation</w:t>
            </w:r>
          </w:p>
        </w:tc>
        <w:tc>
          <w:tcPr>
            <w:tcW w:w="3597" w:type="dxa"/>
          </w:tcPr>
          <w:p w14:paraId="20DB4A4D" w14:textId="7BA5CA40" w:rsidR="008F0568" w:rsidRDefault="008F0568" w:rsidP="008F0568">
            <w:r>
              <w:t>Supported</w:t>
            </w:r>
          </w:p>
        </w:tc>
        <w:tc>
          <w:tcPr>
            <w:tcW w:w="3597" w:type="dxa"/>
          </w:tcPr>
          <w:p w14:paraId="17BE20A6" w14:textId="7C24DED1" w:rsidR="008F0568" w:rsidRDefault="008F0568" w:rsidP="008F0568">
            <w:r>
              <w:t>Key use case</w:t>
            </w:r>
          </w:p>
        </w:tc>
      </w:tr>
    </w:tbl>
    <w:p w14:paraId="7186C36A" w14:textId="77777777" w:rsidR="001923D1" w:rsidRDefault="001923D1" w:rsidP="001923D1"/>
    <w:p w14:paraId="01C94936" w14:textId="2CFF9C51" w:rsidR="00452422" w:rsidRDefault="00452422" w:rsidP="00452422">
      <w:pPr>
        <w:pStyle w:val="Heading2"/>
      </w:pPr>
      <w:r>
        <w:t>3.5 Logging &amp; 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8F0568" w14:paraId="3AFAF5F5" w14:textId="77777777" w:rsidTr="006F69E4">
        <w:trPr>
          <w:cantSplit/>
        </w:trPr>
        <w:tc>
          <w:tcPr>
            <w:tcW w:w="3596" w:type="dxa"/>
          </w:tcPr>
          <w:p w14:paraId="17C98AE6" w14:textId="21AEAD28" w:rsidR="008F0568" w:rsidRDefault="008F0568" w:rsidP="008F0568">
            <w:r>
              <w:t>Logs</w:t>
            </w:r>
          </w:p>
        </w:tc>
        <w:tc>
          <w:tcPr>
            <w:tcW w:w="3597" w:type="dxa"/>
          </w:tcPr>
          <w:p w14:paraId="29E252A7" w14:textId="3766C0BF" w:rsidR="008F0568" w:rsidRDefault="008F0568" w:rsidP="008F0568">
            <w:r>
              <w:t>Available</w:t>
            </w:r>
          </w:p>
        </w:tc>
        <w:tc>
          <w:tcPr>
            <w:tcW w:w="3597" w:type="dxa"/>
          </w:tcPr>
          <w:p w14:paraId="6A8993E0" w14:textId="3A4771BD" w:rsidR="008F0568" w:rsidRDefault="008F0568" w:rsidP="008F0568">
            <w:r>
              <w:t>Must review</w:t>
            </w:r>
          </w:p>
        </w:tc>
      </w:tr>
      <w:tr w:rsidR="008F0568" w14:paraId="15BF599D" w14:textId="77777777" w:rsidTr="006F69E4">
        <w:trPr>
          <w:cantSplit/>
        </w:trPr>
        <w:tc>
          <w:tcPr>
            <w:tcW w:w="3596" w:type="dxa"/>
          </w:tcPr>
          <w:p w14:paraId="48BA7BF7" w14:textId="62BA90D9" w:rsidR="008F0568" w:rsidRDefault="008F0568" w:rsidP="008F0568">
            <w:r>
              <w:t>Error Handling</w:t>
            </w:r>
          </w:p>
        </w:tc>
        <w:tc>
          <w:tcPr>
            <w:tcW w:w="3597" w:type="dxa"/>
          </w:tcPr>
          <w:p w14:paraId="353282E8" w14:textId="673E4FB5" w:rsidR="008F0568" w:rsidRDefault="008F0568" w:rsidP="008F0568">
            <w:r>
              <w:t>Basic</w:t>
            </w:r>
          </w:p>
        </w:tc>
        <w:tc>
          <w:tcPr>
            <w:tcW w:w="3597" w:type="dxa"/>
          </w:tcPr>
          <w:p w14:paraId="6DD4BF64" w14:textId="6A764286" w:rsidR="008F0568" w:rsidRDefault="008F0568" w:rsidP="008F0568">
            <w:r>
              <w:t>Needs structure</w:t>
            </w:r>
          </w:p>
        </w:tc>
      </w:tr>
      <w:tr w:rsidR="008F0568" w14:paraId="4A5E8E94" w14:textId="77777777" w:rsidTr="006F69E4">
        <w:trPr>
          <w:cantSplit/>
        </w:trPr>
        <w:tc>
          <w:tcPr>
            <w:tcW w:w="3596" w:type="dxa"/>
          </w:tcPr>
          <w:p w14:paraId="68DDA04B" w14:textId="0137D75E" w:rsidR="008F0568" w:rsidRDefault="008F0568" w:rsidP="008F0568">
            <w:r>
              <w:t>Retry Mechanisms</w:t>
            </w:r>
          </w:p>
        </w:tc>
        <w:tc>
          <w:tcPr>
            <w:tcW w:w="3597" w:type="dxa"/>
          </w:tcPr>
          <w:p w14:paraId="195B494C" w14:textId="02F87A71" w:rsidR="008F0568" w:rsidRDefault="008F0568" w:rsidP="008F0568">
            <w:r>
              <w:t>Limited</w:t>
            </w:r>
          </w:p>
        </w:tc>
        <w:tc>
          <w:tcPr>
            <w:tcW w:w="3597" w:type="dxa"/>
          </w:tcPr>
          <w:p w14:paraId="5E17993D" w14:textId="2A7EF52C" w:rsidR="008F0568" w:rsidRDefault="008F0568" w:rsidP="008F0568">
            <w:r>
              <w:t>Expand later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26A947AA" w:rsidR="001923D1" w:rsidRDefault="001923D1" w:rsidP="001923D1">
      <w:pPr>
        <w:pStyle w:val="Heading2"/>
      </w:pPr>
      <w:r>
        <w:t>4.1 Integration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61FB56DD" w14:textId="77777777" w:rsidTr="006D39B7">
        <w:trPr>
          <w:cantSplit/>
        </w:trPr>
        <w:tc>
          <w:tcPr>
            <w:tcW w:w="2335" w:type="dxa"/>
          </w:tcPr>
          <w:p w14:paraId="76A8B147" w14:textId="76A48D7E" w:rsidR="00C650C6" w:rsidRDefault="00C650C6" w:rsidP="00C650C6">
            <w:r>
              <w:t>Systems to Integrate</w:t>
            </w:r>
          </w:p>
        </w:tc>
        <w:tc>
          <w:tcPr>
            <w:tcW w:w="1981" w:type="dxa"/>
          </w:tcPr>
          <w:p w14:paraId="40A5F5DE" w14:textId="0789F9CB" w:rsidR="00C650C6" w:rsidRDefault="00C650C6" w:rsidP="00C650C6">
            <w:r>
              <w:t>None</w:t>
            </w:r>
          </w:p>
        </w:tc>
        <w:tc>
          <w:tcPr>
            <w:tcW w:w="2158" w:type="dxa"/>
          </w:tcPr>
          <w:p w14:paraId="39D60FE7" w14:textId="77777777" w:rsidR="00C650C6" w:rsidRDefault="00C650C6" w:rsidP="00C650C6"/>
        </w:tc>
        <w:tc>
          <w:tcPr>
            <w:tcW w:w="2158" w:type="dxa"/>
          </w:tcPr>
          <w:p w14:paraId="642CEAFB" w14:textId="77777777" w:rsidR="00C650C6" w:rsidRDefault="00C650C6" w:rsidP="00C650C6"/>
        </w:tc>
        <w:tc>
          <w:tcPr>
            <w:tcW w:w="2158" w:type="dxa"/>
          </w:tcPr>
          <w:p w14:paraId="2A3F85C3" w14:textId="77777777" w:rsidR="00C650C6" w:rsidRDefault="00C650C6" w:rsidP="00C650C6"/>
        </w:tc>
      </w:tr>
      <w:tr w:rsidR="00C650C6" w14:paraId="14048CF2" w14:textId="77777777" w:rsidTr="006D39B7">
        <w:trPr>
          <w:cantSplit/>
        </w:trPr>
        <w:tc>
          <w:tcPr>
            <w:tcW w:w="2335" w:type="dxa"/>
          </w:tcPr>
          <w:p w14:paraId="7D6378D1" w14:textId="72885D96" w:rsidR="00C650C6" w:rsidRDefault="00C650C6" w:rsidP="00C650C6">
            <w:r>
              <w:t>Priority Systems</w:t>
            </w:r>
          </w:p>
        </w:tc>
        <w:tc>
          <w:tcPr>
            <w:tcW w:w="1981" w:type="dxa"/>
          </w:tcPr>
          <w:p w14:paraId="6C1EDFA3" w14:textId="3867EF69" w:rsidR="00C650C6" w:rsidRDefault="00C650C6" w:rsidP="00C650C6">
            <w:r>
              <w:t>Not defined</w:t>
            </w:r>
          </w:p>
        </w:tc>
        <w:tc>
          <w:tcPr>
            <w:tcW w:w="2158" w:type="dxa"/>
          </w:tcPr>
          <w:p w14:paraId="777657D6" w14:textId="77777777" w:rsidR="00C650C6" w:rsidRDefault="00C650C6" w:rsidP="00C650C6"/>
        </w:tc>
        <w:tc>
          <w:tcPr>
            <w:tcW w:w="2158" w:type="dxa"/>
          </w:tcPr>
          <w:p w14:paraId="1214B50A" w14:textId="77777777" w:rsidR="00C650C6" w:rsidRDefault="00C650C6" w:rsidP="00C650C6"/>
        </w:tc>
        <w:tc>
          <w:tcPr>
            <w:tcW w:w="2158" w:type="dxa"/>
          </w:tcPr>
          <w:p w14:paraId="3F7203B2" w14:textId="77777777" w:rsidR="00C650C6" w:rsidRDefault="00C650C6" w:rsidP="00C650C6"/>
        </w:tc>
      </w:tr>
      <w:tr w:rsidR="00C650C6" w14:paraId="25260BC5" w14:textId="77777777" w:rsidTr="006D39B7">
        <w:trPr>
          <w:cantSplit/>
        </w:trPr>
        <w:tc>
          <w:tcPr>
            <w:tcW w:w="2335" w:type="dxa"/>
          </w:tcPr>
          <w:p w14:paraId="20F693CD" w14:textId="04C10B43" w:rsidR="00C650C6" w:rsidRPr="002A7D8B" w:rsidRDefault="00C650C6" w:rsidP="00C650C6">
            <w:r>
              <w:t>Integration Depth</w:t>
            </w:r>
          </w:p>
        </w:tc>
        <w:tc>
          <w:tcPr>
            <w:tcW w:w="1981" w:type="dxa"/>
          </w:tcPr>
          <w:p w14:paraId="2E90E049" w14:textId="4980A056" w:rsidR="00C650C6" w:rsidRPr="002A7D8B" w:rsidRDefault="00C650C6" w:rsidP="00C650C6">
            <w:r>
              <w:t>Flexible</w:t>
            </w:r>
          </w:p>
        </w:tc>
        <w:tc>
          <w:tcPr>
            <w:tcW w:w="2158" w:type="dxa"/>
          </w:tcPr>
          <w:p w14:paraId="06F92EEF" w14:textId="77777777" w:rsidR="00C650C6" w:rsidRDefault="00C650C6" w:rsidP="00C650C6"/>
        </w:tc>
        <w:tc>
          <w:tcPr>
            <w:tcW w:w="2158" w:type="dxa"/>
          </w:tcPr>
          <w:p w14:paraId="208A3535" w14:textId="77777777" w:rsidR="00C650C6" w:rsidRDefault="00C650C6" w:rsidP="00C650C6"/>
        </w:tc>
        <w:tc>
          <w:tcPr>
            <w:tcW w:w="2158" w:type="dxa"/>
          </w:tcPr>
          <w:p w14:paraId="7127F670" w14:textId="77777777" w:rsidR="00C650C6" w:rsidRDefault="00C650C6" w:rsidP="00C650C6"/>
        </w:tc>
      </w:tr>
    </w:tbl>
    <w:p w14:paraId="0D9FEC1F" w14:textId="77777777" w:rsidR="001923D1" w:rsidRDefault="001923D1" w:rsidP="001923D1"/>
    <w:p w14:paraId="559EDACD" w14:textId="0323C2D2" w:rsidR="007E1EEA" w:rsidRDefault="007E1EEA" w:rsidP="007E1EEA">
      <w:r>
        <w:t>MVP Rule: 1–3 integrations max</w:t>
      </w:r>
    </w:p>
    <w:p w14:paraId="4B320A52" w14:textId="1E8D8BDE" w:rsidR="001923D1" w:rsidRDefault="001923D1" w:rsidP="001923D1">
      <w:pPr>
        <w:pStyle w:val="Heading2"/>
      </w:pPr>
      <w:r>
        <w:t>4.2 Email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2927"/>
        <w:gridCol w:w="5556"/>
      </w:tblGrid>
      <w:tr w:rsidR="00826DAC" w:rsidRPr="0048765F" w14:paraId="427D493C" w14:textId="77777777" w:rsidTr="00E92294">
        <w:trPr>
          <w:cantSplit/>
          <w:tblHeader/>
        </w:trPr>
        <w:tc>
          <w:tcPr>
            <w:tcW w:w="2307" w:type="dxa"/>
            <w:shd w:val="clear" w:color="auto" w:fill="D9D9D9" w:themeFill="background1" w:themeFillShade="D9"/>
          </w:tcPr>
          <w:p w14:paraId="59C2DA4F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927" w:type="dxa"/>
            <w:shd w:val="clear" w:color="auto" w:fill="D9D9D9" w:themeFill="background1" w:themeFillShade="D9"/>
          </w:tcPr>
          <w:p w14:paraId="233DDF78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5556" w:type="dxa"/>
            <w:shd w:val="clear" w:color="auto" w:fill="D9D9D9" w:themeFill="background1" w:themeFillShade="D9"/>
          </w:tcPr>
          <w:p w14:paraId="07E39FFC" w14:textId="77777777" w:rsidR="00826DAC" w:rsidRPr="0048765F" w:rsidRDefault="00826DAC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6FC4F22F" w14:textId="77777777" w:rsidTr="00E16CA2">
        <w:trPr>
          <w:cantSplit/>
        </w:trPr>
        <w:tc>
          <w:tcPr>
            <w:tcW w:w="2307" w:type="dxa"/>
          </w:tcPr>
          <w:p w14:paraId="5B6F4F99" w14:textId="7CE435BB" w:rsidR="00C650C6" w:rsidRDefault="00C650C6" w:rsidP="00C650C6">
            <w:r>
              <w:t>Email-to-Incident</w:t>
            </w:r>
          </w:p>
        </w:tc>
        <w:tc>
          <w:tcPr>
            <w:tcW w:w="2927" w:type="dxa"/>
          </w:tcPr>
          <w:p w14:paraId="584D8163" w14:textId="231DD30E" w:rsidR="00C650C6" w:rsidRDefault="00C650C6" w:rsidP="00C650C6">
            <w:r>
              <w:t>Supported</w:t>
            </w:r>
          </w:p>
        </w:tc>
        <w:tc>
          <w:tcPr>
            <w:tcW w:w="5556" w:type="dxa"/>
          </w:tcPr>
          <w:p w14:paraId="41122291" w14:textId="77777777" w:rsidR="00C650C6" w:rsidRDefault="00C650C6" w:rsidP="00C650C6"/>
        </w:tc>
      </w:tr>
      <w:tr w:rsidR="00C650C6" w14:paraId="4B538247" w14:textId="77777777" w:rsidTr="00E63DEB">
        <w:trPr>
          <w:cantSplit/>
        </w:trPr>
        <w:tc>
          <w:tcPr>
            <w:tcW w:w="2307" w:type="dxa"/>
          </w:tcPr>
          <w:p w14:paraId="718BE949" w14:textId="29B3A22E" w:rsidR="00C650C6" w:rsidRDefault="00C650C6" w:rsidP="00C650C6">
            <w:r>
              <w:t>Reply Updates</w:t>
            </w:r>
          </w:p>
        </w:tc>
        <w:tc>
          <w:tcPr>
            <w:tcW w:w="2927" w:type="dxa"/>
          </w:tcPr>
          <w:p w14:paraId="1F818B3C" w14:textId="16E1B088" w:rsidR="00C650C6" w:rsidRDefault="00C650C6" w:rsidP="00C650C6">
            <w:r>
              <w:t>Supported</w:t>
            </w:r>
          </w:p>
        </w:tc>
        <w:tc>
          <w:tcPr>
            <w:tcW w:w="5556" w:type="dxa"/>
          </w:tcPr>
          <w:p w14:paraId="64B33DB7" w14:textId="77777777" w:rsidR="00C650C6" w:rsidRDefault="00C650C6" w:rsidP="00C650C6"/>
        </w:tc>
      </w:tr>
      <w:tr w:rsidR="00C650C6" w14:paraId="74E06309" w14:textId="77777777" w:rsidTr="00954BFA">
        <w:trPr>
          <w:cantSplit/>
        </w:trPr>
        <w:tc>
          <w:tcPr>
            <w:tcW w:w="2307" w:type="dxa"/>
          </w:tcPr>
          <w:p w14:paraId="1966EB74" w14:textId="46BE1338" w:rsidR="00C650C6" w:rsidRPr="005D6D62" w:rsidRDefault="00C650C6" w:rsidP="00C650C6">
            <w:r>
              <w:t>Notification Volume</w:t>
            </w:r>
          </w:p>
        </w:tc>
        <w:tc>
          <w:tcPr>
            <w:tcW w:w="2927" w:type="dxa"/>
          </w:tcPr>
          <w:p w14:paraId="1C6375E5" w14:textId="26A7BDB6" w:rsidR="00C650C6" w:rsidRPr="005D6D62" w:rsidRDefault="00C650C6" w:rsidP="00C650C6">
            <w:r>
              <w:t>Basic</w:t>
            </w:r>
          </w:p>
        </w:tc>
        <w:tc>
          <w:tcPr>
            <w:tcW w:w="5556" w:type="dxa"/>
          </w:tcPr>
          <w:p w14:paraId="55854622" w14:textId="77777777" w:rsidR="00C650C6" w:rsidRDefault="00C650C6" w:rsidP="00C650C6"/>
        </w:tc>
      </w:tr>
    </w:tbl>
    <w:p w14:paraId="40A08E24" w14:textId="77777777" w:rsidR="001923D1" w:rsidRDefault="001923D1" w:rsidP="001923D1"/>
    <w:p w14:paraId="6A79DE0E" w14:textId="7ED9A4E5" w:rsidR="001923D1" w:rsidRDefault="001923D1" w:rsidP="001923D1">
      <w:pPr>
        <w:pStyle w:val="Heading2"/>
      </w:pPr>
      <w:r>
        <w:t>4.3 Monitoring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7652037A" w14:textId="77777777" w:rsidTr="006C53D3">
        <w:trPr>
          <w:cantSplit/>
        </w:trPr>
        <w:tc>
          <w:tcPr>
            <w:tcW w:w="2158" w:type="dxa"/>
          </w:tcPr>
          <w:p w14:paraId="0C9B924E" w14:textId="7AE47589" w:rsidR="00C650C6" w:rsidRDefault="00C650C6" w:rsidP="00C650C6">
            <w:r>
              <w:t>Monitoring Tool</w:t>
            </w:r>
          </w:p>
        </w:tc>
        <w:tc>
          <w:tcPr>
            <w:tcW w:w="2337" w:type="dxa"/>
          </w:tcPr>
          <w:p w14:paraId="4748778D" w14:textId="60456B91" w:rsidR="00C650C6" w:rsidRDefault="00C650C6" w:rsidP="00C650C6">
            <w:r>
              <w:t>Not defined</w:t>
            </w:r>
          </w:p>
        </w:tc>
        <w:tc>
          <w:tcPr>
            <w:tcW w:w="1979" w:type="dxa"/>
          </w:tcPr>
          <w:p w14:paraId="421F456C" w14:textId="77777777" w:rsidR="00C650C6" w:rsidRDefault="00C650C6" w:rsidP="00C650C6"/>
        </w:tc>
        <w:tc>
          <w:tcPr>
            <w:tcW w:w="2158" w:type="dxa"/>
          </w:tcPr>
          <w:p w14:paraId="44B71AF9" w14:textId="77777777" w:rsidR="00C650C6" w:rsidRDefault="00C650C6" w:rsidP="00C650C6"/>
        </w:tc>
        <w:tc>
          <w:tcPr>
            <w:tcW w:w="2158" w:type="dxa"/>
          </w:tcPr>
          <w:p w14:paraId="3F929B06" w14:textId="77777777" w:rsidR="00C650C6" w:rsidRDefault="00C650C6" w:rsidP="00C650C6"/>
        </w:tc>
      </w:tr>
      <w:tr w:rsidR="00C650C6" w14:paraId="2527F7F3" w14:textId="77777777" w:rsidTr="006C53D3">
        <w:trPr>
          <w:cantSplit/>
        </w:trPr>
        <w:tc>
          <w:tcPr>
            <w:tcW w:w="2158" w:type="dxa"/>
          </w:tcPr>
          <w:p w14:paraId="435C5868" w14:textId="493E860A" w:rsidR="00C650C6" w:rsidRDefault="00C650C6" w:rsidP="00C650C6">
            <w:r>
              <w:t>Alert → Incident</w:t>
            </w:r>
          </w:p>
        </w:tc>
        <w:tc>
          <w:tcPr>
            <w:tcW w:w="2337" w:type="dxa"/>
          </w:tcPr>
          <w:p w14:paraId="48B855A3" w14:textId="37708908" w:rsidR="00C650C6" w:rsidRDefault="00C650C6" w:rsidP="00C650C6">
            <w:r>
              <w:t>Optional</w:t>
            </w:r>
          </w:p>
        </w:tc>
        <w:tc>
          <w:tcPr>
            <w:tcW w:w="1979" w:type="dxa"/>
          </w:tcPr>
          <w:p w14:paraId="62BA2F78" w14:textId="77777777" w:rsidR="00C650C6" w:rsidRDefault="00C650C6" w:rsidP="00C650C6"/>
        </w:tc>
        <w:tc>
          <w:tcPr>
            <w:tcW w:w="2158" w:type="dxa"/>
          </w:tcPr>
          <w:p w14:paraId="1BBC05F5" w14:textId="77777777" w:rsidR="00C650C6" w:rsidRDefault="00C650C6" w:rsidP="00C650C6"/>
        </w:tc>
        <w:tc>
          <w:tcPr>
            <w:tcW w:w="2158" w:type="dxa"/>
          </w:tcPr>
          <w:p w14:paraId="173D490B" w14:textId="77777777" w:rsidR="00C650C6" w:rsidRDefault="00C650C6" w:rsidP="00C650C6"/>
        </w:tc>
      </w:tr>
      <w:tr w:rsidR="00C650C6" w14:paraId="29E64694" w14:textId="77777777" w:rsidTr="006C53D3">
        <w:trPr>
          <w:cantSplit/>
        </w:trPr>
        <w:tc>
          <w:tcPr>
            <w:tcW w:w="2158" w:type="dxa"/>
          </w:tcPr>
          <w:p w14:paraId="095FEDA9" w14:textId="58D71AB2" w:rsidR="00C650C6" w:rsidRDefault="00C650C6" w:rsidP="00C650C6">
            <w:r>
              <w:t>Deduplication</w:t>
            </w:r>
          </w:p>
        </w:tc>
        <w:tc>
          <w:tcPr>
            <w:tcW w:w="2337" w:type="dxa"/>
          </w:tcPr>
          <w:p w14:paraId="402D31B4" w14:textId="4C94B19A" w:rsidR="00C650C6" w:rsidRDefault="00C650C6" w:rsidP="00C650C6">
            <w:r>
              <w:t>Not defined</w:t>
            </w:r>
          </w:p>
        </w:tc>
        <w:tc>
          <w:tcPr>
            <w:tcW w:w="1979" w:type="dxa"/>
          </w:tcPr>
          <w:p w14:paraId="20D8A0E8" w14:textId="77777777" w:rsidR="00C650C6" w:rsidRDefault="00C650C6" w:rsidP="00C650C6"/>
        </w:tc>
        <w:tc>
          <w:tcPr>
            <w:tcW w:w="2158" w:type="dxa"/>
          </w:tcPr>
          <w:p w14:paraId="31A1A7F1" w14:textId="77777777" w:rsidR="00C650C6" w:rsidRDefault="00C650C6" w:rsidP="00C650C6"/>
        </w:tc>
        <w:tc>
          <w:tcPr>
            <w:tcW w:w="2158" w:type="dxa"/>
          </w:tcPr>
          <w:p w14:paraId="21B4A337" w14:textId="77777777" w:rsidR="00C650C6" w:rsidRDefault="00C650C6" w:rsidP="00C650C6"/>
        </w:tc>
      </w:tr>
    </w:tbl>
    <w:p w14:paraId="022E6E31" w14:textId="77777777" w:rsidR="001923D1" w:rsidRDefault="001923D1" w:rsidP="001923D1"/>
    <w:p w14:paraId="2FA1DA0B" w14:textId="342BE32D" w:rsidR="007E1EEA" w:rsidRDefault="007E1EEA" w:rsidP="001923D1">
      <w:r>
        <w:t>MVP Guidance: Only integrate if monitoring is reliable</w:t>
      </w:r>
    </w:p>
    <w:p w14:paraId="4A45F9C9" w14:textId="51089920" w:rsidR="001923D1" w:rsidRDefault="001923D1" w:rsidP="001923D1">
      <w:pPr>
        <w:pStyle w:val="Heading2"/>
      </w:pPr>
      <w:r>
        <w:t>4.4 Outbound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409176CD" w14:textId="77777777" w:rsidTr="00DF5014">
        <w:trPr>
          <w:cantSplit/>
        </w:trPr>
        <w:tc>
          <w:tcPr>
            <w:tcW w:w="2158" w:type="dxa"/>
          </w:tcPr>
          <w:p w14:paraId="0F15E133" w14:textId="3A67C725" w:rsidR="00C650C6" w:rsidRDefault="00C650C6" w:rsidP="00C650C6">
            <w:r>
              <w:t>REST Calls</w:t>
            </w:r>
          </w:p>
        </w:tc>
        <w:tc>
          <w:tcPr>
            <w:tcW w:w="2158" w:type="dxa"/>
          </w:tcPr>
          <w:p w14:paraId="556D25B6" w14:textId="1B75CB00" w:rsidR="00C650C6" w:rsidRDefault="00C650C6" w:rsidP="00C650C6">
            <w:r>
              <w:t>Supported</w:t>
            </w:r>
          </w:p>
        </w:tc>
        <w:tc>
          <w:tcPr>
            <w:tcW w:w="2158" w:type="dxa"/>
          </w:tcPr>
          <w:p w14:paraId="574C9C32" w14:textId="77777777" w:rsidR="00C650C6" w:rsidRDefault="00C650C6" w:rsidP="00C650C6"/>
        </w:tc>
        <w:tc>
          <w:tcPr>
            <w:tcW w:w="2158" w:type="dxa"/>
          </w:tcPr>
          <w:p w14:paraId="31110547" w14:textId="77777777" w:rsidR="00C650C6" w:rsidRDefault="00C650C6" w:rsidP="00C650C6"/>
        </w:tc>
        <w:tc>
          <w:tcPr>
            <w:tcW w:w="2158" w:type="dxa"/>
          </w:tcPr>
          <w:p w14:paraId="750449D5" w14:textId="77777777" w:rsidR="00C650C6" w:rsidRDefault="00C650C6" w:rsidP="00C650C6"/>
        </w:tc>
      </w:tr>
      <w:tr w:rsidR="00C650C6" w14:paraId="576FE96E" w14:textId="77777777" w:rsidTr="00DF5014">
        <w:trPr>
          <w:cantSplit/>
        </w:trPr>
        <w:tc>
          <w:tcPr>
            <w:tcW w:w="2158" w:type="dxa"/>
          </w:tcPr>
          <w:p w14:paraId="27876B38" w14:textId="4BF46C24" w:rsidR="00C650C6" w:rsidRDefault="00C650C6" w:rsidP="00C650C6">
            <w:r>
              <w:t>Target Systems</w:t>
            </w:r>
          </w:p>
        </w:tc>
        <w:tc>
          <w:tcPr>
            <w:tcW w:w="2158" w:type="dxa"/>
          </w:tcPr>
          <w:p w14:paraId="11290788" w14:textId="4F420B35" w:rsidR="00C650C6" w:rsidRDefault="00C650C6" w:rsidP="00C650C6">
            <w:r>
              <w:t>None</w:t>
            </w:r>
          </w:p>
        </w:tc>
        <w:tc>
          <w:tcPr>
            <w:tcW w:w="2158" w:type="dxa"/>
          </w:tcPr>
          <w:p w14:paraId="6E12AB1E" w14:textId="77777777" w:rsidR="00C650C6" w:rsidRDefault="00C650C6" w:rsidP="00C650C6"/>
        </w:tc>
        <w:tc>
          <w:tcPr>
            <w:tcW w:w="2158" w:type="dxa"/>
          </w:tcPr>
          <w:p w14:paraId="5D3B9F60" w14:textId="77777777" w:rsidR="00C650C6" w:rsidRDefault="00C650C6" w:rsidP="00C650C6"/>
        </w:tc>
        <w:tc>
          <w:tcPr>
            <w:tcW w:w="2158" w:type="dxa"/>
          </w:tcPr>
          <w:p w14:paraId="535DFAEB" w14:textId="77777777" w:rsidR="00C650C6" w:rsidRDefault="00C650C6" w:rsidP="00C650C6"/>
        </w:tc>
      </w:tr>
      <w:tr w:rsidR="00C650C6" w14:paraId="076ACF3C" w14:textId="77777777" w:rsidTr="00DF5014">
        <w:trPr>
          <w:cantSplit/>
        </w:trPr>
        <w:tc>
          <w:tcPr>
            <w:tcW w:w="2158" w:type="dxa"/>
          </w:tcPr>
          <w:p w14:paraId="7B5AF58D" w14:textId="3C20F0B7" w:rsidR="00C650C6" w:rsidRDefault="00C650C6" w:rsidP="00C650C6">
            <w:r>
              <w:t>Data Sent</w:t>
            </w:r>
          </w:p>
        </w:tc>
        <w:tc>
          <w:tcPr>
            <w:tcW w:w="2158" w:type="dxa"/>
          </w:tcPr>
          <w:p w14:paraId="6B8B2532" w14:textId="0A2AF977" w:rsidR="00C650C6" w:rsidRDefault="00C650C6" w:rsidP="00C650C6">
            <w:r>
              <w:t>Not defined</w:t>
            </w:r>
          </w:p>
        </w:tc>
        <w:tc>
          <w:tcPr>
            <w:tcW w:w="2158" w:type="dxa"/>
          </w:tcPr>
          <w:p w14:paraId="541EDC7C" w14:textId="77777777" w:rsidR="00C650C6" w:rsidRDefault="00C650C6" w:rsidP="00C650C6"/>
        </w:tc>
        <w:tc>
          <w:tcPr>
            <w:tcW w:w="2158" w:type="dxa"/>
          </w:tcPr>
          <w:p w14:paraId="3EFD5B7C" w14:textId="77777777" w:rsidR="00C650C6" w:rsidRDefault="00C650C6" w:rsidP="00C650C6"/>
        </w:tc>
        <w:tc>
          <w:tcPr>
            <w:tcW w:w="2158" w:type="dxa"/>
          </w:tcPr>
          <w:p w14:paraId="18AB871B" w14:textId="77777777" w:rsidR="00C650C6" w:rsidRDefault="00C650C6" w:rsidP="00C650C6"/>
        </w:tc>
      </w:tr>
    </w:tbl>
    <w:p w14:paraId="279CDBA8" w14:textId="77777777" w:rsidR="001923D1" w:rsidRDefault="001923D1" w:rsidP="001923D1"/>
    <w:p w14:paraId="47A391F9" w14:textId="3D1A6607" w:rsidR="001923D1" w:rsidRDefault="001923D1" w:rsidP="001923D1">
      <w:pPr>
        <w:pStyle w:val="Heading2"/>
      </w:pPr>
      <w:r>
        <w:t>4.5 Data Flow Direction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137D3A3F" w14:textId="77777777" w:rsidTr="00DF5014">
        <w:trPr>
          <w:cantSplit/>
        </w:trPr>
        <w:tc>
          <w:tcPr>
            <w:tcW w:w="2158" w:type="dxa"/>
          </w:tcPr>
          <w:p w14:paraId="1CEC29B3" w14:textId="62CE4DCB" w:rsidR="00C650C6" w:rsidRDefault="00C650C6" w:rsidP="00C650C6">
            <w:r>
              <w:t>Inbound Data</w:t>
            </w:r>
          </w:p>
        </w:tc>
        <w:tc>
          <w:tcPr>
            <w:tcW w:w="2158" w:type="dxa"/>
          </w:tcPr>
          <w:p w14:paraId="2B08802F" w14:textId="4025A18A" w:rsidR="00C650C6" w:rsidRDefault="00C650C6" w:rsidP="00C650C6">
            <w:r>
              <w:t>Supported</w:t>
            </w:r>
          </w:p>
        </w:tc>
        <w:tc>
          <w:tcPr>
            <w:tcW w:w="2158" w:type="dxa"/>
          </w:tcPr>
          <w:p w14:paraId="002A61D8" w14:textId="77777777" w:rsidR="00C650C6" w:rsidRDefault="00C650C6" w:rsidP="00C650C6"/>
        </w:tc>
        <w:tc>
          <w:tcPr>
            <w:tcW w:w="2158" w:type="dxa"/>
          </w:tcPr>
          <w:p w14:paraId="74F85BFB" w14:textId="77777777" w:rsidR="00C650C6" w:rsidRDefault="00C650C6" w:rsidP="00C650C6"/>
        </w:tc>
        <w:tc>
          <w:tcPr>
            <w:tcW w:w="2158" w:type="dxa"/>
          </w:tcPr>
          <w:p w14:paraId="76ED9515" w14:textId="77777777" w:rsidR="00C650C6" w:rsidRDefault="00C650C6" w:rsidP="00C650C6"/>
        </w:tc>
      </w:tr>
      <w:tr w:rsidR="00C650C6" w14:paraId="680D2C00" w14:textId="77777777" w:rsidTr="00DF5014">
        <w:trPr>
          <w:cantSplit/>
        </w:trPr>
        <w:tc>
          <w:tcPr>
            <w:tcW w:w="2158" w:type="dxa"/>
          </w:tcPr>
          <w:p w14:paraId="463040DA" w14:textId="328270C5" w:rsidR="00C650C6" w:rsidRDefault="00C650C6" w:rsidP="00C650C6">
            <w:r>
              <w:t>Outbound Data</w:t>
            </w:r>
          </w:p>
        </w:tc>
        <w:tc>
          <w:tcPr>
            <w:tcW w:w="2158" w:type="dxa"/>
          </w:tcPr>
          <w:p w14:paraId="4434CD5A" w14:textId="496152B1" w:rsidR="00C650C6" w:rsidRDefault="00C650C6" w:rsidP="00C650C6">
            <w:r>
              <w:t>Supported</w:t>
            </w:r>
          </w:p>
        </w:tc>
        <w:tc>
          <w:tcPr>
            <w:tcW w:w="2158" w:type="dxa"/>
          </w:tcPr>
          <w:p w14:paraId="38B6CD96" w14:textId="77777777" w:rsidR="00C650C6" w:rsidRDefault="00C650C6" w:rsidP="00C650C6"/>
        </w:tc>
        <w:tc>
          <w:tcPr>
            <w:tcW w:w="2158" w:type="dxa"/>
          </w:tcPr>
          <w:p w14:paraId="57F9CFCD" w14:textId="77777777" w:rsidR="00C650C6" w:rsidRDefault="00C650C6" w:rsidP="00C650C6"/>
        </w:tc>
        <w:tc>
          <w:tcPr>
            <w:tcW w:w="2158" w:type="dxa"/>
          </w:tcPr>
          <w:p w14:paraId="25A5E349" w14:textId="77777777" w:rsidR="00C650C6" w:rsidRDefault="00C650C6" w:rsidP="00C650C6"/>
        </w:tc>
      </w:tr>
      <w:tr w:rsidR="00C650C6" w14:paraId="58EB3E36" w14:textId="77777777" w:rsidTr="00DF5014">
        <w:trPr>
          <w:cantSplit/>
        </w:trPr>
        <w:tc>
          <w:tcPr>
            <w:tcW w:w="2158" w:type="dxa"/>
          </w:tcPr>
          <w:p w14:paraId="5C5DFCF3" w14:textId="78B294CB" w:rsidR="00C650C6" w:rsidRDefault="00C650C6" w:rsidP="00C650C6">
            <w:r>
              <w:t>Bi-directional Sync</w:t>
            </w:r>
          </w:p>
        </w:tc>
        <w:tc>
          <w:tcPr>
            <w:tcW w:w="2158" w:type="dxa"/>
          </w:tcPr>
          <w:p w14:paraId="1CBDE746" w14:textId="740B46BF" w:rsidR="00C650C6" w:rsidRDefault="00C650C6" w:rsidP="00C650C6">
            <w:r>
              <w:t>Possible</w:t>
            </w:r>
          </w:p>
        </w:tc>
        <w:tc>
          <w:tcPr>
            <w:tcW w:w="2158" w:type="dxa"/>
          </w:tcPr>
          <w:p w14:paraId="3C5E189C" w14:textId="77777777" w:rsidR="00C650C6" w:rsidRDefault="00C650C6" w:rsidP="00C650C6"/>
        </w:tc>
        <w:tc>
          <w:tcPr>
            <w:tcW w:w="2158" w:type="dxa"/>
          </w:tcPr>
          <w:p w14:paraId="00E2EAA6" w14:textId="77777777" w:rsidR="00C650C6" w:rsidRDefault="00C650C6" w:rsidP="00C650C6"/>
        </w:tc>
        <w:tc>
          <w:tcPr>
            <w:tcW w:w="2158" w:type="dxa"/>
          </w:tcPr>
          <w:p w14:paraId="1C508AD8" w14:textId="77777777" w:rsidR="00C650C6" w:rsidRDefault="00C650C6" w:rsidP="00C650C6"/>
        </w:tc>
      </w:tr>
    </w:tbl>
    <w:p w14:paraId="53BE765E" w14:textId="77777777" w:rsidR="001923D1" w:rsidRDefault="001923D1" w:rsidP="001923D1"/>
    <w:p w14:paraId="4C595A29" w14:textId="02199E65" w:rsidR="00C650C6" w:rsidRDefault="00C650C6" w:rsidP="001923D1">
      <w:r>
        <w:t>MVP Rule: Prefer one-directional flows first</w:t>
      </w:r>
    </w:p>
    <w:p w14:paraId="4CCFE717" w14:textId="4746AE73" w:rsidR="001923D1" w:rsidRDefault="001923D1" w:rsidP="001923D1">
      <w:pPr>
        <w:pStyle w:val="Heading2"/>
      </w:pPr>
      <w:r>
        <w:t>4.6 Error Handling &amp; Logging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1"/>
        <w:gridCol w:w="2158"/>
        <w:gridCol w:w="2158"/>
        <w:gridCol w:w="2158"/>
      </w:tblGrid>
      <w:tr w:rsidR="001923D1" w:rsidRPr="0048765F" w14:paraId="225A9397" w14:textId="77777777" w:rsidTr="007E1EEA">
        <w:trPr>
          <w:cantSplit/>
          <w:tblHeader/>
        </w:trPr>
        <w:tc>
          <w:tcPr>
            <w:tcW w:w="215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C650C6" w14:paraId="45D5943C" w14:textId="77777777" w:rsidTr="007E1EEA">
        <w:trPr>
          <w:cantSplit/>
        </w:trPr>
        <w:tc>
          <w:tcPr>
            <w:tcW w:w="2155" w:type="dxa"/>
          </w:tcPr>
          <w:p w14:paraId="07DCBF9B" w14:textId="0A2036D4" w:rsidR="00C650C6" w:rsidRDefault="00C650C6" w:rsidP="00C650C6">
            <w:r>
              <w:t>Logging Level</w:t>
            </w:r>
          </w:p>
        </w:tc>
        <w:tc>
          <w:tcPr>
            <w:tcW w:w="2161" w:type="dxa"/>
          </w:tcPr>
          <w:p w14:paraId="3AAF562E" w14:textId="1ABE003F" w:rsidR="00C650C6" w:rsidRDefault="00C650C6" w:rsidP="00C650C6">
            <w:r>
              <w:t>Basic</w:t>
            </w:r>
          </w:p>
        </w:tc>
        <w:tc>
          <w:tcPr>
            <w:tcW w:w="2158" w:type="dxa"/>
          </w:tcPr>
          <w:p w14:paraId="7389F761" w14:textId="77777777" w:rsidR="00C650C6" w:rsidRDefault="00C650C6" w:rsidP="00C650C6"/>
        </w:tc>
        <w:tc>
          <w:tcPr>
            <w:tcW w:w="2158" w:type="dxa"/>
          </w:tcPr>
          <w:p w14:paraId="0EE427D2" w14:textId="77777777" w:rsidR="00C650C6" w:rsidRDefault="00C650C6" w:rsidP="00C650C6"/>
        </w:tc>
        <w:tc>
          <w:tcPr>
            <w:tcW w:w="2158" w:type="dxa"/>
          </w:tcPr>
          <w:p w14:paraId="61D86633" w14:textId="77777777" w:rsidR="00C650C6" w:rsidRDefault="00C650C6" w:rsidP="00C650C6"/>
        </w:tc>
      </w:tr>
      <w:tr w:rsidR="00C650C6" w14:paraId="5012EDA5" w14:textId="77777777" w:rsidTr="007E1EEA">
        <w:trPr>
          <w:cantSplit/>
        </w:trPr>
        <w:tc>
          <w:tcPr>
            <w:tcW w:w="2155" w:type="dxa"/>
          </w:tcPr>
          <w:p w14:paraId="2DA4963E" w14:textId="04B3C708" w:rsidR="00C650C6" w:rsidRDefault="00C650C6" w:rsidP="00C650C6">
            <w:r>
              <w:t>Error Alerts</w:t>
            </w:r>
          </w:p>
        </w:tc>
        <w:tc>
          <w:tcPr>
            <w:tcW w:w="2161" w:type="dxa"/>
          </w:tcPr>
          <w:p w14:paraId="1E249733" w14:textId="65CE1235" w:rsidR="00C650C6" w:rsidRDefault="00C650C6" w:rsidP="00C650C6">
            <w:r>
              <w:t>Not configured</w:t>
            </w:r>
          </w:p>
        </w:tc>
        <w:tc>
          <w:tcPr>
            <w:tcW w:w="2158" w:type="dxa"/>
          </w:tcPr>
          <w:p w14:paraId="7CC94EB9" w14:textId="77777777" w:rsidR="00C650C6" w:rsidRDefault="00C650C6" w:rsidP="00C650C6"/>
        </w:tc>
        <w:tc>
          <w:tcPr>
            <w:tcW w:w="2158" w:type="dxa"/>
          </w:tcPr>
          <w:p w14:paraId="51DE0F2F" w14:textId="77777777" w:rsidR="00C650C6" w:rsidRDefault="00C650C6" w:rsidP="00C650C6"/>
        </w:tc>
        <w:tc>
          <w:tcPr>
            <w:tcW w:w="2158" w:type="dxa"/>
          </w:tcPr>
          <w:p w14:paraId="4EF96134" w14:textId="77777777" w:rsidR="00C650C6" w:rsidRDefault="00C650C6" w:rsidP="00C650C6"/>
        </w:tc>
      </w:tr>
      <w:tr w:rsidR="00C650C6" w14:paraId="3055DA52" w14:textId="77777777" w:rsidTr="007E1EEA">
        <w:trPr>
          <w:cantSplit/>
        </w:trPr>
        <w:tc>
          <w:tcPr>
            <w:tcW w:w="2155" w:type="dxa"/>
          </w:tcPr>
          <w:p w14:paraId="0133A00C" w14:textId="0BBE9E64" w:rsidR="00C650C6" w:rsidRDefault="00C650C6" w:rsidP="00C650C6">
            <w:r>
              <w:t>Retry Strategy</w:t>
            </w:r>
          </w:p>
        </w:tc>
        <w:tc>
          <w:tcPr>
            <w:tcW w:w="2161" w:type="dxa"/>
          </w:tcPr>
          <w:p w14:paraId="348F9C51" w14:textId="633FABA1" w:rsidR="00C650C6" w:rsidRDefault="00C650C6" w:rsidP="00C650C6">
            <w:r>
              <w:t>Minimal</w:t>
            </w:r>
          </w:p>
        </w:tc>
        <w:tc>
          <w:tcPr>
            <w:tcW w:w="2158" w:type="dxa"/>
          </w:tcPr>
          <w:p w14:paraId="046C8C7F" w14:textId="77777777" w:rsidR="00C650C6" w:rsidRDefault="00C650C6" w:rsidP="00C650C6"/>
        </w:tc>
        <w:tc>
          <w:tcPr>
            <w:tcW w:w="2158" w:type="dxa"/>
          </w:tcPr>
          <w:p w14:paraId="5356A489" w14:textId="77777777" w:rsidR="00C650C6" w:rsidRDefault="00C650C6" w:rsidP="00C650C6"/>
        </w:tc>
        <w:tc>
          <w:tcPr>
            <w:tcW w:w="2158" w:type="dxa"/>
          </w:tcPr>
          <w:p w14:paraId="3DF30D66" w14:textId="77777777" w:rsidR="00C650C6" w:rsidRDefault="00C650C6" w:rsidP="00C650C6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5F1375E" w:rsidR="001923D1" w:rsidRDefault="00757D72" w:rsidP="001923D1">
      <w:r>
        <w:t>Required MVP :</w:t>
      </w:r>
    </w:p>
    <w:p w14:paraId="23786B17" w14:textId="2421F833" w:rsidR="00C650C6" w:rsidRDefault="00C650C6" w:rsidP="00C650C6">
      <w:pPr>
        <w:pStyle w:val="ListParagraph"/>
        <w:numPr>
          <w:ilvl w:val="0"/>
          <w:numId w:val="11"/>
        </w:numPr>
      </w:pPr>
      <w:r>
        <w:t>Integration endpoints (URLs)</w:t>
      </w:r>
    </w:p>
    <w:p w14:paraId="5DB119CF" w14:textId="76270FC6" w:rsidR="00C650C6" w:rsidRDefault="00C650C6" w:rsidP="00C650C6">
      <w:pPr>
        <w:pStyle w:val="ListParagraph"/>
        <w:numPr>
          <w:ilvl w:val="0"/>
          <w:numId w:val="11"/>
        </w:numPr>
      </w:pPr>
      <w:r>
        <w:t>Authentication credentials (API keys, OAuth, etc.)</w:t>
      </w:r>
    </w:p>
    <w:p w14:paraId="6EE0A58A" w14:textId="1C567BD3" w:rsidR="001923D1" w:rsidRDefault="00C650C6" w:rsidP="00C650C6">
      <w:pPr>
        <w:pStyle w:val="ListParagraph"/>
        <w:numPr>
          <w:ilvl w:val="0"/>
          <w:numId w:val="11"/>
        </w:numPr>
      </w:pPr>
      <w:r>
        <w:t>Data mapping definitions</w:t>
      </w:r>
    </w:p>
    <w:p w14:paraId="71B92647" w14:textId="77777777" w:rsidR="001923D1" w:rsidRDefault="001923D1" w:rsidP="001923D1"/>
    <w:p w14:paraId="3EE170EA" w14:textId="2D5C89E2" w:rsidR="008B22EF" w:rsidRDefault="008A301B" w:rsidP="001923D1">
      <w:r>
        <w:t>Typical Data Flows: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A301B" w:rsidRPr="008A301B" w14:paraId="64C0988C" w14:textId="77777777" w:rsidTr="008A301B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22751B3F" w14:textId="45BBC6F3" w:rsidR="008A301B" w:rsidRPr="008A301B" w:rsidRDefault="008A301B" w:rsidP="008A301B">
            <w:pPr>
              <w:rPr>
                <w:b/>
                <w:bCs/>
              </w:rPr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01A2FC95" w14:textId="4FCC37E3" w:rsidR="008A301B" w:rsidRPr="008A301B" w:rsidRDefault="008A301B" w:rsidP="008A301B">
            <w:pPr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8A301B" w14:paraId="0966AF3A" w14:textId="77777777" w:rsidTr="008A301B">
        <w:trPr>
          <w:cantSplit/>
        </w:trPr>
        <w:tc>
          <w:tcPr>
            <w:tcW w:w="5395" w:type="dxa"/>
          </w:tcPr>
          <w:p w14:paraId="4BA92A72" w14:textId="6888D09C" w:rsidR="008A301B" w:rsidRDefault="008A301B" w:rsidP="008A301B">
            <w:r>
              <w:t>Email</w:t>
            </w:r>
          </w:p>
        </w:tc>
        <w:tc>
          <w:tcPr>
            <w:tcW w:w="5395" w:type="dxa"/>
          </w:tcPr>
          <w:p w14:paraId="33CE38D2" w14:textId="63B7E602" w:rsidR="008A301B" w:rsidRDefault="008A301B" w:rsidP="008A301B">
            <w:r>
              <w:t>Messages, updates</w:t>
            </w:r>
          </w:p>
        </w:tc>
      </w:tr>
      <w:tr w:rsidR="008A301B" w14:paraId="5F90A408" w14:textId="77777777" w:rsidTr="008A301B">
        <w:trPr>
          <w:cantSplit/>
        </w:trPr>
        <w:tc>
          <w:tcPr>
            <w:tcW w:w="5395" w:type="dxa"/>
          </w:tcPr>
          <w:p w14:paraId="435CFCDE" w14:textId="20FFC5CD" w:rsidR="008A301B" w:rsidRDefault="008A301B" w:rsidP="008A301B">
            <w:r>
              <w:t>Monitoring</w:t>
            </w:r>
          </w:p>
        </w:tc>
        <w:tc>
          <w:tcPr>
            <w:tcW w:w="5395" w:type="dxa"/>
          </w:tcPr>
          <w:p w14:paraId="615D9E59" w14:textId="0F54129B" w:rsidR="008A301B" w:rsidRDefault="008A301B" w:rsidP="008A301B">
            <w:r>
              <w:t>Alerts, events</w:t>
            </w:r>
          </w:p>
        </w:tc>
      </w:tr>
      <w:tr w:rsidR="008A301B" w14:paraId="61BC7FF8" w14:textId="77777777" w:rsidTr="008A301B">
        <w:trPr>
          <w:cantSplit/>
        </w:trPr>
        <w:tc>
          <w:tcPr>
            <w:tcW w:w="5395" w:type="dxa"/>
          </w:tcPr>
          <w:p w14:paraId="4AF1AFBB" w14:textId="275A8293" w:rsidR="008A301B" w:rsidRDefault="008A301B" w:rsidP="008A301B">
            <w:r>
              <w:t>Identity</w:t>
            </w:r>
          </w:p>
        </w:tc>
        <w:tc>
          <w:tcPr>
            <w:tcW w:w="5395" w:type="dxa"/>
          </w:tcPr>
          <w:p w14:paraId="34EF7732" w14:textId="56501911" w:rsidR="008A301B" w:rsidRDefault="008A301B" w:rsidP="008A301B">
            <w:r>
              <w:t>Users, groups</w:t>
            </w:r>
          </w:p>
        </w:tc>
      </w:tr>
      <w:tr w:rsidR="008A301B" w14:paraId="01D04F1F" w14:textId="77777777" w:rsidTr="008A301B">
        <w:trPr>
          <w:cantSplit/>
        </w:trPr>
        <w:tc>
          <w:tcPr>
            <w:tcW w:w="5395" w:type="dxa"/>
          </w:tcPr>
          <w:p w14:paraId="17863FE3" w14:textId="59DE8EF2" w:rsidR="008A301B" w:rsidRDefault="008A301B" w:rsidP="008A301B">
            <w:r>
              <w:t>REST</w:t>
            </w:r>
          </w:p>
        </w:tc>
        <w:tc>
          <w:tcPr>
            <w:tcW w:w="5395" w:type="dxa"/>
          </w:tcPr>
          <w:p w14:paraId="144DA56F" w14:textId="4A1EB7B9" w:rsidR="008A301B" w:rsidRDefault="008A301B" w:rsidP="008A301B">
            <w:r>
              <w:t>Custom data exchange</w:t>
            </w:r>
          </w:p>
        </w:tc>
      </w:tr>
    </w:tbl>
    <w:p w14:paraId="0F98E14E" w14:textId="77777777" w:rsidR="008A301B" w:rsidRDefault="008A301B" w:rsidP="00791013"/>
    <w:p w14:paraId="4DEB3A2A" w14:textId="3D5C16B5" w:rsidR="00791013" w:rsidRDefault="00791013" w:rsidP="00791013">
      <w:r>
        <w:t>Optional (MVP+):</w:t>
      </w:r>
    </w:p>
    <w:p w14:paraId="738D983F" w14:textId="468B794F" w:rsidR="00C650C6" w:rsidRDefault="00C650C6" w:rsidP="00C650C6">
      <w:pPr>
        <w:pStyle w:val="ListParagraph"/>
        <w:numPr>
          <w:ilvl w:val="0"/>
          <w:numId w:val="26"/>
        </w:numPr>
      </w:pPr>
      <w:r>
        <w:t>Transformation rules</w:t>
      </w:r>
    </w:p>
    <w:p w14:paraId="1A1695E9" w14:textId="3F165C0E" w:rsidR="00C650C6" w:rsidRDefault="00C650C6" w:rsidP="00C650C6">
      <w:pPr>
        <w:pStyle w:val="ListParagraph"/>
        <w:numPr>
          <w:ilvl w:val="0"/>
          <w:numId w:val="26"/>
        </w:numPr>
      </w:pPr>
      <w:r>
        <w:t>Data enrichment</w:t>
      </w:r>
    </w:p>
    <w:p w14:paraId="7C80647F" w14:textId="57F2E586" w:rsidR="00791013" w:rsidRDefault="00C650C6" w:rsidP="00C650C6">
      <w:pPr>
        <w:pStyle w:val="ListParagraph"/>
        <w:numPr>
          <w:ilvl w:val="0"/>
          <w:numId w:val="26"/>
        </w:numPr>
      </w:pPr>
      <w:r>
        <w:t>Event correlation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6CA3F5C" w:rsidR="00D4572C" w:rsidRDefault="008A301B" w:rsidP="00D4572C">
      <w:pPr>
        <w:pStyle w:val="Heading2"/>
      </w:pPr>
      <w:r>
        <w:t>Email Flow</w:t>
      </w:r>
    </w:p>
    <w:p w14:paraId="30D0F86A" w14:textId="03565BB8" w:rsidR="001923D1" w:rsidRDefault="008A301B" w:rsidP="001923D1">
      <w:r>
        <w:t>User sends email</w:t>
      </w:r>
    </w:p>
    <w:p w14:paraId="42AD3CFC" w14:textId="4E135993" w:rsidR="008A301B" w:rsidRDefault="008A301B" w:rsidP="008A301B">
      <w:pPr>
        <w:pStyle w:val="ListParagraph"/>
        <w:numPr>
          <w:ilvl w:val="0"/>
          <w:numId w:val="12"/>
        </w:numPr>
      </w:pPr>
      <w:r>
        <w:t>ServiceNow receives</w:t>
      </w:r>
    </w:p>
    <w:p w14:paraId="0B095A41" w14:textId="7D975C51" w:rsidR="008A301B" w:rsidRDefault="008A301B" w:rsidP="008A301B">
      <w:pPr>
        <w:pStyle w:val="ListParagraph"/>
        <w:numPr>
          <w:ilvl w:val="0"/>
          <w:numId w:val="12"/>
        </w:numPr>
      </w:pPr>
      <w:r>
        <w:t>Incident created/updated</w:t>
      </w:r>
    </w:p>
    <w:p w14:paraId="239B096D" w14:textId="2A64A608" w:rsidR="00D4572C" w:rsidRDefault="008A301B" w:rsidP="008A301B">
      <w:pPr>
        <w:pStyle w:val="ListParagraph"/>
        <w:numPr>
          <w:ilvl w:val="0"/>
          <w:numId w:val="12"/>
        </w:numPr>
      </w:pPr>
      <w:r>
        <w:t>Notification sent</w:t>
      </w:r>
    </w:p>
    <w:p w14:paraId="5083BCD2" w14:textId="73E5C202" w:rsidR="00D4572C" w:rsidRDefault="008A301B" w:rsidP="00D4572C">
      <w:pPr>
        <w:pStyle w:val="Heading2"/>
      </w:pPr>
      <w:r>
        <w:t>Monitoring Flow</w:t>
      </w:r>
    </w:p>
    <w:p w14:paraId="14895D18" w14:textId="082AE395" w:rsidR="00D4572C" w:rsidRDefault="008A301B" w:rsidP="00D4572C">
      <w:r>
        <w:t>Monitoring tool detects issue</w:t>
      </w:r>
    </w:p>
    <w:p w14:paraId="06CA68AE" w14:textId="645F61E1" w:rsidR="008A301B" w:rsidRDefault="008A301B" w:rsidP="008A301B">
      <w:pPr>
        <w:pStyle w:val="ListParagraph"/>
        <w:numPr>
          <w:ilvl w:val="0"/>
          <w:numId w:val="13"/>
        </w:numPr>
      </w:pPr>
      <w:r>
        <w:t>Alert sent to ServiceNow</w:t>
      </w:r>
    </w:p>
    <w:p w14:paraId="1E1E9AC1" w14:textId="7D55F276" w:rsidR="008A301B" w:rsidRDefault="008A301B" w:rsidP="008A301B">
      <w:pPr>
        <w:pStyle w:val="ListParagraph"/>
        <w:numPr>
          <w:ilvl w:val="0"/>
          <w:numId w:val="13"/>
        </w:numPr>
      </w:pPr>
      <w:r>
        <w:t>Incident created</w:t>
      </w:r>
    </w:p>
    <w:p w14:paraId="018DE5F8" w14:textId="3A4DF5AF" w:rsidR="00CF75A1" w:rsidRDefault="008A301B" w:rsidP="008A301B">
      <w:pPr>
        <w:pStyle w:val="ListParagraph"/>
        <w:numPr>
          <w:ilvl w:val="0"/>
          <w:numId w:val="13"/>
        </w:numPr>
      </w:pPr>
      <w:r>
        <w:t>Team responds</w:t>
      </w:r>
    </w:p>
    <w:p w14:paraId="4882E88F" w14:textId="757473A7" w:rsidR="00D4572C" w:rsidRDefault="008A301B" w:rsidP="00D4572C">
      <w:pPr>
        <w:pStyle w:val="Heading2"/>
      </w:pPr>
      <w:r>
        <w:t>Outbound Flow</w:t>
      </w:r>
    </w:p>
    <w:p w14:paraId="7D8B48F4" w14:textId="04039EDE" w:rsidR="00CF75A1" w:rsidRDefault="008A301B" w:rsidP="00CF75A1">
      <w:r>
        <w:t>Event occurs in ServiceNow</w:t>
      </w:r>
    </w:p>
    <w:p w14:paraId="15DE1882" w14:textId="13D54750" w:rsidR="008A301B" w:rsidRDefault="008A301B" w:rsidP="008A301B">
      <w:pPr>
        <w:pStyle w:val="ListParagraph"/>
        <w:numPr>
          <w:ilvl w:val="0"/>
          <w:numId w:val="14"/>
        </w:numPr>
      </w:pPr>
      <w:r>
        <w:t>REST call triggered</w:t>
      </w:r>
    </w:p>
    <w:p w14:paraId="6AA183E8" w14:textId="201BB7A8" w:rsidR="00CF75A1" w:rsidRDefault="008A301B" w:rsidP="008A301B">
      <w:pPr>
        <w:pStyle w:val="ListParagraph"/>
        <w:numPr>
          <w:ilvl w:val="0"/>
          <w:numId w:val="14"/>
        </w:numPr>
      </w:pPr>
      <w:r>
        <w:t>Data sent to external system</w:t>
      </w:r>
    </w:p>
    <w:p w14:paraId="0E3930ED" w14:textId="715B484C" w:rsidR="008A301B" w:rsidRDefault="008A301B" w:rsidP="008A301B">
      <w:pPr>
        <w:pStyle w:val="Heading2"/>
      </w:pPr>
      <w:r>
        <w:t>Error Handling Flow</w:t>
      </w:r>
    </w:p>
    <w:p w14:paraId="4316A699" w14:textId="45D4FCC7" w:rsidR="008A301B" w:rsidRDefault="008A301B" w:rsidP="008A301B">
      <w:r>
        <w:t>Integration fails</w:t>
      </w:r>
    </w:p>
    <w:p w14:paraId="1DEB3FCB" w14:textId="6CC1AD96" w:rsidR="008A301B" w:rsidRDefault="008A301B" w:rsidP="008A301B">
      <w:pPr>
        <w:pStyle w:val="ListParagraph"/>
        <w:numPr>
          <w:ilvl w:val="0"/>
          <w:numId w:val="32"/>
        </w:numPr>
      </w:pPr>
      <w:r>
        <w:t>Error logged</w:t>
      </w:r>
    </w:p>
    <w:p w14:paraId="64FB1F5E" w14:textId="2E808A62" w:rsidR="008A301B" w:rsidRDefault="008A301B" w:rsidP="008A301B">
      <w:pPr>
        <w:pStyle w:val="ListParagraph"/>
        <w:numPr>
          <w:ilvl w:val="0"/>
          <w:numId w:val="32"/>
        </w:numPr>
      </w:pPr>
      <w:r>
        <w:t>Alert generated (if configured)</w:t>
      </w:r>
    </w:p>
    <w:p w14:paraId="2FD246D6" w14:textId="6488B62B" w:rsidR="008A301B" w:rsidRDefault="008A301B" w:rsidP="008A301B">
      <w:pPr>
        <w:pStyle w:val="ListParagraph"/>
        <w:numPr>
          <w:ilvl w:val="0"/>
          <w:numId w:val="32"/>
        </w:numPr>
      </w:pPr>
      <w:r>
        <w:t>Issue investigated</w:t>
      </w:r>
    </w:p>
    <w:p w14:paraId="08CBD1B8" w14:textId="77777777" w:rsidR="008A301B" w:rsidRDefault="008A301B" w:rsidP="008A301B"/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646FBD95" w:rsidR="001923D1" w:rsidRDefault="008A301B" w:rsidP="001923D1">
      <w:r>
        <w:t>Core Integrations are “working” when:</w:t>
      </w:r>
    </w:p>
    <w:p w14:paraId="73CA0074" w14:textId="542BB8AF" w:rsidR="008A301B" w:rsidRDefault="008A301B" w:rsidP="008A301B">
      <w:pPr>
        <w:pStyle w:val="ListParagraph"/>
        <w:numPr>
          <w:ilvl w:val="0"/>
          <w:numId w:val="5"/>
        </w:numPr>
      </w:pPr>
      <w:r>
        <w:t>Email creates and updates incidents</w:t>
      </w:r>
    </w:p>
    <w:p w14:paraId="2780687D" w14:textId="6A65F203" w:rsidR="008A301B" w:rsidRDefault="008A301B" w:rsidP="008A301B">
      <w:pPr>
        <w:pStyle w:val="ListParagraph"/>
        <w:numPr>
          <w:ilvl w:val="0"/>
          <w:numId w:val="5"/>
        </w:numPr>
      </w:pPr>
      <w:r>
        <w:t>User and group sync is accurate</w:t>
      </w:r>
    </w:p>
    <w:p w14:paraId="0435511D" w14:textId="49E1767F" w:rsidR="008A301B" w:rsidRDefault="008A301B" w:rsidP="008A301B">
      <w:pPr>
        <w:pStyle w:val="ListParagraph"/>
        <w:numPr>
          <w:ilvl w:val="0"/>
          <w:numId w:val="5"/>
        </w:numPr>
      </w:pPr>
      <w:r>
        <w:t>Monitoring alerts (if used) create incidents</w:t>
      </w:r>
    </w:p>
    <w:p w14:paraId="0C7586E0" w14:textId="3034184C" w:rsidR="008A301B" w:rsidRDefault="008A301B" w:rsidP="008A301B">
      <w:pPr>
        <w:pStyle w:val="ListParagraph"/>
        <w:numPr>
          <w:ilvl w:val="0"/>
          <w:numId w:val="5"/>
        </w:numPr>
      </w:pPr>
      <w:r>
        <w:t>Outbound integrations execute successfully</w:t>
      </w:r>
    </w:p>
    <w:p w14:paraId="0E527A50" w14:textId="406E4769" w:rsidR="001923D1" w:rsidRDefault="008A301B" w:rsidP="008A301B">
      <w:pPr>
        <w:pStyle w:val="ListParagraph"/>
        <w:numPr>
          <w:ilvl w:val="0"/>
          <w:numId w:val="5"/>
        </w:numPr>
      </w:pPr>
      <w:r>
        <w:t xml:space="preserve">Integration errors are logged and traceable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5BA93E78" w:rsidR="001923D1" w:rsidRDefault="008A301B" w:rsidP="00DF5014">
            <w:r>
              <w:t>Too many integrations too early</w:t>
            </w:r>
          </w:p>
        </w:tc>
        <w:tc>
          <w:tcPr>
            <w:tcW w:w="5395" w:type="dxa"/>
          </w:tcPr>
          <w:p w14:paraId="731C1F33" w14:textId="23DA31B0" w:rsidR="001923D1" w:rsidRDefault="008A301B" w:rsidP="00DF5014">
            <w:r>
              <w:t>Increases complexity and risk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3CD564D0" w:rsidR="001923D1" w:rsidRDefault="008A301B" w:rsidP="00DF5014">
            <w:r>
              <w:t>Unclear data ownership</w:t>
            </w:r>
          </w:p>
        </w:tc>
        <w:tc>
          <w:tcPr>
            <w:tcW w:w="5395" w:type="dxa"/>
          </w:tcPr>
          <w:p w14:paraId="65353AE6" w14:textId="1DC68E56" w:rsidR="001923D1" w:rsidRDefault="008A301B" w:rsidP="00DF5014">
            <w:r>
              <w:t>Leads to conflicting data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351232C4" w:rsidR="001923D1" w:rsidRDefault="008A301B" w:rsidP="00DF5014">
            <w:r>
              <w:t>Poor error visibility</w:t>
            </w:r>
          </w:p>
        </w:tc>
        <w:tc>
          <w:tcPr>
            <w:tcW w:w="5395" w:type="dxa"/>
          </w:tcPr>
          <w:p w14:paraId="3F62A12D" w14:textId="1ABD589B" w:rsidR="001923D1" w:rsidRDefault="008A301B" w:rsidP="00DF5014">
            <w:r>
              <w:t>Issues go unnoticed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26505EE1" w:rsidR="001923D1" w:rsidRDefault="008A301B" w:rsidP="00DF5014">
            <w:r>
              <w:t>Bi-directional sync too early</w:t>
            </w:r>
          </w:p>
        </w:tc>
        <w:tc>
          <w:tcPr>
            <w:tcW w:w="5395" w:type="dxa"/>
          </w:tcPr>
          <w:p w14:paraId="1C79DF86" w14:textId="7621A466" w:rsidR="001923D1" w:rsidRDefault="008A301B" w:rsidP="00DF5014">
            <w:r>
              <w:t>Hard to control and debug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3D202383" w:rsidR="001923D1" w:rsidRDefault="008A301B" w:rsidP="00DF5014">
            <w:r>
              <w:t>Integrating low-quality systems</w:t>
            </w:r>
          </w:p>
        </w:tc>
        <w:tc>
          <w:tcPr>
            <w:tcW w:w="5395" w:type="dxa"/>
          </w:tcPr>
          <w:p w14:paraId="153DF202" w14:textId="2C14E5AA" w:rsidR="001923D1" w:rsidRDefault="008A301B" w:rsidP="00DF5014">
            <w:r>
              <w:t>Pollutes ServiceNow data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0F92BF86" w14:textId="404872DA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Email integration fully enabled</w:t>
      </w:r>
    </w:p>
    <w:p w14:paraId="0BCA2205" w14:textId="3C72BFB2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Identity sync validated</w:t>
      </w:r>
    </w:p>
    <w:p w14:paraId="6487BEFB" w14:textId="04A029DC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1 monitoring integration (optional)</w:t>
      </w:r>
    </w:p>
    <w:p w14:paraId="46B6809E" w14:textId="36C1A5C2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1 outbound REST integration (if needed)</w:t>
      </w:r>
    </w:p>
    <w:p w14:paraId="62711AA4" w14:textId="3EFE4337" w:rsidR="008A301B" w:rsidRPr="008A301B" w:rsidRDefault="008A301B" w:rsidP="008A301B">
      <w:pPr>
        <w:pStyle w:val="ListParagraph"/>
        <w:numPr>
          <w:ilvl w:val="0"/>
          <w:numId w:val="6"/>
        </w:numPr>
        <w:rPr>
          <w:rFonts w:ascii="Aptos" w:eastAsia="Times New Roman" w:hAnsi="Aptos"/>
          <w14:ligatures w14:val="none"/>
        </w:rPr>
      </w:pPr>
      <w:r>
        <w:rPr>
          <w:rFonts w:ascii="Aptos" w:eastAsia="Times New Roman" w:hAnsi="Aptos"/>
          <w14:ligatures w14:val="none"/>
        </w:rPr>
        <w:t>One-directional data flows</w:t>
      </w:r>
    </w:p>
    <w:p w14:paraId="54936732" w14:textId="3C4DEBFD" w:rsidR="000441F7" w:rsidRPr="00C929AC" w:rsidRDefault="008A301B" w:rsidP="008A301B">
      <w:pPr>
        <w:pStyle w:val="ListParagraph"/>
        <w:numPr>
          <w:ilvl w:val="0"/>
          <w:numId w:val="6"/>
        </w:numPr>
      </w:pPr>
      <w:r>
        <w:rPr>
          <w:rFonts w:ascii="Aptos" w:eastAsia="Times New Roman" w:hAnsi="Aptos"/>
          <w14:ligatures w14:val="none"/>
        </w:rPr>
        <w:t>Basic logging enabled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08635F99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external system would save the most time if connected?”</w:t>
      </w:r>
    </w:p>
    <w:p w14:paraId="1E350405" w14:textId="382E1183" w:rsidR="00BA2571" w:rsidRDefault="00BA2571" w:rsidP="001923D1">
      <w:pPr>
        <w:pStyle w:val="ListParagraph"/>
        <w:numPr>
          <w:ilvl w:val="0"/>
          <w:numId w:val="7"/>
        </w:numPr>
      </w:pPr>
      <w:r>
        <w:t>Avoid: “What systems should we integrate?”</w:t>
      </w:r>
    </w:p>
    <w:p w14:paraId="6F9935FE" w14:textId="1CE45E55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integration removes the most manual work?”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D7E40"/>
    <w:multiLevelType w:val="hybridMultilevel"/>
    <w:tmpl w:val="A934D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F3946"/>
    <w:multiLevelType w:val="hybridMultilevel"/>
    <w:tmpl w:val="FE6E7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01AE9"/>
    <w:multiLevelType w:val="multilevel"/>
    <w:tmpl w:val="32E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37D67"/>
    <w:multiLevelType w:val="hybridMultilevel"/>
    <w:tmpl w:val="3C24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F128C"/>
    <w:multiLevelType w:val="hybridMultilevel"/>
    <w:tmpl w:val="6B5AF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8"/>
  </w:num>
  <w:num w:numId="4" w16cid:durableId="47776009">
    <w:abstractNumId w:val="24"/>
  </w:num>
  <w:num w:numId="5" w16cid:durableId="1553544347">
    <w:abstractNumId w:val="22"/>
  </w:num>
  <w:num w:numId="6" w16cid:durableId="587078171">
    <w:abstractNumId w:val="16"/>
  </w:num>
  <w:num w:numId="7" w16cid:durableId="1463231596">
    <w:abstractNumId w:val="28"/>
  </w:num>
  <w:num w:numId="8" w16cid:durableId="1378630317">
    <w:abstractNumId w:val="12"/>
  </w:num>
  <w:num w:numId="9" w16cid:durableId="1744062372">
    <w:abstractNumId w:val="6"/>
  </w:num>
  <w:num w:numId="10" w16cid:durableId="140074366">
    <w:abstractNumId w:val="30"/>
  </w:num>
  <w:num w:numId="11" w16cid:durableId="1163472494">
    <w:abstractNumId w:val="31"/>
  </w:num>
  <w:num w:numId="12" w16cid:durableId="1449350217">
    <w:abstractNumId w:val="17"/>
  </w:num>
  <w:num w:numId="13" w16cid:durableId="1926958638">
    <w:abstractNumId w:val="13"/>
  </w:num>
  <w:num w:numId="14" w16cid:durableId="1807117042">
    <w:abstractNumId w:val="3"/>
  </w:num>
  <w:num w:numId="15" w16cid:durableId="547765294">
    <w:abstractNumId w:val="26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5"/>
  </w:num>
  <w:num w:numId="19" w16cid:durableId="1644888372">
    <w:abstractNumId w:val="27"/>
  </w:num>
  <w:num w:numId="20" w16cid:durableId="896673025">
    <w:abstractNumId w:val="19"/>
  </w:num>
  <w:num w:numId="21" w16cid:durableId="404959389">
    <w:abstractNumId w:val="14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20"/>
  </w:num>
  <w:num w:numId="25" w16cid:durableId="1559434043">
    <w:abstractNumId w:val="29"/>
  </w:num>
  <w:num w:numId="26" w16cid:durableId="1502576165">
    <w:abstractNumId w:val="7"/>
  </w:num>
  <w:num w:numId="27" w16cid:durableId="1700207097">
    <w:abstractNumId w:val="1"/>
  </w:num>
  <w:num w:numId="28" w16cid:durableId="1216550141">
    <w:abstractNumId w:val="25"/>
  </w:num>
  <w:num w:numId="29" w16cid:durableId="1447306704">
    <w:abstractNumId w:val="23"/>
  </w:num>
  <w:num w:numId="30" w16cid:durableId="394932368">
    <w:abstractNumId w:val="11"/>
  </w:num>
  <w:num w:numId="31" w16cid:durableId="2027320576">
    <w:abstractNumId w:val="21"/>
  </w:num>
  <w:num w:numId="32" w16cid:durableId="9097359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4959"/>
    <w:rsid w:val="000355DA"/>
    <w:rsid w:val="000441F7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0887"/>
    <w:rsid w:val="003253FC"/>
    <w:rsid w:val="00365036"/>
    <w:rsid w:val="00374EFB"/>
    <w:rsid w:val="003D0FEE"/>
    <w:rsid w:val="003D4C68"/>
    <w:rsid w:val="00442D13"/>
    <w:rsid w:val="00452422"/>
    <w:rsid w:val="00471152"/>
    <w:rsid w:val="004E44FF"/>
    <w:rsid w:val="00513587"/>
    <w:rsid w:val="00541C95"/>
    <w:rsid w:val="005E51F5"/>
    <w:rsid w:val="005E7856"/>
    <w:rsid w:val="006553ED"/>
    <w:rsid w:val="006A2503"/>
    <w:rsid w:val="006C1DA6"/>
    <w:rsid w:val="006C2A64"/>
    <w:rsid w:val="006C53D3"/>
    <w:rsid w:val="006D39B7"/>
    <w:rsid w:val="006D655C"/>
    <w:rsid w:val="006E4639"/>
    <w:rsid w:val="0072435D"/>
    <w:rsid w:val="00725D39"/>
    <w:rsid w:val="00750E58"/>
    <w:rsid w:val="00757D72"/>
    <w:rsid w:val="00763CC1"/>
    <w:rsid w:val="00787368"/>
    <w:rsid w:val="00791013"/>
    <w:rsid w:val="007941C4"/>
    <w:rsid w:val="007B757D"/>
    <w:rsid w:val="007C0B3E"/>
    <w:rsid w:val="007E1EEA"/>
    <w:rsid w:val="00826DAC"/>
    <w:rsid w:val="00832647"/>
    <w:rsid w:val="00866B43"/>
    <w:rsid w:val="008909E6"/>
    <w:rsid w:val="00894421"/>
    <w:rsid w:val="008A301B"/>
    <w:rsid w:val="008A5E67"/>
    <w:rsid w:val="008B22EF"/>
    <w:rsid w:val="008F0568"/>
    <w:rsid w:val="00902946"/>
    <w:rsid w:val="00942DDC"/>
    <w:rsid w:val="009C1176"/>
    <w:rsid w:val="009C5F83"/>
    <w:rsid w:val="00A562ED"/>
    <w:rsid w:val="00A7783C"/>
    <w:rsid w:val="00A779F4"/>
    <w:rsid w:val="00AF4D4B"/>
    <w:rsid w:val="00B0576C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4501"/>
    <w:rsid w:val="00C076DE"/>
    <w:rsid w:val="00C25B3D"/>
    <w:rsid w:val="00C650C6"/>
    <w:rsid w:val="00C929AC"/>
    <w:rsid w:val="00CB3A31"/>
    <w:rsid w:val="00CB586D"/>
    <w:rsid w:val="00CD60FE"/>
    <w:rsid w:val="00CE4FA7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DOCID-202112391-25624</_dlc_DocId>
    <_dlc_DocIdUrl xmlns="ea10e7c1-45f6-45a6-9220-470b2ac38f45">
      <Url>https://itecsfederal.sharepoint.com/teams/MissionSolutions/ISM/_layouts/15/DocIdRedir.aspx?ID=DOCID-202112391-25624</Url>
      <Description>DOCID-202112391-25624</Description>
    </_dlc_DocIdUrl>
  </documentManagement>
</p:properties>
</file>

<file path=customXml/itemProps1.xml><?xml version="1.0" encoding="utf-8"?>
<ds:datastoreItem xmlns:ds="http://schemas.openxmlformats.org/officeDocument/2006/customXml" ds:itemID="{E9BF2707-D64C-4812-ADAE-4FE927A67F9E}"/>
</file>

<file path=customXml/itemProps2.xml><?xml version="1.0" encoding="utf-8"?>
<ds:datastoreItem xmlns:ds="http://schemas.openxmlformats.org/officeDocument/2006/customXml" ds:itemID="{F876A502-758C-4085-8C14-6D5A5EAC046F}"/>
</file>

<file path=customXml/itemProps3.xml><?xml version="1.0" encoding="utf-8"?>
<ds:datastoreItem xmlns:ds="http://schemas.openxmlformats.org/officeDocument/2006/customXml" ds:itemID="{A4B96D3C-EE8D-42A6-B48E-CF37D73C6423}"/>
</file>

<file path=customXml/itemProps4.xml><?xml version="1.0" encoding="utf-8"?>
<ds:datastoreItem xmlns:ds="http://schemas.openxmlformats.org/officeDocument/2006/customXml" ds:itemID="{17F65510-7E7F-43F2-83FF-B2F514F78D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5</Pages>
  <Words>698</Words>
  <Characters>3980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5 Focus Only)</vt:lpstr>
      <vt:lpstr>3. Out-of-the-Box (OOTB) Configuration</vt:lpstr>
      <vt:lpstr>    3.1 Email Integration</vt:lpstr>
      <vt:lpstr>    3.2 Identity Integration</vt:lpstr>
      <vt:lpstr>    3.3 Integration Framework</vt:lpstr>
      <vt:lpstr>    3.4 Monitoring Integration</vt:lpstr>
      <vt:lpstr>    3.5 Logging &amp; Error Handling</vt:lpstr>
      <vt:lpstr>4. Key Decisions (Client Input)</vt:lpstr>
      <vt:lpstr>    4.1 Integration Scope</vt:lpstr>
      <vt:lpstr>    4.2 Email Integration</vt:lpstr>
      <vt:lpstr>    4.3 Monitoring Integration</vt:lpstr>
      <vt:lpstr>    4.4 Outbound Integrations</vt:lpstr>
      <vt:lpstr>    4.5 Data Flow Direction</vt:lpstr>
      <vt:lpstr>    4.6 Error Handling &amp; Logging</vt:lpstr>
      <vt:lpstr>5. Data Requirements</vt:lpstr>
      <vt:lpstr>6. Process Flows (Simple)</vt:lpstr>
      <vt:lpstr>    KPI Creation Flow</vt:lpstr>
      <vt:lpstr>    Data Collection Flow</vt:lpstr>
      <vt:lpstr>    Dashboard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56</cp:revision>
  <dcterms:created xsi:type="dcterms:W3CDTF">2026-05-01T16:44:00Z</dcterms:created>
  <dcterms:modified xsi:type="dcterms:W3CDTF">2026-05-04T15:57:00Z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4099a65a-a707-432c-b832-92d9538583a2</vt:lpwstr>
  </property>
</Properties>
</file>