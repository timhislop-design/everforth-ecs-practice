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Performance Analytics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06 Workbook 14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PA MVP — few KPIs, trusted, used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6ED43F34" w14:textId="77777777" w:rsidR="004E44FF" w:rsidRDefault="004E44FF" w:rsidP="0072435D">
      <w:r>
        <w:t>Performance Analytics provides trend-based insights into how services are performing over time.</w:t>
      </w:r>
    </w:p>
    <w:p w14:paraId="409518B5" w14:textId="77777777" w:rsidR="004E44FF" w:rsidRDefault="004E44FF" w:rsidP="0072435D"/>
    <w:p w14:paraId="10BC744A" w14:textId="41621084" w:rsidR="0072435D" w:rsidRDefault="004E44FF" w:rsidP="0072435D">
      <w:r>
        <w:t>It exists to:</w:t>
      </w:r>
    </w:p>
    <w:p w14:paraId="4FD07DFD" w14:textId="2AAA04B7" w:rsidR="004E44FF" w:rsidRDefault="004E44FF" w:rsidP="004E44FF">
      <w:pPr>
        <w:pStyle w:val="ListParagraph"/>
        <w:numPr>
          <w:ilvl w:val="0"/>
          <w:numId w:val="23"/>
        </w:numPr>
      </w:pPr>
      <w:r>
        <w:t>Measure service performance (not just snapshot reports)</w:t>
      </w:r>
    </w:p>
    <w:p w14:paraId="0C7E3C0A" w14:textId="7305B3AA" w:rsidR="004E44FF" w:rsidRDefault="004E44FF" w:rsidP="004E44FF">
      <w:pPr>
        <w:pStyle w:val="ListParagraph"/>
        <w:numPr>
          <w:ilvl w:val="0"/>
          <w:numId w:val="23"/>
        </w:numPr>
      </w:pPr>
      <w:r>
        <w:t>Identify trends and early warning signals</w:t>
      </w:r>
    </w:p>
    <w:p w14:paraId="01D445BF" w14:textId="4096E58B" w:rsidR="0072435D" w:rsidRDefault="004E44FF" w:rsidP="004E44FF">
      <w:pPr>
        <w:pStyle w:val="ListParagraph"/>
        <w:numPr>
          <w:ilvl w:val="0"/>
          <w:numId w:val="23"/>
        </w:numPr>
      </w:pPr>
      <w:r>
        <w:t>Support decision-making and continual improvement</w:t>
      </w:r>
    </w:p>
    <w:p w14:paraId="13552222" w14:textId="77777777" w:rsidR="009C1176" w:rsidRDefault="009C1176" w:rsidP="009C1176"/>
    <w:p w14:paraId="2E079CCF" w14:textId="4C7D7D74" w:rsidR="0015353F" w:rsidRDefault="00763CC1" w:rsidP="0015353F">
      <w:r>
        <w:t>In Sprint 6, the goal is:</w:t>
      </w:r>
    </w:p>
    <w:p w14:paraId="66C36EEC" w14:textId="00F6C6D1" w:rsidR="00452422" w:rsidRDefault="004E44FF" w:rsidP="00452422">
      <w:pPr>
        <w:pStyle w:val="ListParagraph"/>
        <w:numPr>
          <w:ilvl w:val="0"/>
          <w:numId w:val="20"/>
        </w:numPr>
      </w:pPr>
      <w:r>
        <w:t xml:space="preserve">Stand up a small set of trusted KPIs</w:t>
      </w:r>
      <w:ins w:id="100" w:author="Claude" w:date="2026-05-08T00:00:00Z">
        <w:r>
          <w:t xml:space="preserve"> — 5–7 KPIs, each with a named owner and a documented data lineage</w:t>
        </w:r>
      </w:ins>
    </w:p>
    <w:p w14:paraId="3792A116" w14:textId="2BA3755D" w:rsidR="0015353F" w:rsidRDefault="004E44FF" w:rsidP="00452422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Deliver simple, usable dashboards for operations and leadership</w:delText>
        </w:r>
      </w:del>
      <w:ins w:id="201" w:author="Claude" w:date="2026-05-08T00:00:00Z">
        <w:r>
          <w:t>Two dashboards delivered (operational + executive), each used in a recurring meeting after sprint demo</w:t>
        </w:r>
      </w:ins>
    </w:p>
    <w:p w14:paraId="1F15B327" w14:textId="517E6BD6" w:rsidR="001923D1" w:rsidRDefault="001923D1" w:rsidP="001923D1">
      <w:pPr>
        <w:pStyle w:val="Heading1"/>
      </w:pPr>
      <w:r>
        <w:t>2. Scope (Sprint 6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23536CC3" w14:textId="75F3DC9A" w:rsidR="00826DAC" w:rsidRDefault="00826DAC" w:rsidP="00826DAC">
      <w:pPr>
        <w:pStyle w:val="ListParagraph"/>
        <w:numPr>
          <w:ilvl w:val="0"/>
          <w:numId w:val="9"/>
        </w:numPr>
      </w:pPr>
      <w:r>
        <w:t>Enabling Performance Analytics</w:t>
      </w:r>
    </w:p>
    <w:p w14:paraId="528041CA" w14:textId="180191E8" w:rsidR="00826DAC" w:rsidRDefault="00826DAC" w:rsidP="00826DAC">
      <w:pPr>
        <w:pStyle w:val="ListParagraph"/>
        <w:numPr>
          <w:ilvl w:val="0"/>
          <w:numId w:val="9"/>
        </w:numPr>
      </w:pPr>
      <w:r>
        <w:t>Defining core KPIs (Incident, Request, SLA)</w:t>
      </w:r>
    </w:p>
    <w:p w14:paraId="1D68D121" w14:textId="3A87738D" w:rsidR="00826DAC" w:rsidRDefault="00826DAC" w:rsidP="00826DAC">
      <w:pPr>
        <w:pStyle w:val="ListParagraph"/>
        <w:numPr>
          <w:ilvl w:val="0"/>
          <w:numId w:val="9"/>
        </w:numPr>
      </w:pPr>
      <w:r>
        <w:t>Configuring data collection jobs</w:t>
      </w:r>
    </w:p>
    <w:p w14:paraId="44B1AAC9" w14:textId="408B2CC6" w:rsidR="001923D1" w:rsidRDefault="00826DAC" w:rsidP="00826DAC">
      <w:pPr>
        <w:pStyle w:val="ListParagraph"/>
        <w:numPr>
          <w:ilvl w:val="0"/>
          <w:numId w:val="9"/>
        </w:numPr>
      </w:pPr>
      <w:r>
        <w:t>Building baseline dashboards (operational + executive)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1D0861A4" w14:textId="19ACC060" w:rsidR="00826DAC" w:rsidRDefault="00826DAC" w:rsidP="00826DAC">
      <w:pPr>
        <w:pStyle w:val="ListParagraph"/>
        <w:numPr>
          <w:ilvl w:val="0"/>
          <w:numId w:val="10"/>
        </w:numPr>
      </w:pPr>
      <w:r>
        <w:t>Advanced predictive analytics</w:t>
      </w:r>
    </w:p>
    <w:p w14:paraId="659688C6" w14:textId="70329757" w:rsidR="00826DAC" w:rsidRDefault="00826DAC" w:rsidP="00826DAC">
      <w:pPr>
        <w:pStyle w:val="ListParagraph"/>
        <w:numPr>
          <w:ilvl w:val="0"/>
          <w:numId w:val="10"/>
        </w:numPr>
      </w:pPr>
      <w:r>
        <w:t>Complex breakdown hierarchies</w:t>
      </w:r>
    </w:p>
    <w:p w14:paraId="5D22C9D9" w14:textId="6ADA2E91" w:rsidR="001923D1" w:rsidRDefault="00826DAC" w:rsidP="00826DAC">
      <w:pPr>
        <w:pStyle w:val="ListParagraph"/>
        <w:numPr>
          <w:ilvl w:val="0"/>
          <w:numId w:val="10"/>
        </w:numPr>
      </w:pPr>
      <w:r>
        <w:t>Large-scale scorecard programs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04EEB324" w:rsidR="001923D1" w:rsidRDefault="001923D1" w:rsidP="001923D1">
      <w:pPr>
        <w:pStyle w:val="Heading2"/>
      </w:pPr>
      <w:r>
        <w:t>3.1 Performance Analytics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46DF39BA" w14:textId="77777777" w:rsidTr="00DF5014">
        <w:trPr>
          <w:cantSplit/>
        </w:trPr>
        <w:tc>
          <w:tcPr>
            <w:tcW w:w="3596" w:type="dxa"/>
          </w:tcPr>
          <w:p w14:paraId="111A93CE" w14:textId="0DC1DCE9" w:rsidR="00826DAC" w:rsidRDefault="00826DAC" w:rsidP="00826DAC">
            <w:r>
              <w:t>PA Plugin</w:t>
            </w:r>
          </w:p>
        </w:tc>
        <w:tc>
          <w:tcPr>
            <w:tcW w:w="3597" w:type="dxa"/>
          </w:tcPr>
          <w:p w14:paraId="43A5090C" w14:textId="1D8A97E7" w:rsidR="00826DAC" w:rsidRDefault="00826DAC" w:rsidP="00826DAC">
            <w:r>
              <w:t>Available</w:t>
            </w:r>
          </w:p>
        </w:tc>
        <w:tc>
          <w:tcPr>
            <w:tcW w:w="3597" w:type="dxa"/>
          </w:tcPr>
          <w:p w14:paraId="2D58E894" w14:textId="2E5BA7D4" w:rsidR="00826DAC" w:rsidRDefault="00826DAC" w:rsidP="00826DAC">
            <w:r>
              <w:t>Must enable</w:t>
            </w:r>
          </w:p>
        </w:tc>
      </w:tr>
      <w:tr w:rsidR="00826DAC" w14:paraId="0F18E171" w14:textId="77777777" w:rsidTr="00DF5014">
        <w:trPr>
          <w:cantSplit/>
        </w:trPr>
        <w:tc>
          <w:tcPr>
            <w:tcW w:w="3596" w:type="dxa"/>
          </w:tcPr>
          <w:p w14:paraId="7CB664BD" w14:textId="4282AEF5" w:rsidR="00826DAC" w:rsidRDefault="00826DAC" w:rsidP="00826DAC">
            <w:r>
              <w:t>Indicators</w:t>
            </w:r>
          </w:p>
        </w:tc>
        <w:tc>
          <w:tcPr>
            <w:tcW w:w="3597" w:type="dxa"/>
          </w:tcPr>
          <w:p w14:paraId="7C43B47F" w14:textId="5A2C7A55" w:rsidR="00826DAC" w:rsidRDefault="00826DAC" w:rsidP="00826DAC">
            <w:r>
              <w:t>Not predefined</w:t>
            </w:r>
          </w:p>
        </w:tc>
        <w:tc>
          <w:tcPr>
            <w:tcW w:w="3597" w:type="dxa"/>
          </w:tcPr>
          <w:p w14:paraId="4C70667F" w14:textId="6B0B919D" w:rsidR="00826DAC" w:rsidRDefault="00826DAC" w:rsidP="00826DAC">
            <w:r>
              <w:t>Must create</w:t>
            </w:r>
          </w:p>
        </w:tc>
      </w:tr>
      <w:tr w:rsidR="00826DAC" w14:paraId="629A9A5D" w14:textId="77777777" w:rsidTr="00DF5014">
        <w:trPr>
          <w:cantSplit/>
        </w:trPr>
        <w:tc>
          <w:tcPr>
            <w:tcW w:w="3596" w:type="dxa"/>
          </w:tcPr>
          <w:p w14:paraId="488D7495" w14:textId="26817130" w:rsidR="00826DAC" w:rsidRDefault="00826DAC" w:rsidP="00826DAC">
            <w:r>
              <w:t>Data Collection</w:t>
            </w:r>
          </w:p>
        </w:tc>
        <w:tc>
          <w:tcPr>
            <w:tcW w:w="3597" w:type="dxa"/>
          </w:tcPr>
          <w:p w14:paraId="75BE4B5F" w14:textId="0338EE30" w:rsidR="00826DAC" w:rsidRDefault="00826DAC" w:rsidP="00826DAC">
            <w:r>
              <w:t>Manual setup</w:t>
            </w:r>
          </w:p>
        </w:tc>
        <w:tc>
          <w:tcPr>
            <w:tcW w:w="3597" w:type="dxa"/>
          </w:tcPr>
          <w:p w14:paraId="205E7426" w14:textId="079EE9B1" w:rsidR="00826DAC" w:rsidRDefault="00826DAC" w:rsidP="00826DAC">
            <w:r>
              <w:t>Required</w:t>
            </w:r>
          </w:p>
        </w:tc>
      </w:tr>
      <w:tr w:rsidR="00826DAC" w14:paraId="60F9E5F1" w14:textId="77777777" w:rsidTr="00DF5014">
        <w:trPr>
          <w:cantSplit/>
        </w:trPr>
        <w:tc>
          <w:tcPr>
            <w:tcW w:w="3596" w:type="dxa"/>
          </w:tcPr>
          <w:p w14:paraId="67EECAF5" w14:textId="7677F04F" w:rsidR="00826DAC" w:rsidRPr="008050E2" w:rsidRDefault="00826DAC" w:rsidP="00826DAC">
            <w:r>
              <w:t>Scorecards</w:t>
            </w:r>
          </w:p>
        </w:tc>
        <w:tc>
          <w:tcPr>
            <w:tcW w:w="3597" w:type="dxa"/>
          </w:tcPr>
          <w:p w14:paraId="4EED0247" w14:textId="724AEBB3" w:rsidR="00826DAC" w:rsidRPr="008050E2" w:rsidRDefault="00826DAC" w:rsidP="00826DAC">
            <w:r>
              <w:t>Supported</w:t>
            </w:r>
          </w:p>
        </w:tc>
        <w:tc>
          <w:tcPr>
            <w:tcW w:w="3597" w:type="dxa"/>
          </w:tcPr>
          <w:p w14:paraId="757D3F7F" w14:textId="3F412C89" w:rsidR="00826DAC" w:rsidRPr="008050E2" w:rsidRDefault="00826DAC" w:rsidP="00826DAC">
            <w:r>
              <w:t>Build as needed</w:t>
            </w:r>
          </w:p>
        </w:tc>
      </w:tr>
    </w:tbl>
    <w:p w14:paraId="6020C357" w14:textId="77777777" w:rsidR="001923D1" w:rsidRDefault="001923D1" w:rsidP="001923D1"/>
    <w:p w14:paraId="63F2CD79" w14:textId="00E541A1" w:rsidR="001923D1" w:rsidRDefault="001923D1" w:rsidP="001923D1">
      <w:pPr>
        <w:pStyle w:val="Heading2"/>
      </w:pPr>
      <w:r>
        <w:t>3.2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2B3679C0" w14:textId="77777777" w:rsidTr="00DF5014">
        <w:trPr>
          <w:cantSplit/>
        </w:trPr>
        <w:tc>
          <w:tcPr>
            <w:tcW w:w="3596" w:type="dxa"/>
          </w:tcPr>
          <w:p w14:paraId="153714AC" w14:textId="0E8D97C9" w:rsidR="00826DAC" w:rsidRDefault="00826DAC" w:rsidP="00826DAC">
            <w:r>
              <w:t>Indicator Types</w:t>
            </w:r>
          </w:p>
        </w:tc>
        <w:tc>
          <w:tcPr>
            <w:tcW w:w="3597" w:type="dxa"/>
          </w:tcPr>
          <w:p w14:paraId="7D20D4CF" w14:textId="72CE7AD3" w:rsidR="00826DAC" w:rsidRDefault="00826DAC" w:rsidP="00826DAC">
            <w:r>
              <w:t>Automated or scripted</w:t>
            </w:r>
          </w:p>
        </w:tc>
        <w:tc>
          <w:tcPr>
            <w:tcW w:w="3597" w:type="dxa"/>
          </w:tcPr>
          <w:p w14:paraId="6F911098" w14:textId="32016A96" w:rsidR="00826DAC" w:rsidRDefault="00826DAC" w:rsidP="00826DAC">
            <w:r>
              <w:t>Use automated first</w:t>
            </w:r>
          </w:p>
        </w:tc>
      </w:tr>
      <w:tr w:rsidR="00826DAC" w14:paraId="64D18BF3" w14:textId="77777777" w:rsidTr="00DF5014">
        <w:trPr>
          <w:cantSplit/>
        </w:trPr>
        <w:tc>
          <w:tcPr>
            <w:tcW w:w="3596" w:type="dxa"/>
          </w:tcPr>
          <w:p w14:paraId="63E98F31" w14:textId="16F0ED25" w:rsidR="00826DAC" w:rsidRDefault="00826DAC" w:rsidP="00826DAC">
            <w:r>
              <w:t>Data Sources</w:t>
            </w:r>
          </w:p>
        </w:tc>
        <w:tc>
          <w:tcPr>
            <w:tcW w:w="3597" w:type="dxa"/>
          </w:tcPr>
          <w:p w14:paraId="12273FD8" w14:textId="5B839FE7" w:rsidR="00826DAC" w:rsidRDefault="00826DAC" w:rsidP="00826DAC">
            <w:r>
              <w:t>Tables (Incident, Task, etc.)</w:t>
            </w:r>
          </w:p>
        </w:tc>
        <w:tc>
          <w:tcPr>
            <w:tcW w:w="3597" w:type="dxa"/>
          </w:tcPr>
          <w:p w14:paraId="06C8EA4F" w14:textId="31F791AE" w:rsidR="00826DAC" w:rsidRDefault="00826DAC" w:rsidP="00826DAC">
            <w:r>
              <w:t>Primary input</w:t>
            </w:r>
          </w:p>
        </w:tc>
      </w:tr>
      <w:tr w:rsidR="00826DAC" w14:paraId="26C124EB" w14:textId="77777777" w:rsidTr="00DF5014">
        <w:trPr>
          <w:cantSplit/>
        </w:trPr>
        <w:tc>
          <w:tcPr>
            <w:tcW w:w="3596" w:type="dxa"/>
          </w:tcPr>
          <w:p w14:paraId="1C3EF195" w14:textId="6E0E4A91" w:rsidR="00826DAC" w:rsidRPr="00FB34EF" w:rsidRDefault="00826DAC" w:rsidP="00826DAC">
            <w:r>
              <w:t>Frequency</w:t>
            </w:r>
          </w:p>
        </w:tc>
        <w:tc>
          <w:tcPr>
            <w:tcW w:w="3597" w:type="dxa"/>
          </w:tcPr>
          <w:p w14:paraId="35C6950E" w14:textId="48CC91D6" w:rsidR="00826DAC" w:rsidRPr="00FB34EF" w:rsidRDefault="00826DAC" w:rsidP="00826DAC">
            <w:r>
              <w:t>Configurable</w:t>
            </w:r>
          </w:p>
        </w:tc>
        <w:tc>
          <w:tcPr>
            <w:tcW w:w="3597" w:type="dxa"/>
          </w:tcPr>
          <w:p w14:paraId="1E510F35" w14:textId="049F76B1" w:rsidR="00826DAC" w:rsidRPr="00FB34EF" w:rsidRDefault="00826DAC" w:rsidP="00826DAC">
            <w:r>
              <w:t>Daily recommended</w:t>
            </w:r>
          </w:p>
        </w:tc>
      </w:tr>
    </w:tbl>
    <w:p w14:paraId="6AB1B462" w14:textId="77777777" w:rsidR="001D3BA2" w:rsidRDefault="001D3BA2" w:rsidP="001D3BA2"/>
    <w:p w14:paraId="04510841" w14:textId="06991878" w:rsidR="001923D1" w:rsidRDefault="001923D1" w:rsidP="001923D1">
      <w:pPr>
        <w:pStyle w:val="Heading2"/>
      </w:pPr>
      <w:r>
        <w:lastRenderedPageBreak/>
        <w:t>3.3 Breakdowns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73BE540D" w14:textId="77777777" w:rsidTr="00DF5014">
        <w:trPr>
          <w:cantSplit/>
        </w:trPr>
        <w:tc>
          <w:tcPr>
            <w:tcW w:w="3596" w:type="dxa"/>
          </w:tcPr>
          <w:p w14:paraId="2423E30D" w14:textId="61E781E0" w:rsidR="00826DAC" w:rsidRDefault="00826DAC" w:rsidP="00826DAC">
            <w:r>
              <w:t>Breakdown Sources</w:t>
            </w:r>
          </w:p>
        </w:tc>
        <w:tc>
          <w:tcPr>
            <w:tcW w:w="3597" w:type="dxa"/>
          </w:tcPr>
          <w:p w14:paraId="0FCA30FC" w14:textId="6BDFDD95" w:rsidR="00826DAC" w:rsidRDefault="00826DAC" w:rsidP="00826DAC">
            <w:r>
              <w:t>Available</w:t>
            </w:r>
          </w:p>
        </w:tc>
        <w:tc>
          <w:tcPr>
            <w:tcW w:w="3597" w:type="dxa"/>
          </w:tcPr>
          <w:p w14:paraId="5AC5DD0E" w14:textId="0FED47DF" w:rsidR="00826DAC" w:rsidRDefault="00826DAC" w:rsidP="00826DAC">
            <w:r>
              <w:t>e.g., Assignment Group</w:t>
            </w:r>
          </w:p>
        </w:tc>
      </w:tr>
      <w:tr w:rsidR="00826DAC" w14:paraId="2B2E7B01" w14:textId="77777777" w:rsidTr="00DF5014">
        <w:trPr>
          <w:cantSplit/>
        </w:trPr>
        <w:tc>
          <w:tcPr>
            <w:tcW w:w="3596" w:type="dxa"/>
          </w:tcPr>
          <w:p w14:paraId="67AB5B20" w14:textId="79C760B1" w:rsidR="00826DAC" w:rsidRDefault="00826DAC" w:rsidP="00826DAC">
            <w:r>
              <w:t>Segmentation</w:t>
            </w:r>
          </w:p>
        </w:tc>
        <w:tc>
          <w:tcPr>
            <w:tcW w:w="3597" w:type="dxa"/>
          </w:tcPr>
          <w:p w14:paraId="33D3C3C0" w14:textId="46850C21" w:rsidR="00826DAC" w:rsidRDefault="00826DAC" w:rsidP="00826DAC">
            <w:r>
              <w:t>Optional</w:t>
            </w:r>
          </w:p>
        </w:tc>
        <w:tc>
          <w:tcPr>
            <w:tcW w:w="3597" w:type="dxa"/>
          </w:tcPr>
          <w:p w14:paraId="5E097085" w14:textId="2123412C" w:rsidR="00826DAC" w:rsidRDefault="00826DAC" w:rsidP="00826DAC">
            <w:r>
              <w:t>Add later if needed</w:t>
            </w:r>
          </w:p>
        </w:tc>
      </w:tr>
      <w:tr w:rsidR="00826DAC" w14:paraId="687C7760" w14:textId="77777777" w:rsidTr="00DF5014">
        <w:trPr>
          <w:cantSplit/>
        </w:trPr>
        <w:tc>
          <w:tcPr>
            <w:tcW w:w="3596" w:type="dxa"/>
          </w:tcPr>
          <w:p w14:paraId="3131A34A" w14:textId="5C29A34B" w:rsidR="00826DAC" w:rsidRDefault="00826DAC" w:rsidP="00826DAC">
            <w:r>
              <w:t>Complexity</w:t>
            </w:r>
          </w:p>
        </w:tc>
        <w:tc>
          <w:tcPr>
            <w:tcW w:w="3597" w:type="dxa"/>
          </w:tcPr>
          <w:p w14:paraId="58522420" w14:textId="3D8D304D" w:rsidR="00826DAC" w:rsidRDefault="00826DAC" w:rsidP="00826DAC">
            <w:r>
              <w:t>Unlimited</w:t>
            </w:r>
          </w:p>
        </w:tc>
        <w:tc>
          <w:tcPr>
            <w:tcW w:w="3597" w:type="dxa"/>
          </w:tcPr>
          <w:p w14:paraId="6240BC16" w14:textId="7324174D" w:rsidR="00826DAC" w:rsidRDefault="00826DAC" w:rsidP="00826DAC">
            <w:r>
              <w:t>Keep simple in MVP</w:t>
            </w:r>
          </w:p>
        </w:tc>
      </w:tr>
    </w:tbl>
    <w:p w14:paraId="09FC807C" w14:textId="77777777" w:rsidR="001923D1" w:rsidRDefault="001923D1" w:rsidP="001923D1"/>
    <w:p w14:paraId="36D9CA06" w14:textId="6E61D8FB" w:rsidR="001923D1" w:rsidRDefault="001923D1" w:rsidP="001923D1">
      <w:pPr>
        <w:pStyle w:val="Heading2"/>
      </w:pPr>
      <w:r>
        <w:t>3.4 Dashboards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6297B86F" w14:textId="77777777" w:rsidTr="00DF5014">
        <w:trPr>
          <w:cantSplit/>
        </w:trPr>
        <w:tc>
          <w:tcPr>
            <w:tcW w:w="3596" w:type="dxa"/>
          </w:tcPr>
          <w:p w14:paraId="0D4E3B31" w14:textId="412ED65E" w:rsidR="00826DAC" w:rsidRDefault="00826DAC" w:rsidP="00826DAC">
            <w:r>
              <w:t>Widgets</w:t>
            </w:r>
          </w:p>
        </w:tc>
        <w:tc>
          <w:tcPr>
            <w:tcW w:w="3597" w:type="dxa"/>
          </w:tcPr>
          <w:p w14:paraId="0D418093" w14:textId="5C9612F9" w:rsidR="00826DAC" w:rsidRDefault="00826DAC" w:rsidP="00826DAC">
            <w:r>
              <w:t>Prebuilt</w:t>
            </w:r>
          </w:p>
        </w:tc>
        <w:tc>
          <w:tcPr>
            <w:tcW w:w="3597" w:type="dxa"/>
          </w:tcPr>
          <w:p w14:paraId="24EE3C9A" w14:textId="5B01A9E4" w:rsidR="00826DAC" w:rsidRDefault="00826DAC" w:rsidP="00826DAC">
            <w:r>
              <w:t>Use simple visuals</w:t>
            </w:r>
          </w:p>
        </w:tc>
      </w:tr>
      <w:tr w:rsidR="00826DAC" w14:paraId="28469607" w14:textId="77777777" w:rsidTr="00DF5014">
        <w:trPr>
          <w:cantSplit/>
        </w:trPr>
        <w:tc>
          <w:tcPr>
            <w:tcW w:w="3596" w:type="dxa"/>
          </w:tcPr>
          <w:p w14:paraId="718B6804" w14:textId="3C136937" w:rsidR="00826DAC" w:rsidRDefault="00826DAC" w:rsidP="00826DAC">
            <w:r>
              <w:t>Layout</w:t>
            </w:r>
          </w:p>
        </w:tc>
        <w:tc>
          <w:tcPr>
            <w:tcW w:w="3597" w:type="dxa"/>
          </w:tcPr>
          <w:p w14:paraId="0C225EA9" w14:textId="6855C93A" w:rsidR="00826DAC" w:rsidRDefault="00826DAC" w:rsidP="00826DAC">
            <w:r>
              <w:t>Flexible</w:t>
            </w:r>
          </w:p>
        </w:tc>
        <w:tc>
          <w:tcPr>
            <w:tcW w:w="3597" w:type="dxa"/>
          </w:tcPr>
          <w:p w14:paraId="1D9640F4" w14:textId="61F5CD7D" w:rsidR="00826DAC" w:rsidRDefault="00826DAC" w:rsidP="00826DAC">
            <w:r>
              <w:t>Avoid clutter</w:t>
            </w:r>
          </w:p>
        </w:tc>
      </w:tr>
      <w:tr w:rsidR="00826DAC" w14:paraId="73F74E61" w14:textId="77777777" w:rsidTr="00DF5014">
        <w:trPr>
          <w:cantSplit/>
        </w:trPr>
        <w:tc>
          <w:tcPr>
            <w:tcW w:w="3596" w:type="dxa"/>
          </w:tcPr>
          <w:p w14:paraId="36F645AA" w14:textId="7CCD8A5B" w:rsidR="00826DAC" w:rsidRDefault="00826DAC" w:rsidP="00826DAC">
            <w:r>
              <w:t>Real-time vs Trend</w:t>
            </w:r>
          </w:p>
        </w:tc>
        <w:tc>
          <w:tcPr>
            <w:tcW w:w="3597" w:type="dxa"/>
          </w:tcPr>
          <w:p w14:paraId="20DB4A4D" w14:textId="19B25318" w:rsidR="00826DAC" w:rsidRDefault="00826DAC" w:rsidP="00826DAC">
            <w:r>
              <w:t>Trend-focused</w:t>
            </w:r>
          </w:p>
        </w:tc>
        <w:tc>
          <w:tcPr>
            <w:tcW w:w="3597" w:type="dxa"/>
          </w:tcPr>
          <w:p w14:paraId="17BE20A6" w14:textId="1CCB9440" w:rsidR="00826DAC" w:rsidRDefault="00826DAC" w:rsidP="00826DAC">
            <w:r>
              <w:t>Key value of PA</w:t>
            </w:r>
          </w:p>
        </w:tc>
      </w:tr>
    </w:tbl>
    <w:p w14:paraId="7186C36A" w14:textId="77777777" w:rsidR="001923D1" w:rsidRDefault="001923D1" w:rsidP="001923D1"/>
    <w:p w14:paraId="01C94936" w14:textId="18C4B367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3AFAF5F5" w14:textId="77777777" w:rsidTr="006F69E4">
        <w:trPr>
          <w:cantSplit/>
        </w:trPr>
        <w:tc>
          <w:tcPr>
            <w:tcW w:w="3596" w:type="dxa"/>
          </w:tcPr>
          <w:p w14:paraId="17C98AE6" w14:textId="5EA31720" w:rsidR="00826DAC" w:rsidRDefault="00826DAC" w:rsidP="00826DAC">
            <w:r>
              <w:t>Incident</w:t>
            </w:r>
          </w:p>
        </w:tc>
        <w:tc>
          <w:tcPr>
            <w:tcW w:w="3597" w:type="dxa"/>
          </w:tcPr>
          <w:p w14:paraId="29E252A7" w14:textId="71AB3D42" w:rsidR="00826DAC" w:rsidRDefault="00826DAC" w:rsidP="00826DAC">
            <w:r>
              <w:t>Primary data source</w:t>
            </w:r>
          </w:p>
        </w:tc>
        <w:tc>
          <w:tcPr>
            <w:tcW w:w="3597" w:type="dxa"/>
          </w:tcPr>
          <w:p w14:paraId="6A8993E0" w14:textId="0343174B" w:rsidR="00826DAC" w:rsidRDefault="00826DAC" w:rsidP="00826DAC">
            <w:r>
              <w:t>Core KPI driver</w:t>
            </w:r>
          </w:p>
        </w:tc>
      </w:tr>
      <w:tr w:rsidR="00826DAC" w14:paraId="15BF599D" w14:textId="77777777" w:rsidTr="006F69E4">
        <w:trPr>
          <w:cantSplit/>
        </w:trPr>
        <w:tc>
          <w:tcPr>
            <w:tcW w:w="3596" w:type="dxa"/>
          </w:tcPr>
          <w:p w14:paraId="48BA7BF7" w14:textId="429B58F1" w:rsidR="00826DAC" w:rsidRDefault="00826DAC" w:rsidP="00826DAC">
            <w:r>
              <w:t>Request</w:t>
            </w:r>
          </w:p>
        </w:tc>
        <w:tc>
          <w:tcPr>
            <w:tcW w:w="3597" w:type="dxa"/>
          </w:tcPr>
          <w:p w14:paraId="353282E8" w14:textId="61B6C112" w:rsidR="00826DAC" w:rsidRDefault="00826DAC" w:rsidP="00826DAC">
            <w:r>
              <w:t>Secondary</w:t>
            </w:r>
          </w:p>
        </w:tc>
        <w:tc>
          <w:tcPr>
            <w:tcW w:w="3597" w:type="dxa"/>
          </w:tcPr>
          <w:p w14:paraId="6DD4BF64" w14:textId="66215644" w:rsidR="00826DAC" w:rsidRDefault="00826DAC" w:rsidP="00826DAC">
            <w:r>
              <w:t>Track fulfillment</w:t>
            </w:r>
          </w:p>
        </w:tc>
      </w:tr>
      <w:tr w:rsidR="00826DAC" w14:paraId="4A5E8E94" w14:textId="77777777" w:rsidTr="006F69E4">
        <w:trPr>
          <w:cantSplit/>
        </w:trPr>
        <w:tc>
          <w:tcPr>
            <w:tcW w:w="3596" w:type="dxa"/>
          </w:tcPr>
          <w:p w14:paraId="68DDA04B" w14:textId="56F133C9" w:rsidR="00826DAC" w:rsidRDefault="00826DAC" w:rsidP="00826DAC">
            <w:r>
              <w:t>SLA</w:t>
            </w:r>
          </w:p>
        </w:tc>
        <w:tc>
          <w:tcPr>
            <w:tcW w:w="3597" w:type="dxa"/>
          </w:tcPr>
          <w:p w14:paraId="195B494C" w14:textId="3E0F27AE" w:rsidR="00826DAC" w:rsidRDefault="00826DAC" w:rsidP="00826DAC">
            <w:r>
              <w:t>Critical</w:t>
            </w:r>
          </w:p>
        </w:tc>
        <w:tc>
          <w:tcPr>
            <w:tcW w:w="3597" w:type="dxa"/>
          </w:tcPr>
          <w:p w14:paraId="5E17993D" w14:textId="4187829A" w:rsidR="00826DAC" w:rsidRDefault="00826DAC" w:rsidP="00826DAC">
            <w:r>
              <w:t>Measure performance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06B98C67" w:rsidR="001923D1" w:rsidRDefault="001923D1" w:rsidP="001923D1">
      <w:pPr>
        <w:pStyle w:val="Heading2"/>
      </w:pPr>
      <w:r>
        <w:t>4.1 KPI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61FB56DD" w14:textId="77777777" w:rsidTr="006D39B7">
        <w:trPr>
          <w:cantSplit/>
        </w:trPr>
        <w:tc>
          <w:tcPr>
            <w:tcW w:w="2335" w:type="dxa"/>
          </w:tcPr>
          <w:p w14:paraId="76A8B147" w14:textId="3B9701EB" w:rsidR="00826DAC" w:rsidRDefault="00826DAC" w:rsidP="00826DAC">
            <w:r>
              <w:t>Number of KPIs</w:t>
            </w:r>
          </w:p>
        </w:tc>
        <w:tc>
          <w:tcPr>
            <w:tcW w:w="1981" w:type="dxa"/>
          </w:tcPr>
          <w:p w14:paraId="40A5F5DE" w14:textId="1F6CC12D" w:rsidR="00826DAC" w:rsidRDefault="00826DAC" w:rsidP="00826DAC">
            <w:r>
              <w:t>None</w:t>
            </w:r>
          </w:p>
        </w:tc>
        <w:tc>
          <w:tcPr>
            <w:tcW w:w="2158" w:type="dxa"/>
          </w:tcPr>
          <w:p w14:paraId="39D60FE7" w14:textId="77777777" w:rsidR="00826DAC" w:rsidRDefault="00826DAC" w:rsidP="00826DAC"/>
        </w:tc>
        <w:tc>
          <w:tcPr>
            <w:tcW w:w="2158" w:type="dxa"/>
          </w:tcPr>
          <w:p w14:paraId="642CEAFB" w14:textId="77777777" w:rsidR="00826DAC" w:rsidRDefault="00826DAC" w:rsidP="00826DAC"/>
        </w:tc>
        <w:tc>
          <w:tcPr>
            <w:tcW w:w="2158" w:type="dxa"/>
          </w:tcPr>
          <w:p w14:paraId="2A3F85C3" w14:textId="77777777" w:rsidR="00826DAC" w:rsidRDefault="00826DAC" w:rsidP="00826DAC"/>
        </w:tc>
      </w:tr>
      <w:tr w:rsidR="00826DAC" w14:paraId="14048CF2" w14:textId="77777777" w:rsidTr="006D39B7">
        <w:trPr>
          <w:cantSplit/>
        </w:trPr>
        <w:tc>
          <w:tcPr>
            <w:tcW w:w="2335" w:type="dxa"/>
          </w:tcPr>
          <w:p w14:paraId="7D6378D1" w14:textId="4AA67D88" w:rsidR="00826DAC" w:rsidRDefault="00826DAC" w:rsidP="00826DAC">
            <w:r>
              <w:t>KPI Scope</w:t>
            </w:r>
          </w:p>
        </w:tc>
        <w:tc>
          <w:tcPr>
            <w:tcW w:w="1981" w:type="dxa"/>
          </w:tcPr>
          <w:p w14:paraId="6C1EDFA3" w14:textId="2D1A2B83" w:rsidR="00826DAC" w:rsidRDefault="00826DAC" w:rsidP="00826DAC">
            <w:r>
              <w:t>Unlimited</w:t>
            </w:r>
          </w:p>
        </w:tc>
        <w:tc>
          <w:tcPr>
            <w:tcW w:w="2158" w:type="dxa"/>
          </w:tcPr>
          <w:p w14:paraId="777657D6" w14:textId="77777777" w:rsidR="00826DAC" w:rsidRDefault="00826DAC" w:rsidP="00826DAC"/>
        </w:tc>
        <w:tc>
          <w:tcPr>
            <w:tcW w:w="2158" w:type="dxa"/>
          </w:tcPr>
          <w:p w14:paraId="1214B50A" w14:textId="77777777" w:rsidR="00826DAC" w:rsidRDefault="00826DAC" w:rsidP="00826DAC"/>
        </w:tc>
        <w:tc>
          <w:tcPr>
            <w:tcW w:w="2158" w:type="dxa"/>
          </w:tcPr>
          <w:p w14:paraId="3F7203B2" w14:textId="77777777" w:rsidR="00826DAC" w:rsidRDefault="00826DAC" w:rsidP="00826DAC"/>
        </w:tc>
      </w:tr>
      <w:tr w:rsidR="00826DAC" w14:paraId="25260BC5" w14:textId="77777777" w:rsidTr="006D39B7">
        <w:trPr>
          <w:cantSplit/>
        </w:trPr>
        <w:tc>
          <w:tcPr>
            <w:tcW w:w="2335" w:type="dxa"/>
          </w:tcPr>
          <w:p w14:paraId="20F693CD" w14:textId="14F5E7FC" w:rsidR="00826DAC" w:rsidRPr="002A7D8B" w:rsidRDefault="00826DAC" w:rsidP="00826DAC">
            <w:r>
              <w:t>KPI Definitions</w:t>
            </w:r>
          </w:p>
        </w:tc>
        <w:tc>
          <w:tcPr>
            <w:tcW w:w="1981" w:type="dxa"/>
          </w:tcPr>
          <w:p w14:paraId="2E90E049" w14:textId="568FF07C" w:rsidR="00826DAC" w:rsidRPr="002A7D8B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06F92EEF" w14:textId="77777777" w:rsidR="00826DAC" w:rsidRDefault="00826DAC" w:rsidP="00826DAC"/>
        </w:tc>
        <w:tc>
          <w:tcPr>
            <w:tcW w:w="2158" w:type="dxa"/>
          </w:tcPr>
          <w:p w14:paraId="208A3535" w14:textId="77777777" w:rsidR="00826DAC" w:rsidRDefault="00826DAC" w:rsidP="00826DAC"/>
        </w:tc>
        <w:tc>
          <w:tcPr>
            <w:tcW w:w="2158" w:type="dxa"/>
          </w:tcPr>
          <w:p w14:paraId="7127F670" w14:textId="77777777" w:rsidR="00826DAC" w:rsidRDefault="00826DAC" w:rsidP="00826DAC"/>
        </w:tc>
      </w:tr>
    </w:tbl>
    <w:p w14:paraId="0D9FEC1F" w14:textId="77777777" w:rsidR="001923D1" w:rsidRDefault="001923D1" w:rsidP="001923D1"/>
    <w:p w14:paraId="559EDACD" w14:textId="450816B6" w:rsidR="007E1EEA" w:rsidRDefault="007E1EEA" w:rsidP="007E1EEA">
      <w:r>
        <w:t>MVP Rule: 5–7 KPIs max</w:t>
      </w:r>
    </w:p>
    <w:p w14:paraId="4B320A52" w14:textId="73E15AAA" w:rsidR="001923D1" w:rsidRDefault="001923D1" w:rsidP="001923D1">
      <w:pPr>
        <w:pStyle w:val="Heading2"/>
      </w:pPr>
      <w:r>
        <w:t>4.2 Core KPIs (Recommended)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927"/>
        <w:gridCol w:w="5556"/>
      </w:tblGrid>
      <w:tr w:rsidR="00826DAC" w:rsidRPr="0048765F" w14:paraId="427D493C" w14:textId="77777777" w:rsidTr="00E92294">
        <w:trPr>
          <w:cantSplit/>
          <w:tblHeader/>
        </w:trPr>
        <w:tc>
          <w:tcPr>
            <w:tcW w:w="2307" w:type="dxa"/>
            <w:shd w:val="clear" w:color="auto" w:fill="D9D9D9" w:themeFill="background1" w:themeFillShade="D9"/>
          </w:tcPr>
          <w:p w14:paraId="59C2DA4F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927" w:type="dxa"/>
            <w:shd w:val="clear" w:color="auto" w:fill="D9D9D9" w:themeFill="background1" w:themeFillShade="D9"/>
          </w:tcPr>
          <w:p w14:paraId="233DDF78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5556" w:type="dxa"/>
            <w:shd w:val="clear" w:color="auto" w:fill="D9D9D9" w:themeFill="background1" w:themeFillShade="D9"/>
          </w:tcPr>
          <w:p w14:paraId="07E39FFC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6FC4F22F" w14:textId="77777777" w:rsidTr="00E16CA2">
        <w:trPr>
          <w:cantSplit/>
        </w:trPr>
        <w:tc>
          <w:tcPr>
            <w:tcW w:w="2307" w:type="dxa"/>
          </w:tcPr>
          <w:p w14:paraId="5B6F4F99" w14:textId="4E457C1C" w:rsidR="00826DAC" w:rsidRDefault="00826DAC" w:rsidP="00826DAC">
            <w:r>
              <w:t>Incident Volume</w:t>
            </w:r>
          </w:p>
        </w:tc>
        <w:tc>
          <w:tcPr>
            <w:tcW w:w="2927" w:type="dxa"/>
          </w:tcPr>
          <w:p w14:paraId="584D8163" w14:textId="3D68D987" w:rsidR="00826DAC" w:rsidRDefault="00826DAC" w:rsidP="00826DAC">
            <w:r>
              <w:t>Number of incidents over time</w:t>
            </w:r>
          </w:p>
        </w:tc>
        <w:tc>
          <w:tcPr>
            <w:tcW w:w="5556" w:type="dxa"/>
          </w:tcPr>
          <w:p w14:paraId="41122291" w14:textId="77777777" w:rsidR="00826DAC" w:rsidRDefault="00826DAC" w:rsidP="00826DAC"/>
        </w:tc>
      </w:tr>
      <w:tr w:rsidR="00826DAC" w14:paraId="4B538247" w14:textId="77777777" w:rsidTr="00E63DEB">
        <w:trPr>
          <w:cantSplit/>
        </w:trPr>
        <w:tc>
          <w:tcPr>
            <w:tcW w:w="2307" w:type="dxa"/>
          </w:tcPr>
          <w:p w14:paraId="718BE949" w14:textId="676FE0BA" w:rsidR="00826DAC" w:rsidRDefault="00826DAC" w:rsidP="00826DAC">
            <w:r>
              <w:t>SLA Compliance</w:t>
            </w:r>
          </w:p>
        </w:tc>
        <w:tc>
          <w:tcPr>
            <w:tcW w:w="2927" w:type="dxa"/>
          </w:tcPr>
          <w:p w14:paraId="1F818B3C" w14:textId="7588CC50" w:rsidR="00826DAC" w:rsidRDefault="00826DAC" w:rsidP="00826DAC">
            <w:r>
              <w:t>% of SLAs met</w:t>
            </w:r>
          </w:p>
        </w:tc>
        <w:tc>
          <w:tcPr>
            <w:tcW w:w="5556" w:type="dxa"/>
          </w:tcPr>
          <w:p w14:paraId="64B33DB7" w14:textId="77777777" w:rsidR="00826DAC" w:rsidRDefault="00826DAC" w:rsidP="00826DAC"/>
        </w:tc>
      </w:tr>
      <w:tr w:rsidR="00826DAC" w14:paraId="74E06309" w14:textId="77777777" w:rsidTr="00954BFA">
        <w:trPr>
          <w:cantSplit/>
        </w:trPr>
        <w:tc>
          <w:tcPr>
            <w:tcW w:w="2307" w:type="dxa"/>
          </w:tcPr>
          <w:p w14:paraId="1966EB74" w14:textId="1C12FE4B" w:rsidR="00826DAC" w:rsidRPr="005D6D62" w:rsidRDefault="00826DAC" w:rsidP="00826DAC">
            <w:r>
              <w:t>MTTR</w:t>
            </w:r>
          </w:p>
        </w:tc>
        <w:tc>
          <w:tcPr>
            <w:tcW w:w="2927" w:type="dxa"/>
          </w:tcPr>
          <w:p w14:paraId="1C6375E5" w14:textId="1FB24602" w:rsidR="00826DAC" w:rsidRPr="005D6D62" w:rsidRDefault="00826DAC" w:rsidP="00826DAC">
            <w:r>
              <w:t>Mean time to resolve</w:t>
            </w:r>
          </w:p>
        </w:tc>
        <w:tc>
          <w:tcPr>
            <w:tcW w:w="5556" w:type="dxa"/>
          </w:tcPr>
          <w:p w14:paraId="55854622" w14:textId="77777777" w:rsidR="00826DAC" w:rsidRDefault="00826DAC" w:rsidP="00826DAC"/>
        </w:tc>
      </w:tr>
      <w:tr w:rsidR="00826DAC" w14:paraId="0B1AF0EB" w14:textId="77777777" w:rsidTr="005C5341">
        <w:trPr>
          <w:cantSplit/>
        </w:trPr>
        <w:tc>
          <w:tcPr>
            <w:tcW w:w="2307" w:type="dxa"/>
          </w:tcPr>
          <w:p w14:paraId="3C559B9B" w14:textId="15348E80" w:rsidR="00826DAC" w:rsidRPr="005D6D62" w:rsidRDefault="00826DAC" w:rsidP="00826DAC">
            <w:r>
              <w:t>Request Fulfillment Time</w:t>
            </w:r>
          </w:p>
        </w:tc>
        <w:tc>
          <w:tcPr>
            <w:tcW w:w="2927" w:type="dxa"/>
          </w:tcPr>
          <w:p w14:paraId="3B3F6EC3" w14:textId="1C4B7AD3" w:rsidR="00826DAC" w:rsidRPr="005D6D62" w:rsidRDefault="00826DAC" w:rsidP="00826DAC">
            <w:r>
              <w:t>Average completion time</w:t>
            </w:r>
          </w:p>
        </w:tc>
        <w:tc>
          <w:tcPr>
            <w:tcW w:w="5556" w:type="dxa"/>
          </w:tcPr>
          <w:p w14:paraId="03666AC6" w14:textId="77777777" w:rsidR="00826DAC" w:rsidRDefault="00826DAC" w:rsidP="00826DAC"/>
        </w:tc>
      </w:tr>
      <w:tr w:rsidR="00826DAC" w14:paraId="2F5E5A6D" w14:textId="77777777" w:rsidTr="00AB71AD">
        <w:trPr>
          <w:cantSplit/>
        </w:trPr>
        <w:tc>
          <w:tcPr>
            <w:tcW w:w="2307" w:type="dxa"/>
          </w:tcPr>
          <w:p w14:paraId="4A001EB4" w14:textId="08A30A03" w:rsidR="00826DAC" w:rsidRDefault="00826DAC" w:rsidP="00826DAC">
            <w:r>
              <w:t>Backlog</w:t>
            </w:r>
          </w:p>
        </w:tc>
        <w:tc>
          <w:tcPr>
            <w:tcW w:w="2927" w:type="dxa"/>
          </w:tcPr>
          <w:p w14:paraId="01A6AE98" w14:textId="7F56CFD1" w:rsidR="00826DAC" w:rsidRDefault="00826DAC" w:rsidP="00826DAC">
            <w:r>
              <w:t>Open tickets over time</w:t>
            </w:r>
          </w:p>
        </w:tc>
        <w:tc>
          <w:tcPr>
            <w:tcW w:w="5556" w:type="dxa"/>
          </w:tcPr>
          <w:p w14:paraId="3A718093" w14:textId="77777777" w:rsidR="00826DAC" w:rsidRDefault="00826DAC" w:rsidP="00826DAC"/>
        </w:tc>
      </w:tr>
    </w:tbl>
    <w:p w14:paraId="40A08E24" w14:textId="77777777" w:rsidR="001923D1" w:rsidRDefault="001923D1" w:rsidP="001923D1"/>
    <w:p w14:paraId="6A79DE0E" w14:textId="625AEC33" w:rsidR="001923D1" w:rsidRDefault="001923D1" w:rsidP="001923D1">
      <w:pPr>
        <w:pStyle w:val="Heading2"/>
      </w:pPr>
      <w:r>
        <w:t>4.3 Data Collection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7652037A" w14:textId="77777777" w:rsidTr="006C53D3">
        <w:trPr>
          <w:cantSplit/>
        </w:trPr>
        <w:tc>
          <w:tcPr>
            <w:tcW w:w="2158" w:type="dxa"/>
          </w:tcPr>
          <w:p w14:paraId="0C9B924E" w14:textId="2FBC262A" w:rsidR="00826DAC" w:rsidRDefault="00826DAC" w:rsidP="00826DAC">
            <w:r>
              <w:t>Collection Frequency</w:t>
            </w:r>
          </w:p>
        </w:tc>
        <w:tc>
          <w:tcPr>
            <w:tcW w:w="2337" w:type="dxa"/>
          </w:tcPr>
          <w:p w14:paraId="4748778D" w14:textId="0126277B" w:rsidR="00826DAC" w:rsidRDefault="00826DAC" w:rsidP="00826DAC">
            <w:r>
              <w:t>Not set</w:t>
            </w:r>
          </w:p>
        </w:tc>
        <w:tc>
          <w:tcPr>
            <w:tcW w:w="1979" w:type="dxa"/>
          </w:tcPr>
          <w:p w14:paraId="421F456C" w14:textId="77777777" w:rsidR="00826DAC" w:rsidRDefault="00826DAC" w:rsidP="00826DAC"/>
        </w:tc>
        <w:tc>
          <w:tcPr>
            <w:tcW w:w="2158" w:type="dxa"/>
          </w:tcPr>
          <w:p w14:paraId="44B71AF9" w14:textId="77777777" w:rsidR="00826DAC" w:rsidRDefault="00826DAC" w:rsidP="00826DAC"/>
        </w:tc>
        <w:tc>
          <w:tcPr>
            <w:tcW w:w="2158" w:type="dxa"/>
          </w:tcPr>
          <w:p w14:paraId="3F929B06" w14:textId="77777777" w:rsidR="00826DAC" w:rsidRDefault="00826DAC" w:rsidP="00826DAC"/>
        </w:tc>
      </w:tr>
      <w:tr w:rsidR="00826DAC" w14:paraId="2527F7F3" w14:textId="77777777" w:rsidTr="006C53D3">
        <w:trPr>
          <w:cantSplit/>
        </w:trPr>
        <w:tc>
          <w:tcPr>
            <w:tcW w:w="2158" w:type="dxa"/>
          </w:tcPr>
          <w:p w14:paraId="435C5868" w14:textId="3D08E845" w:rsidR="00826DAC" w:rsidRDefault="00826DAC" w:rsidP="00826DAC">
            <w:r>
              <w:t>Historical Data</w:t>
            </w:r>
          </w:p>
        </w:tc>
        <w:tc>
          <w:tcPr>
            <w:tcW w:w="2337" w:type="dxa"/>
          </w:tcPr>
          <w:p w14:paraId="48B855A3" w14:textId="79E42AC8" w:rsidR="00826DAC" w:rsidRDefault="00826DAC" w:rsidP="00826DAC">
            <w:r>
              <w:t>Limited</w:t>
            </w:r>
          </w:p>
        </w:tc>
        <w:tc>
          <w:tcPr>
            <w:tcW w:w="1979" w:type="dxa"/>
          </w:tcPr>
          <w:p w14:paraId="62BA2F78" w14:textId="77777777" w:rsidR="00826DAC" w:rsidRDefault="00826DAC" w:rsidP="00826DAC"/>
        </w:tc>
        <w:tc>
          <w:tcPr>
            <w:tcW w:w="2158" w:type="dxa"/>
          </w:tcPr>
          <w:p w14:paraId="1BBC05F5" w14:textId="77777777" w:rsidR="00826DAC" w:rsidRDefault="00826DAC" w:rsidP="00826DAC"/>
        </w:tc>
        <w:tc>
          <w:tcPr>
            <w:tcW w:w="2158" w:type="dxa"/>
          </w:tcPr>
          <w:p w14:paraId="173D490B" w14:textId="77777777" w:rsidR="00826DAC" w:rsidRDefault="00826DAC" w:rsidP="00826DAC"/>
        </w:tc>
      </w:tr>
      <w:tr w:rsidR="00826DAC" w14:paraId="29E64694" w14:textId="77777777" w:rsidTr="006C53D3">
        <w:trPr>
          <w:cantSplit/>
        </w:trPr>
        <w:tc>
          <w:tcPr>
            <w:tcW w:w="2158" w:type="dxa"/>
          </w:tcPr>
          <w:p w14:paraId="095FEDA9" w14:textId="555F7716" w:rsidR="00826DAC" w:rsidRDefault="00826DAC" w:rsidP="00826DAC">
            <w:r>
              <w:t>Data Retention</w:t>
            </w:r>
          </w:p>
        </w:tc>
        <w:tc>
          <w:tcPr>
            <w:tcW w:w="2337" w:type="dxa"/>
          </w:tcPr>
          <w:p w14:paraId="402D31B4" w14:textId="210440CE" w:rsidR="00826DAC" w:rsidRDefault="00826DAC" w:rsidP="00826DAC">
            <w:r>
              <w:t>Not defined</w:t>
            </w:r>
          </w:p>
        </w:tc>
        <w:tc>
          <w:tcPr>
            <w:tcW w:w="1979" w:type="dxa"/>
          </w:tcPr>
          <w:p w14:paraId="20D8A0E8" w14:textId="77777777" w:rsidR="00826DAC" w:rsidRDefault="00826DAC" w:rsidP="00826DAC"/>
        </w:tc>
        <w:tc>
          <w:tcPr>
            <w:tcW w:w="2158" w:type="dxa"/>
          </w:tcPr>
          <w:p w14:paraId="31A1A7F1" w14:textId="77777777" w:rsidR="00826DAC" w:rsidRDefault="00826DAC" w:rsidP="00826DAC"/>
        </w:tc>
        <w:tc>
          <w:tcPr>
            <w:tcW w:w="2158" w:type="dxa"/>
          </w:tcPr>
          <w:p w14:paraId="21B4A337" w14:textId="77777777" w:rsidR="00826DAC" w:rsidRDefault="00826DAC" w:rsidP="00826DAC"/>
        </w:tc>
      </w:tr>
    </w:tbl>
    <w:p w14:paraId="022E6E31" w14:textId="77777777" w:rsidR="001923D1" w:rsidRDefault="001923D1" w:rsidP="001923D1"/>
    <w:p w14:paraId="2FA1DA0B" w14:textId="26A38BC4" w:rsidR="007E1EEA" w:rsidRDefault="007E1EEA" w:rsidP="001923D1">
      <w:r>
        <w:t>MVP Guidance: Daily collection</w:t>
      </w:r>
    </w:p>
    <w:p w14:paraId="4A45F9C9" w14:textId="5BB58BB9" w:rsidR="001923D1" w:rsidRDefault="001923D1" w:rsidP="001923D1">
      <w:pPr>
        <w:pStyle w:val="Heading2"/>
      </w:pPr>
      <w:r>
        <w:t>4.4 Breakdown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409176CD" w14:textId="77777777" w:rsidTr="00DF5014">
        <w:trPr>
          <w:cantSplit/>
        </w:trPr>
        <w:tc>
          <w:tcPr>
            <w:tcW w:w="2158" w:type="dxa"/>
          </w:tcPr>
          <w:p w14:paraId="0F15E133" w14:textId="66BCEF10" w:rsidR="00826DAC" w:rsidRDefault="00826DAC" w:rsidP="00826DAC">
            <w:r>
              <w:t>Breakdown Dimensions</w:t>
            </w:r>
          </w:p>
        </w:tc>
        <w:tc>
          <w:tcPr>
            <w:tcW w:w="2158" w:type="dxa"/>
          </w:tcPr>
          <w:p w14:paraId="556D25B6" w14:textId="304F233B" w:rsidR="00826DAC" w:rsidRDefault="00826DAC" w:rsidP="00826DAC">
            <w:r>
              <w:t>Unlimited</w:t>
            </w:r>
          </w:p>
        </w:tc>
        <w:tc>
          <w:tcPr>
            <w:tcW w:w="2158" w:type="dxa"/>
          </w:tcPr>
          <w:p w14:paraId="574C9C32" w14:textId="77777777" w:rsidR="00826DAC" w:rsidRDefault="00826DAC" w:rsidP="00826DAC"/>
        </w:tc>
        <w:tc>
          <w:tcPr>
            <w:tcW w:w="2158" w:type="dxa"/>
          </w:tcPr>
          <w:p w14:paraId="31110547" w14:textId="77777777" w:rsidR="00826DAC" w:rsidRDefault="00826DAC" w:rsidP="00826DAC"/>
        </w:tc>
        <w:tc>
          <w:tcPr>
            <w:tcW w:w="2158" w:type="dxa"/>
          </w:tcPr>
          <w:p w14:paraId="750449D5" w14:textId="77777777" w:rsidR="00826DAC" w:rsidRDefault="00826DAC" w:rsidP="00826DAC"/>
        </w:tc>
      </w:tr>
      <w:tr w:rsidR="00826DAC" w14:paraId="576FE96E" w14:textId="77777777" w:rsidTr="00DF5014">
        <w:trPr>
          <w:cantSplit/>
        </w:trPr>
        <w:tc>
          <w:tcPr>
            <w:tcW w:w="2158" w:type="dxa"/>
          </w:tcPr>
          <w:p w14:paraId="27876B38" w14:textId="1FBFB38E" w:rsidR="00826DAC" w:rsidRDefault="00826DAC" w:rsidP="00826DAC">
            <w:r>
              <w:t>Initial Breakdowns</w:t>
            </w:r>
          </w:p>
        </w:tc>
        <w:tc>
          <w:tcPr>
            <w:tcW w:w="2158" w:type="dxa"/>
          </w:tcPr>
          <w:p w14:paraId="11290788" w14:textId="06E6085D" w:rsidR="00826DAC" w:rsidRDefault="00826DAC" w:rsidP="00826DAC">
            <w:r>
              <w:t>None</w:t>
            </w:r>
          </w:p>
        </w:tc>
        <w:tc>
          <w:tcPr>
            <w:tcW w:w="2158" w:type="dxa"/>
          </w:tcPr>
          <w:p w14:paraId="6E12AB1E" w14:textId="77777777" w:rsidR="00826DAC" w:rsidRDefault="00826DAC" w:rsidP="00826DAC"/>
        </w:tc>
        <w:tc>
          <w:tcPr>
            <w:tcW w:w="2158" w:type="dxa"/>
          </w:tcPr>
          <w:p w14:paraId="5D3B9F60" w14:textId="77777777" w:rsidR="00826DAC" w:rsidRDefault="00826DAC" w:rsidP="00826DAC"/>
        </w:tc>
        <w:tc>
          <w:tcPr>
            <w:tcW w:w="2158" w:type="dxa"/>
          </w:tcPr>
          <w:p w14:paraId="535DFAEB" w14:textId="77777777" w:rsidR="00826DAC" w:rsidRDefault="00826DAC" w:rsidP="00826DAC"/>
        </w:tc>
      </w:tr>
      <w:tr w:rsidR="00826DAC" w14:paraId="076ACF3C" w14:textId="77777777" w:rsidTr="00DF5014">
        <w:trPr>
          <w:cantSplit/>
        </w:trPr>
        <w:tc>
          <w:tcPr>
            <w:tcW w:w="2158" w:type="dxa"/>
          </w:tcPr>
          <w:p w14:paraId="7B5AF58D" w14:textId="1D7D6665" w:rsidR="00826DAC" w:rsidRDefault="00826DAC" w:rsidP="00826DAC">
            <w:r>
              <w:t>Complexity</w:t>
            </w:r>
          </w:p>
        </w:tc>
        <w:tc>
          <w:tcPr>
            <w:tcW w:w="2158" w:type="dxa"/>
          </w:tcPr>
          <w:p w14:paraId="6B8B2532" w14:textId="6E40BA10" w:rsidR="00826DAC" w:rsidRDefault="00826DAC" w:rsidP="00826DAC">
            <w:r>
              <w:t>High potential</w:t>
            </w:r>
          </w:p>
        </w:tc>
        <w:tc>
          <w:tcPr>
            <w:tcW w:w="2158" w:type="dxa"/>
          </w:tcPr>
          <w:p w14:paraId="541EDC7C" w14:textId="77777777" w:rsidR="00826DAC" w:rsidRDefault="00826DAC" w:rsidP="00826DAC"/>
        </w:tc>
        <w:tc>
          <w:tcPr>
            <w:tcW w:w="2158" w:type="dxa"/>
          </w:tcPr>
          <w:p w14:paraId="3EFD5B7C" w14:textId="77777777" w:rsidR="00826DAC" w:rsidRDefault="00826DAC" w:rsidP="00826DAC"/>
        </w:tc>
        <w:tc>
          <w:tcPr>
            <w:tcW w:w="2158" w:type="dxa"/>
          </w:tcPr>
          <w:p w14:paraId="18AB871B" w14:textId="77777777" w:rsidR="00826DAC" w:rsidRDefault="00826DAC" w:rsidP="00826DAC"/>
        </w:tc>
      </w:tr>
    </w:tbl>
    <w:p w14:paraId="279CDBA8" w14:textId="77777777" w:rsidR="001923D1" w:rsidRDefault="001923D1" w:rsidP="001923D1"/>
    <w:p w14:paraId="57441657" w14:textId="2D47C71B" w:rsidR="00826DAC" w:rsidRDefault="00826DAC" w:rsidP="001923D1">
      <w:r>
        <w:t>Start with:</w:t>
      </w:r>
    </w:p>
    <w:p w14:paraId="64CA110C" w14:textId="53BE4938" w:rsidR="00826DAC" w:rsidRDefault="00826DAC" w:rsidP="00826DAC">
      <w:pPr>
        <w:pStyle w:val="ListParagraph"/>
        <w:numPr>
          <w:ilvl w:val="0"/>
          <w:numId w:val="29"/>
        </w:numPr>
      </w:pPr>
      <w:r>
        <w:t>Assignment Group</w:t>
      </w:r>
    </w:p>
    <w:p w14:paraId="71ECD742" w14:textId="4AD044D1" w:rsidR="00826DAC" w:rsidRDefault="00826DAC" w:rsidP="00826DAC">
      <w:pPr>
        <w:pStyle w:val="ListParagraph"/>
        <w:numPr>
          <w:ilvl w:val="0"/>
          <w:numId w:val="29"/>
        </w:numPr>
      </w:pPr>
      <w:r>
        <w:t>Priority</w:t>
      </w:r>
    </w:p>
    <w:p w14:paraId="47A391F9" w14:textId="5790AA49" w:rsidR="001923D1" w:rsidRDefault="001923D1" w:rsidP="001923D1">
      <w:pPr>
        <w:pStyle w:val="Heading2"/>
      </w:pPr>
      <w:r>
        <w:t>4.5 Dashboard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137D3A3F" w14:textId="77777777" w:rsidTr="00DF5014">
        <w:trPr>
          <w:cantSplit/>
        </w:trPr>
        <w:tc>
          <w:tcPr>
            <w:tcW w:w="2158" w:type="dxa"/>
          </w:tcPr>
          <w:p w14:paraId="1CEC29B3" w14:textId="00E70AA2" w:rsidR="00826DAC" w:rsidRDefault="00826DAC" w:rsidP="00826DAC">
            <w:r>
              <w:t>Number of Dashboards</w:t>
            </w:r>
          </w:p>
        </w:tc>
        <w:tc>
          <w:tcPr>
            <w:tcW w:w="2158" w:type="dxa"/>
          </w:tcPr>
          <w:p w14:paraId="2B08802F" w14:textId="3159209B" w:rsidR="00826DAC" w:rsidRDefault="00826DAC" w:rsidP="00826DAC">
            <w:r>
              <w:t>Unlimited</w:t>
            </w:r>
          </w:p>
        </w:tc>
        <w:tc>
          <w:tcPr>
            <w:tcW w:w="2158" w:type="dxa"/>
          </w:tcPr>
          <w:p w14:paraId="002A61D8" w14:textId="77777777" w:rsidR="00826DAC" w:rsidRDefault="00826DAC" w:rsidP="00826DAC"/>
        </w:tc>
        <w:tc>
          <w:tcPr>
            <w:tcW w:w="2158" w:type="dxa"/>
          </w:tcPr>
          <w:p w14:paraId="74F85BFB" w14:textId="77777777" w:rsidR="00826DAC" w:rsidRDefault="00826DAC" w:rsidP="00826DAC"/>
        </w:tc>
        <w:tc>
          <w:tcPr>
            <w:tcW w:w="2158" w:type="dxa"/>
          </w:tcPr>
          <w:p w14:paraId="76ED9515" w14:textId="77777777" w:rsidR="00826DAC" w:rsidRDefault="00826DAC" w:rsidP="00826DAC"/>
        </w:tc>
      </w:tr>
      <w:tr w:rsidR="00826DAC" w14:paraId="680D2C00" w14:textId="77777777" w:rsidTr="00DF5014">
        <w:trPr>
          <w:cantSplit/>
        </w:trPr>
        <w:tc>
          <w:tcPr>
            <w:tcW w:w="2158" w:type="dxa"/>
          </w:tcPr>
          <w:p w14:paraId="463040DA" w14:textId="3B72A1FD" w:rsidR="00826DAC" w:rsidRDefault="00826DAC" w:rsidP="00826DAC">
            <w:r>
              <w:t>Audience</w:t>
            </w:r>
          </w:p>
        </w:tc>
        <w:tc>
          <w:tcPr>
            <w:tcW w:w="2158" w:type="dxa"/>
          </w:tcPr>
          <w:p w14:paraId="4434CD5A" w14:textId="727836C6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38B6CD96" w14:textId="77777777" w:rsidR="00826DAC" w:rsidRDefault="00826DAC" w:rsidP="00826DAC"/>
        </w:tc>
        <w:tc>
          <w:tcPr>
            <w:tcW w:w="2158" w:type="dxa"/>
          </w:tcPr>
          <w:p w14:paraId="57F9CFCD" w14:textId="77777777" w:rsidR="00826DAC" w:rsidRDefault="00826DAC" w:rsidP="00826DAC"/>
        </w:tc>
        <w:tc>
          <w:tcPr>
            <w:tcW w:w="2158" w:type="dxa"/>
          </w:tcPr>
          <w:p w14:paraId="25A5E349" w14:textId="77777777" w:rsidR="00826DAC" w:rsidRDefault="00826DAC" w:rsidP="00826DAC"/>
        </w:tc>
      </w:tr>
      <w:tr w:rsidR="00826DAC" w14:paraId="58EB3E36" w14:textId="77777777" w:rsidTr="00DF5014">
        <w:trPr>
          <w:cantSplit/>
        </w:trPr>
        <w:tc>
          <w:tcPr>
            <w:tcW w:w="2158" w:type="dxa"/>
          </w:tcPr>
          <w:p w14:paraId="5C5DFCF3" w14:textId="36331084" w:rsidR="00826DAC" w:rsidRDefault="00826DAC" w:rsidP="00826DAC">
            <w:r>
              <w:t>Layout Complexity</w:t>
            </w:r>
          </w:p>
        </w:tc>
        <w:tc>
          <w:tcPr>
            <w:tcW w:w="2158" w:type="dxa"/>
          </w:tcPr>
          <w:p w14:paraId="1CBDE746" w14:textId="7C2A0911" w:rsidR="00826DAC" w:rsidRDefault="00826DAC" w:rsidP="00826DAC">
            <w:r>
              <w:t>Flexible</w:t>
            </w:r>
          </w:p>
        </w:tc>
        <w:tc>
          <w:tcPr>
            <w:tcW w:w="2158" w:type="dxa"/>
          </w:tcPr>
          <w:p w14:paraId="3C5E189C" w14:textId="77777777" w:rsidR="00826DAC" w:rsidRDefault="00826DAC" w:rsidP="00826DAC"/>
        </w:tc>
        <w:tc>
          <w:tcPr>
            <w:tcW w:w="2158" w:type="dxa"/>
          </w:tcPr>
          <w:p w14:paraId="00E2EAA6" w14:textId="77777777" w:rsidR="00826DAC" w:rsidRDefault="00826DAC" w:rsidP="00826DAC"/>
        </w:tc>
        <w:tc>
          <w:tcPr>
            <w:tcW w:w="2158" w:type="dxa"/>
          </w:tcPr>
          <w:p w14:paraId="1C508AD8" w14:textId="77777777" w:rsidR="00826DAC" w:rsidRDefault="00826DAC" w:rsidP="00826DAC"/>
        </w:tc>
      </w:tr>
    </w:tbl>
    <w:p w14:paraId="53BE765E" w14:textId="77777777" w:rsidR="001923D1" w:rsidRDefault="001923D1" w:rsidP="001923D1"/>
    <w:p w14:paraId="7801CC82" w14:textId="75044748" w:rsidR="00826DAC" w:rsidRDefault="00826DAC" w:rsidP="001923D1">
      <w:r>
        <w:t>MVP:</w:t>
      </w:r>
    </w:p>
    <w:p w14:paraId="1B03BC62" w14:textId="0628A71D" w:rsidR="00826DAC" w:rsidRDefault="00826DAC" w:rsidP="00826DAC">
      <w:pPr>
        <w:pStyle w:val="ListParagraph"/>
        <w:numPr>
          <w:ilvl w:val="0"/>
          <w:numId w:val="30"/>
        </w:numPr>
      </w:pPr>
      <w:r>
        <w:t>1 Operational dashboard</w:t>
      </w:r>
    </w:p>
    <w:p w14:paraId="79685FDC" w14:textId="679EFDE4" w:rsidR="00826DAC" w:rsidRDefault="00826DAC" w:rsidP="00826DAC">
      <w:pPr>
        <w:pStyle w:val="ListParagraph"/>
        <w:numPr>
          <w:ilvl w:val="0"/>
          <w:numId w:val="30"/>
        </w:numPr>
      </w:pPr>
      <w:r>
        <w:t>1 Executive dashboard</w:t>
      </w:r>
    </w:p>
    <w:p w14:paraId="4CCFE717" w14:textId="608E9965" w:rsidR="001923D1" w:rsidRDefault="001923D1" w:rsidP="001923D1">
      <w:pPr>
        <w:pStyle w:val="Heading2"/>
      </w:pPr>
      <w:r>
        <w:t>4.6 Audience &amp;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45D5943C" w14:textId="77777777" w:rsidTr="007E1EEA">
        <w:trPr>
          <w:cantSplit/>
        </w:trPr>
        <w:tc>
          <w:tcPr>
            <w:tcW w:w="2155" w:type="dxa"/>
          </w:tcPr>
          <w:p w14:paraId="07DCBF9B" w14:textId="162A46A1" w:rsidR="00826DAC" w:rsidRDefault="00826DAC" w:rsidP="00826DAC">
            <w:r>
              <w:t>Operational Users</w:t>
            </w:r>
          </w:p>
        </w:tc>
        <w:tc>
          <w:tcPr>
            <w:tcW w:w="2161" w:type="dxa"/>
          </w:tcPr>
          <w:p w14:paraId="3AAF562E" w14:textId="4991E690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7389F761" w14:textId="77777777" w:rsidR="00826DAC" w:rsidRDefault="00826DAC" w:rsidP="00826DAC"/>
        </w:tc>
        <w:tc>
          <w:tcPr>
            <w:tcW w:w="2158" w:type="dxa"/>
          </w:tcPr>
          <w:p w14:paraId="0EE427D2" w14:textId="77777777" w:rsidR="00826DAC" w:rsidRDefault="00826DAC" w:rsidP="00826DAC"/>
        </w:tc>
        <w:tc>
          <w:tcPr>
            <w:tcW w:w="2158" w:type="dxa"/>
          </w:tcPr>
          <w:p w14:paraId="61D86633" w14:textId="77777777" w:rsidR="00826DAC" w:rsidRDefault="00826DAC" w:rsidP="00826DAC"/>
        </w:tc>
      </w:tr>
      <w:tr w:rsidR="00826DAC" w14:paraId="5012EDA5" w14:textId="77777777" w:rsidTr="007E1EEA">
        <w:trPr>
          <w:cantSplit/>
        </w:trPr>
        <w:tc>
          <w:tcPr>
            <w:tcW w:w="2155" w:type="dxa"/>
          </w:tcPr>
          <w:p w14:paraId="2DA4963E" w14:textId="24D19209" w:rsidR="00826DAC" w:rsidRDefault="00826DAC" w:rsidP="00826DAC">
            <w:r>
              <w:t>Leadership</w:t>
            </w:r>
          </w:p>
        </w:tc>
        <w:tc>
          <w:tcPr>
            <w:tcW w:w="2161" w:type="dxa"/>
          </w:tcPr>
          <w:p w14:paraId="1E249733" w14:textId="16B75429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7CC94EB9" w14:textId="77777777" w:rsidR="00826DAC" w:rsidRDefault="00826DAC" w:rsidP="00826DAC"/>
        </w:tc>
        <w:tc>
          <w:tcPr>
            <w:tcW w:w="2158" w:type="dxa"/>
          </w:tcPr>
          <w:p w14:paraId="51DE0F2F" w14:textId="77777777" w:rsidR="00826DAC" w:rsidRDefault="00826DAC" w:rsidP="00826DAC"/>
        </w:tc>
        <w:tc>
          <w:tcPr>
            <w:tcW w:w="2158" w:type="dxa"/>
          </w:tcPr>
          <w:p w14:paraId="4EF96134" w14:textId="77777777" w:rsidR="00826DAC" w:rsidRDefault="00826DAC" w:rsidP="00826DAC"/>
        </w:tc>
      </w:tr>
      <w:tr w:rsidR="00826DAC" w14:paraId="3055DA52" w14:textId="77777777" w:rsidTr="007E1EEA">
        <w:trPr>
          <w:cantSplit/>
        </w:trPr>
        <w:tc>
          <w:tcPr>
            <w:tcW w:w="2155" w:type="dxa"/>
          </w:tcPr>
          <w:p w14:paraId="0133A00C" w14:textId="1BAD0F82" w:rsidR="00826DAC" w:rsidRDefault="00826DAC" w:rsidP="00826DAC">
            <w:r>
              <w:t>Review Frequency</w:t>
            </w:r>
          </w:p>
        </w:tc>
        <w:tc>
          <w:tcPr>
            <w:tcW w:w="2161" w:type="dxa"/>
          </w:tcPr>
          <w:p w14:paraId="348F9C51" w14:textId="6FB9A45E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046C8C7F" w14:textId="77777777" w:rsidR="00826DAC" w:rsidRDefault="00826DAC" w:rsidP="00826DAC"/>
        </w:tc>
        <w:tc>
          <w:tcPr>
            <w:tcW w:w="2158" w:type="dxa"/>
          </w:tcPr>
          <w:p w14:paraId="5356A489" w14:textId="77777777" w:rsidR="00826DAC" w:rsidRDefault="00826DAC" w:rsidP="00826DAC"/>
        </w:tc>
        <w:tc>
          <w:tcPr>
            <w:tcW w:w="2158" w:type="dxa"/>
          </w:tcPr>
          <w:p w14:paraId="3DF30D66" w14:textId="77777777" w:rsidR="00826DAC" w:rsidRDefault="00826DAC" w:rsidP="00826DAC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6FEAEEF" w:rsidR="001923D1" w:rsidRDefault="00757D72" w:rsidP="001923D1">
      <w:r>
        <w:t>Required MVP (From Incident &amp; Request):</w:t>
      </w:r>
    </w:p>
    <w:p w14:paraId="0B1C55D2" w14:textId="0FB19E73" w:rsidR="00826DAC" w:rsidRDefault="00826DAC" w:rsidP="00826DAC">
      <w:pPr>
        <w:pStyle w:val="ListParagraph"/>
        <w:numPr>
          <w:ilvl w:val="0"/>
          <w:numId w:val="11"/>
        </w:numPr>
      </w:pPr>
      <w:r>
        <w:t>Open/Closed counts</w:t>
      </w:r>
    </w:p>
    <w:p w14:paraId="59150532" w14:textId="3BEA7787" w:rsidR="00826DAC" w:rsidRDefault="00826DAC" w:rsidP="00826DAC">
      <w:pPr>
        <w:pStyle w:val="ListParagraph"/>
        <w:numPr>
          <w:ilvl w:val="0"/>
          <w:numId w:val="11"/>
        </w:numPr>
      </w:pPr>
      <w:r>
        <w:t>SLA status</w:t>
      </w:r>
    </w:p>
    <w:p w14:paraId="6EE0A58A" w14:textId="4D232284" w:rsidR="001923D1" w:rsidRDefault="00826DAC" w:rsidP="00826DAC">
      <w:pPr>
        <w:pStyle w:val="ListParagraph"/>
        <w:numPr>
          <w:ilvl w:val="0"/>
          <w:numId w:val="11"/>
        </w:numPr>
      </w:pPr>
      <w:r>
        <w:t>Resolution times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575EF10E" w14:textId="436F86E1" w:rsidR="00034959" w:rsidRDefault="00034959" w:rsidP="00034959">
      <w:pPr>
        <w:pStyle w:val="ListParagraph"/>
        <w:numPr>
          <w:ilvl w:val="0"/>
          <w:numId w:val="4"/>
        </w:numPr>
      </w:pPr>
      <w:r>
        <w:t>Assignment Group</w:t>
      </w:r>
    </w:p>
    <w:p w14:paraId="70528145" w14:textId="26F523BC" w:rsidR="00034959" w:rsidRDefault="00034959" w:rsidP="00034959">
      <w:pPr>
        <w:pStyle w:val="ListParagraph"/>
        <w:numPr>
          <w:ilvl w:val="0"/>
          <w:numId w:val="4"/>
        </w:numPr>
      </w:pPr>
      <w:r>
        <w:t>Priority</w:t>
      </w:r>
    </w:p>
    <w:p w14:paraId="7FCDAF31" w14:textId="38C8F777" w:rsidR="008B22EF" w:rsidRDefault="00034959" w:rsidP="00034959">
      <w:pPr>
        <w:pStyle w:val="ListParagraph"/>
        <w:numPr>
          <w:ilvl w:val="0"/>
          <w:numId w:val="4"/>
        </w:numPr>
      </w:pPr>
      <w:r>
        <w:t>Created/Resolved timestamps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0DE35C10" w14:textId="531F5EBF" w:rsidR="00034959" w:rsidRDefault="00034959" w:rsidP="00034959">
      <w:pPr>
        <w:pStyle w:val="ListParagraph"/>
        <w:numPr>
          <w:ilvl w:val="0"/>
          <w:numId w:val="26"/>
        </w:numPr>
      </w:pPr>
      <w:r>
        <w:t>Customer satisfaction (CSAT)</w:t>
      </w:r>
    </w:p>
    <w:p w14:paraId="664F8297" w14:textId="2EC749E2" w:rsidR="00034959" w:rsidRDefault="00034959" w:rsidP="00034959">
      <w:pPr>
        <w:pStyle w:val="ListParagraph"/>
        <w:numPr>
          <w:ilvl w:val="0"/>
          <w:numId w:val="26"/>
        </w:numPr>
      </w:pPr>
      <w:r>
        <w:t>Change success rate</w:t>
      </w:r>
    </w:p>
    <w:p w14:paraId="7C80647F" w14:textId="396960FD" w:rsidR="00791013" w:rsidRDefault="00034959" w:rsidP="00034959">
      <w:pPr>
        <w:pStyle w:val="ListParagraph"/>
        <w:numPr>
          <w:ilvl w:val="0"/>
          <w:numId w:val="26"/>
        </w:numPr>
      </w:pPr>
      <w:r>
        <w:t>Problem trends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48F36D0" w:rsidR="00D4572C" w:rsidRDefault="000441F7" w:rsidP="00D4572C">
      <w:pPr>
        <w:pStyle w:val="Heading2"/>
      </w:pPr>
      <w:r>
        <w:t>KPI Creation Flow</w:t>
      </w:r>
    </w:p>
    <w:p w14:paraId="30D0F86A" w14:textId="0DF00357" w:rsidR="001923D1" w:rsidRDefault="000441F7" w:rsidP="001923D1">
      <w:r>
        <w:t>Define KPI</w:t>
      </w:r>
    </w:p>
    <w:p w14:paraId="32EC91BD" w14:textId="1BA436A8" w:rsidR="000441F7" w:rsidRDefault="000441F7" w:rsidP="000441F7">
      <w:pPr>
        <w:pStyle w:val="ListParagraph"/>
        <w:numPr>
          <w:ilvl w:val="0"/>
          <w:numId w:val="12"/>
        </w:numPr>
      </w:pPr>
      <w:r>
        <w:t>Select data source (Incident, Request)</w:t>
      </w:r>
    </w:p>
    <w:p w14:paraId="389FC6B1" w14:textId="549548DE" w:rsidR="000441F7" w:rsidRDefault="000441F7" w:rsidP="000441F7">
      <w:pPr>
        <w:pStyle w:val="ListParagraph"/>
        <w:numPr>
          <w:ilvl w:val="0"/>
          <w:numId w:val="12"/>
        </w:numPr>
      </w:pPr>
      <w:r>
        <w:t>Configure indicator</w:t>
      </w:r>
    </w:p>
    <w:p w14:paraId="239B096D" w14:textId="2B22160A" w:rsidR="00D4572C" w:rsidRDefault="000441F7" w:rsidP="000441F7">
      <w:pPr>
        <w:pStyle w:val="ListParagraph"/>
        <w:numPr>
          <w:ilvl w:val="0"/>
          <w:numId w:val="12"/>
        </w:numPr>
      </w:pPr>
      <w:r>
        <w:t>Set collection schedule</w:t>
      </w:r>
    </w:p>
    <w:p w14:paraId="5083BCD2" w14:textId="35E03549" w:rsidR="00D4572C" w:rsidRDefault="000441F7" w:rsidP="00D4572C">
      <w:pPr>
        <w:pStyle w:val="Heading2"/>
      </w:pPr>
      <w:r>
        <w:t>Data Collection Flow</w:t>
      </w:r>
    </w:p>
    <w:p w14:paraId="14895D18" w14:textId="0703C946" w:rsidR="00D4572C" w:rsidRDefault="000441F7" w:rsidP="00D4572C">
      <w:r>
        <w:t>Scheduled job runs</w:t>
      </w:r>
    </w:p>
    <w:p w14:paraId="4B87507C" w14:textId="727CE71F" w:rsidR="000441F7" w:rsidRDefault="000441F7" w:rsidP="000441F7">
      <w:pPr>
        <w:pStyle w:val="ListParagraph"/>
        <w:numPr>
          <w:ilvl w:val="0"/>
          <w:numId w:val="13"/>
        </w:numPr>
      </w:pPr>
      <w:r>
        <w:t>Data captured</w:t>
      </w:r>
    </w:p>
    <w:p w14:paraId="21278435" w14:textId="00AA91AD" w:rsidR="000441F7" w:rsidRDefault="000441F7" w:rsidP="000441F7">
      <w:pPr>
        <w:pStyle w:val="ListParagraph"/>
        <w:numPr>
          <w:ilvl w:val="0"/>
          <w:numId w:val="13"/>
        </w:numPr>
      </w:pPr>
      <w:r>
        <w:t>KPI updated</w:t>
      </w:r>
    </w:p>
    <w:p w14:paraId="018DE5F8" w14:textId="5667147D" w:rsidR="00CF75A1" w:rsidRDefault="000441F7" w:rsidP="000441F7">
      <w:pPr>
        <w:pStyle w:val="ListParagraph"/>
        <w:numPr>
          <w:ilvl w:val="0"/>
          <w:numId w:val="13"/>
        </w:numPr>
      </w:pPr>
      <w:r>
        <w:t>Trend line generated</w:t>
      </w:r>
    </w:p>
    <w:p w14:paraId="4882E88F" w14:textId="1CE28274" w:rsidR="00D4572C" w:rsidRDefault="000441F7" w:rsidP="00D4572C">
      <w:pPr>
        <w:pStyle w:val="Heading2"/>
      </w:pPr>
      <w:r>
        <w:t>Dashboard Flow</w:t>
      </w:r>
    </w:p>
    <w:p w14:paraId="7D8B48F4" w14:textId="67831D2F" w:rsidR="00CF75A1" w:rsidRDefault="000441F7" w:rsidP="00CF75A1">
      <w:r>
        <w:t>User opens dashboard</w:t>
      </w:r>
    </w:p>
    <w:p w14:paraId="6FEAE9D6" w14:textId="6A159256" w:rsidR="000441F7" w:rsidRDefault="000441F7" w:rsidP="000441F7">
      <w:pPr>
        <w:pStyle w:val="ListParagraph"/>
        <w:numPr>
          <w:ilvl w:val="0"/>
          <w:numId w:val="14"/>
        </w:numPr>
      </w:pPr>
      <w:r>
        <w:t>Views KPI trends</w:t>
      </w:r>
    </w:p>
    <w:p w14:paraId="2219A6B0" w14:textId="6CB830B6" w:rsidR="000441F7" w:rsidRDefault="000441F7" w:rsidP="000441F7">
      <w:pPr>
        <w:pStyle w:val="ListParagraph"/>
        <w:numPr>
          <w:ilvl w:val="0"/>
          <w:numId w:val="14"/>
        </w:numPr>
      </w:pPr>
      <w:r>
        <w:t>Identifies issues</w:t>
      </w:r>
    </w:p>
    <w:p w14:paraId="6AA183E8" w14:textId="179A22AA" w:rsidR="00CF75A1" w:rsidRDefault="000441F7" w:rsidP="000441F7">
      <w:pPr>
        <w:pStyle w:val="ListParagraph"/>
        <w:numPr>
          <w:ilvl w:val="0"/>
          <w:numId w:val="14"/>
        </w:numPr>
      </w:pPr>
      <w:r>
        <w:t>Takes action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733937FF" w:rsidR="001923D1" w:rsidRDefault="000441F7" w:rsidP="001923D1">
      <w:r>
        <w:t>Performance Analytics is “working” when:</w:t>
      </w:r>
    </w:p>
    <w:p w14:paraId="2973BC4F" w14:textId="524A1C8B" w:rsidR="000441F7" w:rsidRDefault="000441F7" w:rsidP="000441F7">
      <w:pPr>
        <w:pStyle w:val="ListParagraph"/>
        <w:numPr>
          <w:ilvl w:val="0"/>
          <w:numId w:val="5"/>
        </w:numPr>
      </w:pPr>
      <w:r>
        <w:t>KPIs are defined and documented</w:t>
      </w:r>
    </w:p>
    <w:p w14:paraId="580BE3E3" w14:textId="2DB53F07" w:rsidR="000441F7" w:rsidRDefault="000441F7" w:rsidP="000441F7">
      <w:pPr>
        <w:pStyle w:val="ListParagraph"/>
        <w:numPr>
          <w:ilvl w:val="0"/>
          <w:numId w:val="5"/>
        </w:numPr>
      </w:pPr>
      <w:r>
        <w:t>Data collection runs successfully</w:t>
      </w:r>
    </w:p>
    <w:p w14:paraId="5B32565A" w14:textId="2FDEDA09" w:rsidR="000441F7" w:rsidRDefault="000441F7" w:rsidP="000441F7">
      <w:pPr>
        <w:pStyle w:val="ListParagraph"/>
        <w:numPr>
          <w:ilvl w:val="0"/>
          <w:numId w:val="5"/>
        </w:numPr>
      </w:pPr>
      <w:r>
        <w:t>Trend data is visible over time</w:t>
      </w:r>
    </w:p>
    <w:p w14:paraId="3527A133" w14:textId="4D2F9AEC" w:rsidR="000441F7" w:rsidRDefault="000441F7" w:rsidP="000441F7">
      <w:pPr>
        <w:pStyle w:val="ListParagraph"/>
        <w:numPr>
          <w:ilvl w:val="0"/>
          <w:numId w:val="5"/>
        </w:numPr>
      </w:pPr>
      <w:r>
        <w:t>Dashboards display meaningful metrics</w:t>
      </w:r>
    </w:p>
    <w:p w14:paraId="0E527A50" w14:textId="49195B9E" w:rsidR="001923D1" w:rsidRDefault="000441F7" w:rsidP="000441F7">
      <w:pPr>
        <w:pStyle w:val="ListParagraph"/>
        <w:numPr>
          <w:ilvl w:val="0"/>
          <w:numId w:val="5"/>
        </w:numPr>
      </w:pPr>
      <w:r>
        <w:t xml:space="preserve">Stakeholders can interpret performance quickly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635D485" w:rsidR="001923D1" w:rsidRDefault="000441F7" w:rsidP="00DF5014">
            <w:r>
              <w:t>Too many KPIs</w:t>
            </w:r>
          </w:p>
        </w:tc>
        <w:tc>
          <w:tcPr>
            <w:tcW w:w="5395" w:type="dxa"/>
          </w:tcPr>
          <w:p w14:paraId="731C1F33" w14:textId="3A25752C" w:rsidR="001923D1" w:rsidRDefault="000441F7" w:rsidP="00DF5014">
            <w:r>
              <w:t>Leads to confusion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351AD82" w:rsidR="001923D1" w:rsidRDefault="000441F7" w:rsidP="00DF5014">
            <w:r>
              <w:t>Unclear KPI definitions</w:t>
            </w:r>
          </w:p>
        </w:tc>
        <w:tc>
          <w:tcPr>
            <w:tcW w:w="5395" w:type="dxa"/>
          </w:tcPr>
          <w:p w14:paraId="65353AE6" w14:textId="70622EDB" w:rsidR="001923D1" w:rsidRDefault="000441F7" w:rsidP="00DF5014">
            <w:r>
              <w:t>Metrics become meaningless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3887EEE1" w:rsidR="001923D1" w:rsidRDefault="000441F7" w:rsidP="00DF5014">
            <w:r>
              <w:t>Overly complex dashboards</w:t>
            </w:r>
          </w:p>
        </w:tc>
        <w:tc>
          <w:tcPr>
            <w:tcW w:w="5395" w:type="dxa"/>
          </w:tcPr>
          <w:p w14:paraId="3F62A12D" w14:textId="07B07F70" w:rsidR="001923D1" w:rsidRDefault="000441F7" w:rsidP="00DF5014">
            <w:r>
              <w:t>No one uses them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1B31091B" w:rsidR="001923D1" w:rsidRDefault="000441F7" w:rsidP="00DF5014">
            <w:r>
              <w:t>Poor data quality from upstream processes</w:t>
            </w:r>
          </w:p>
        </w:tc>
        <w:tc>
          <w:tcPr>
            <w:tcW w:w="5395" w:type="dxa"/>
          </w:tcPr>
          <w:p w14:paraId="1C79DF86" w14:textId="759D14AE" w:rsidR="001923D1" w:rsidRDefault="000441F7" w:rsidP="00DF5014">
            <w:r>
              <w:t>Garbage in, garbage out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4BD7D429" w:rsidR="001923D1" w:rsidRDefault="000441F7" w:rsidP="00DF5014">
            <w:r>
              <w:t>No regular review cadence</w:t>
            </w:r>
          </w:p>
        </w:tc>
        <w:tc>
          <w:tcPr>
            <w:tcW w:w="5395" w:type="dxa"/>
          </w:tcPr>
          <w:p w14:paraId="153DF202" w14:textId="25D5DC19" w:rsidR="001923D1" w:rsidRDefault="000441F7" w:rsidP="00DF5014">
            <w:r>
              <w:t>Insights go unused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1E686CDF" w14:textId="77777777" w:rsidR="000441F7" w:rsidRDefault="000441F7" w:rsidP="00044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KPIs: 5 core metrics only</w:t>
      </w:r>
    </w:p>
    <w:p w14:paraId="2725661A" w14:textId="77777777" w:rsidR="000441F7" w:rsidRDefault="000441F7" w:rsidP="00044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Data Collection: Daily</w:t>
      </w:r>
    </w:p>
    <w:p w14:paraId="60CACB09" w14:textId="77777777" w:rsidR="000441F7" w:rsidRDefault="000441F7" w:rsidP="00044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Breakdowns: Assignment Group + Priority</w:t>
      </w:r>
    </w:p>
    <w:p w14:paraId="54936732" w14:textId="77777777" w:rsidR="000441F7" w:rsidRPr="00C929AC" w:rsidRDefault="000441F7" w:rsidP="000441F7">
      <w:pPr>
        <w:pStyle w:val="ListParagraph"/>
        <w:numPr>
          <w:ilvl w:val="0"/>
          <w:numId w:val="6"/>
        </w:numPr>
      </w:pPr>
      <w:r>
        <w:rPr>
          <w:rFonts w:ascii="Aptos" w:eastAsia="Times New Roman" w:hAnsi="Aptos"/>
          <w14:ligatures w14:val="none"/>
        </w:rPr>
        <w:t>Dashboards:</w:t>
      </w:r>
    </w:p>
    <w:p w14:paraId="7D72DE80" w14:textId="1FE01251" w:rsidR="00C929AC" w:rsidRDefault="00C929AC" w:rsidP="00C929AC">
      <w:pPr>
        <w:pStyle w:val="ListParagraph"/>
        <w:numPr>
          <w:ilvl w:val="1"/>
          <w:numId w:val="6"/>
        </w:numPr>
      </w:pPr>
      <w:r>
        <w:t>1 Operational (for teams)</w:t>
      </w:r>
    </w:p>
    <w:p w14:paraId="26CE840A" w14:textId="0983FDCE" w:rsidR="00C929AC" w:rsidRPr="000441F7" w:rsidRDefault="00C929AC" w:rsidP="00C929AC">
      <w:pPr>
        <w:pStyle w:val="ListParagraph"/>
        <w:numPr>
          <w:ilvl w:val="1"/>
          <w:numId w:val="6"/>
        </w:numPr>
      </w:pPr>
      <w:r>
        <w:t>1 Executive (for leadership)</w:t>
      </w:r>
    </w:p>
    <w:p w14:paraId="030CD078" w14:textId="4AAF867B" w:rsidR="00B0576C" w:rsidRDefault="000441F7" w:rsidP="000441F7">
      <w:pPr>
        <w:pStyle w:val="ListParagraph"/>
        <w:numPr>
          <w:ilvl w:val="0"/>
          <w:numId w:val="6"/>
        </w:numPr>
      </w:pPr>
      <w:r>
        <w:t>Visuals:</w:t>
      </w:r>
    </w:p>
    <w:p w14:paraId="1CE7160D" w14:textId="18DB99A4" w:rsidR="00C929AC" w:rsidRDefault="00C929AC" w:rsidP="00C929AC">
      <w:pPr>
        <w:pStyle w:val="ListParagraph"/>
        <w:numPr>
          <w:ilvl w:val="1"/>
          <w:numId w:val="6"/>
        </w:numPr>
      </w:pPr>
      <w:r>
        <w:t>Line charts (trends)</w:t>
      </w:r>
    </w:p>
    <w:p w14:paraId="4A7B62A8" w14:textId="6E0AE01B" w:rsidR="00C929AC" w:rsidRDefault="00C929AC" w:rsidP="00C929AC">
      <w:pPr>
        <w:pStyle w:val="ListParagraph"/>
        <w:numPr>
          <w:ilvl w:val="1"/>
          <w:numId w:val="6"/>
        </w:numPr>
      </w:pPr>
      <w:r>
        <w:t>Simple counts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7B2BFC65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do you wish you could see about your operations today?”</w:t>
      </w:r>
    </w:p>
    <w:p w14:paraId="1E350405" w14:textId="54ADFAEE" w:rsidR="00BA2571" w:rsidRDefault="00BA2571" w:rsidP="001923D1">
      <w:pPr>
        <w:pStyle w:val="ListParagraph"/>
        <w:numPr>
          <w:ilvl w:val="0"/>
          <w:numId w:val="7"/>
        </w:numPr>
      </w:pPr>
      <w:r>
        <w:t>Avoid: “What reports do you want?”</w:t>
      </w:r>
    </w:p>
    <w:p w14:paraId="6F9935FE" w14:textId="1F883D03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decisions do you need to make faster?”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F3946"/>
    <w:multiLevelType w:val="hybridMultilevel"/>
    <w:tmpl w:val="FE6E7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01AE9"/>
    <w:multiLevelType w:val="multilevel"/>
    <w:tmpl w:val="32E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D37D67"/>
    <w:multiLevelType w:val="hybridMultilevel"/>
    <w:tmpl w:val="3C24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7"/>
  </w:num>
  <w:num w:numId="4" w16cid:durableId="47776009">
    <w:abstractNumId w:val="23"/>
  </w:num>
  <w:num w:numId="5" w16cid:durableId="1553544347">
    <w:abstractNumId w:val="21"/>
  </w:num>
  <w:num w:numId="6" w16cid:durableId="587078171">
    <w:abstractNumId w:val="15"/>
  </w:num>
  <w:num w:numId="7" w16cid:durableId="1463231596">
    <w:abstractNumId w:val="27"/>
  </w:num>
  <w:num w:numId="8" w16cid:durableId="1378630317">
    <w:abstractNumId w:val="11"/>
  </w:num>
  <w:num w:numId="9" w16cid:durableId="1744062372">
    <w:abstractNumId w:val="6"/>
  </w:num>
  <w:num w:numId="10" w16cid:durableId="140074366">
    <w:abstractNumId w:val="29"/>
  </w:num>
  <w:num w:numId="11" w16cid:durableId="1163472494">
    <w:abstractNumId w:val="30"/>
  </w:num>
  <w:num w:numId="12" w16cid:durableId="1449350217">
    <w:abstractNumId w:val="16"/>
  </w:num>
  <w:num w:numId="13" w16cid:durableId="1926958638">
    <w:abstractNumId w:val="12"/>
  </w:num>
  <w:num w:numId="14" w16cid:durableId="1807117042">
    <w:abstractNumId w:val="3"/>
  </w:num>
  <w:num w:numId="15" w16cid:durableId="547765294">
    <w:abstractNumId w:val="25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4"/>
  </w:num>
  <w:num w:numId="19" w16cid:durableId="1644888372">
    <w:abstractNumId w:val="26"/>
  </w:num>
  <w:num w:numId="20" w16cid:durableId="896673025">
    <w:abstractNumId w:val="18"/>
  </w:num>
  <w:num w:numId="21" w16cid:durableId="404959389">
    <w:abstractNumId w:val="13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19"/>
  </w:num>
  <w:num w:numId="25" w16cid:durableId="1559434043">
    <w:abstractNumId w:val="28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4"/>
  </w:num>
  <w:num w:numId="29" w16cid:durableId="1447306704">
    <w:abstractNumId w:val="22"/>
  </w:num>
  <w:num w:numId="30" w16cid:durableId="394932368">
    <w:abstractNumId w:val="10"/>
  </w:num>
  <w:num w:numId="31" w16cid:durableId="20273205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4959"/>
    <w:rsid w:val="000355DA"/>
    <w:rsid w:val="000441F7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65036"/>
    <w:rsid w:val="00374EFB"/>
    <w:rsid w:val="003D0FEE"/>
    <w:rsid w:val="00442D13"/>
    <w:rsid w:val="00452422"/>
    <w:rsid w:val="00463C05"/>
    <w:rsid w:val="00471152"/>
    <w:rsid w:val="00492A16"/>
    <w:rsid w:val="004E44FF"/>
    <w:rsid w:val="00513587"/>
    <w:rsid w:val="00541C95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B757D"/>
    <w:rsid w:val="007C0B3E"/>
    <w:rsid w:val="007E1EEA"/>
    <w:rsid w:val="00826DAC"/>
    <w:rsid w:val="00866B43"/>
    <w:rsid w:val="008909E6"/>
    <w:rsid w:val="00894421"/>
    <w:rsid w:val="008A5E67"/>
    <w:rsid w:val="008B22EF"/>
    <w:rsid w:val="00902946"/>
    <w:rsid w:val="00942DDC"/>
    <w:rsid w:val="009C1176"/>
    <w:rsid w:val="009C5F83"/>
    <w:rsid w:val="00A562ED"/>
    <w:rsid w:val="00A7783C"/>
    <w:rsid w:val="00A779F4"/>
    <w:rsid w:val="00AF4D4B"/>
    <w:rsid w:val="00B0576C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76DE"/>
    <w:rsid w:val="00C25B3D"/>
    <w:rsid w:val="00C929AC"/>
    <w:rsid w:val="00CB3A31"/>
    <w:rsid w:val="00CB586D"/>
    <w:rsid w:val="00CD60FE"/>
    <w:rsid w:val="00CE4FA7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DOCID-202112391-25625</_dlc_DocId>
    <_dlc_DocIdUrl xmlns="ea10e7c1-45f6-45a6-9220-470b2ac38f45">
      <Url>https://itecsfederal.sharepoint.com/teams/MissionSolutions/ISM/_layouts/15/DocIdRedir.aspx?ID=DOCID-202112391-25625</Url>
      <Description>DOCID-202112391-25625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7D1291C-286C-4A6A-9AA8-0BD0B7D2F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F6587A-5F08-461E-A028-AC4498B40302}">
  <ds:schemaRefs>
    <ds:schemaRef ds:uri="d1ffb523-bb88-49c4-b429-725e751bd64a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ea10e7c1-45f6-45a6-9220-470b2ac38f45"/>
  </ds:schemaRefs>
</ds:datastoreItem>
</file>

<file path=customXml/itemProps3.xml><?xml version="1.0" encoding="utf-8"?>
<ds:datastoreItem xmlns:ds="http://schemas.openxmlformats.org/officeDocument/2006/customXml" ds:itemID="{D7A53277-E6C9-4BBA-9948-34D2ACB7BD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FE629A-6502-47B3-9526-0CF626D50BF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693</Words>
  <Characters>3956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6 Focus Only)</vt:lpstr>
      <vt:lpstr>3. Out-of-the-Box (OOTB) Configuration</vt:lpstr>
      <vt:lpstr>    3.1 Performance Analytics Framework</vt:lpstr>
      <vt:lpstr>    3.2 Indicators (KPIs)</vt:lpstr>
      <vt:lpstr>    3.3 Breakdowns</vt:lpstr>
      <vt:lpstr>    3.4 Dashboards</vt:lpstr>
      <vt:lpstr>    3.5 Integration Points</vt:lpstr>
      <vt:lpstr>4. Key Decisions (Client Input)</vt:lpstr>
      <vt:lpstr>    4.1 KPI Selection</vt:lpstr>
      <vt:lpstr>    4.2 Core KPIs (Recommended)</vt:lpstr>
      <vt:lpstr>    4.3 Data Collection Strategy</vt:lpstr>
      <vt:lpstr>    4.4 Breakdown Strategy</vt:lpstr>
      <vt:lpstr>    4.5 Dashboard Design</vt:lpstr>
      <vt:lpstr>    4.6 Audience &amp; Usage</vt:lpstr>
      <vt:lpstr>5. Data Requirements</vt:lpstr>
      <vt:lpstr>6. Process Flows (Simple)</vt:lpstr>
      <vt:lpstr>    Asset Intake Flow</vt:lpstr>
      <vt:lpstr>    Assignment Flow</vt:lpstr>
      <vt:lpstr>    Return Flow</vt:lpstr>
      <vt:lpstr>    Retirement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53</cp:revision>
  <dcterms:created xsi:type="dcterms:W3CDTF">2026-05-01T16:44:00Z</dcterms:created>
  <dcterms:modified xsi:type="dcterms:W3CDTF">2026-05-05T18:43:00Z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1eb59a13-4bf2-4244-becd-c2556f3029b6</vt:lpwstr>
  </property>
  <property fmtid="{D5CDD505-2E9C-101B-9397-08002B2CF9AE}" pid="4" name="MediaServiceImageTags">
    <vt:lpwstr/>
  </property>
</Properties>
</file>