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Platform &amp; Foundation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01 Workbook 01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ServiceNow Platform Foundation MVP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6E536332" w14:textId="475925AF" w:rsidR="00F93E88" w:rsidRDefault="00F93E88" w:rsidP="00F93E88">
      <w:pPr>
        <w:pStyle w:val="Heading1"/>
      </w:pPr>
      <w:r>
        <w:t>1. Purpose</w:t>
      </w:r>
    </w:p>
    <w:p w14:paraId="10116EED" w14:textId="77777777" w:rsidR="00F93E88" w:rsidRDefault="00F93E88" w:rsidP="00F93E88">
      <w:r>
        <w:t>The Platform Foundation establishes the core structure, access, and governance of the ServiceNow environment.</w:t>
      </w:r>
    </w:p>
    <w:p w14:paraId="07D93405" w14:textId="77777777" w:rsidR="00F93E88" w:rsidRDefault="00F93E88" w:rsidP="00F93E88">
      <w:r>
        <w:t>It answers three simple but critical questions:</w:t>
      </w:r>
    </w:p>
    <w:p w14:paraId="32AD66F4" w14:textId="25329D83" w:rsidR="00F93E88" w:rsidRDefault="00F93E88" w:rsidP="00F93E88">
      <w:pPr>
        <w:pStyle w:val="ListParagraph"/>
        <w:numPr>
          <w:ilvl w:val="0"/>
          <w:numId w:val="2"/>
        </w:numPr>
      </w:pPr>
      <w:r>
        <w:t>Who can access the system?</w:t>
      </w:r>
    </w:p>
    <w:p w14:paraId="41536EE4" w14:textId="7A825EC9" w:rsidR="00F93E88" w:rsidRDefault="00F93E88" w:rsidP="00F93E88">
      <w:pPr>
        <w:pStyle w:val="ListParagraph"/>
        <w:numPr>
          <w:ilvl w:val="0"/>
          <w:numId w:val="2"/>
        </w:numPr>
      </w:pPr>
      <w:r>
        <w:t>How is it organized?</w:t>
      </w:r>
    </w:p>
    <w:p w14:paraId="38D1E8E9" w14:textId="6EE55270" w:rsidR="00F93E88" w:rsidRDefault="00F93E88" w:rsidP="00F93E88">
      <w:pPr>
        <w:pStyle w:val="ListParagraph"/>
        <w:numPr>
          <w:ilvl w:val="0"/>
          <w:numId w:val="2"/>
        </w:numPr>
      </w:pPr>
      <w:r>
        <w:t>How do we safely make changes?</w:t>
      </w:r>
    </w:p>
    <w:p w14:paraId="31687D10" w14:textId="67E10271" w:rsidR="00F93E88" w:rsidRDefault="00F93E88" w:rsidP="00F93E88">
      <w:del w:id="100" w:author="Claude" w:date="2026-05-08T00:00:00Z">
        <w:r>
          <w:delText>A solid foundation keeps everything else calm, predictable, and scalable.</w:delText>
        </w:r>
      </w:del>
      <w:ins w:id="101" w:author="Claude" w:date="2026-05-08T00:00:00Z">
        <w:r>
          <w:t>A solid foundation keeps every later sprint calm, predictable, and scalable — Sprints 02–06 inherit these decisions.</w:t>
        </w:r>
      </w:ins>
    </w:p>
    <w:p w14:paraId="338BB16B" w14:textId="77777777" w:rsidR="00F93E88" w:rsidRDefault="00F93E88" w:rsidP="00F93E88"/>
    <w:p w14:paraId="2BDFE0B3" w14:textId="77777777" w:rsidR="00F93E88" w:rsidRDefault="00F93E88" w:rsidP="00F93E88">
      <w:pPr>
        <w:pStyle w:val="Heading1"/>
      </w:pPr>
      <w:del w:id="200" w:author="Claude" w:date="2026-05-08T00:00:00Z">
        <w:r>
          <w:delText>2. Scope (What This Covers)</w:delText>
        </w:r>
      </w:del>
      <w:ins w:id="201" w:author="Claude" w:date="2026-05-08T00:00:00Z">
        <w:r>
          <w:t>2. Scope (Sprint MVP Focus Only)</w:t>
        </w:r>
      </w:ins>
    </w:p>
    <w:p w14:paraId="46BBF783" w14:textId="4F837C6F" w:rsidR="00F93E88" w:rsidRDefault="00F93E88" w:rsidP="00F93E88">
      <w:pPr>
        <w:pStyle w:val="ListParagraph"/>
        <w:numPr>
          <w:ilvl w:val="0"/>
          <w:numId w:val="4"/>
        </w:numPr>
      </w:pPr>
      <w:r>
        <w:t>Instance strategy (Dev/Test/Prod)</w:t>
      </w:r>
    </w:p>
    <w:p w14:paraId="3413372E" w14:textId="27C5DF23" w:rsidR="00F93E88" w:rsidRDefault="00F93E88" w:rsidP="00F93E88">
      <w:pPr>
        <w:pStyle w:val="ListParagraph"/>
        <w:numPr>
          <w:ilvl w:val="0"/>
          <w:numId w:val="4"/>
        </w:numPr>
      </w:pPr>
      <w:r>
        <w:t>User access &amp; roles</w:t>
      </w:r>
    </w:p>
    <w:p w14:paraId="6038AA56" w14:textId="0A501835" w:rsidR="00F93E88" w:rsidRDefault="00F93E88" w:rsidP="00F93E88">
      <w:pPr>
        <w:pStyle w:val="ListParagraph"/>
        <w:numPr>
          <w:ilvl w:val="0"/>
          <w:numId w:val="4"/>
        </w:numPr>
      </w:pPr>
      <w:r>
        <w:t>Groups &amp; assignment structure</w:t>
      </w:r>
    </w:p>
    <w:p w14:paraId="78EBA225" w14:textId="474EC589" w:rsidR="00F93E88" w:rsidRDefault="00F93E88" w:rsidP="00F93E88">
      <w:pPr>
        <w:pStyle w:val="ListParagraph"/>
        <w:numPr>
          <w:ilvl w:val="0"/>
          <w:numId w:val="4"/>
        </w:numPr>
      </w:pPr>
      <w:r>
        <w:t>Authentication (SSO)</w:t>
      </w:r>
    </w:p>
    <w:p w14:paraId="02B85DC8" w14:textId="3FE2E93F" w:rsidR="00F93E88" w:rsidRDefault="00F93E88" w:rsidP="00F93E88">
      <w:pPr>
        <w:pStyle w:val="ListParagraph"/>
        <w:numPr>
          <w:ilvl w:val="0"/>
          <w:numId w:val="4"/>
        </w:numPr>
      </w:pPr>
      <w:r>
        <w:t>Update sets &amp; deployment model</w:t>
      </w:r>
    </w:p>
    <w:p w14:paraId="75F26A57" w14:textId="68FA5CDF" w:rsidR="00F93E88" w:rsidRDefault="00F93E88" w:rsidP="00F93E88">
      <w:pPr>
        <w:pStyle w:val="ListParagraph"/>
        <w:numPr>
          <w:ilvl w:val="0"/>
          <w:numId w:val="4"/>
        </w:numPr>
      </w:pPr>
      <w:r>
        <w:t>Naming standards &amp; governance baseline</w:t>
      </w:r>
    </w:p>
    <w:p w14:paraId="63151E42" w14:textId="30AE830C" w:rsidR="00F93E88" w:rsidRDefault="00F93E88" w:rsidP="00F93E88">
      <w:pPr>
        <w:pStyle w:val="ListParagraph"/>
        <w:numPr>
          <w:ilvl w:val="0"/>
          <w:numId w:val="4"/>
        </w:numPr>
      </w:pPr>
      <w:r>
        <w:t>Notifications (email baseline)</w:t>
      </w:r>
    </w:p>
    <w:p w14:paraId="47FB4032" w14:textId="77777777" w:rsidR="00F93E88" w:rsidRDefault="00F93E88" w:rsidP="00F93E88"/>
    <w:p w14:paraId="34BC289B" w14:textId="77777777" w:rsidR="00F93E88" w:rsidRDefault="00F93E88" w:rsidP="00F93E88">
      <w:pPr>
        <w:pStyle w:val="Heading1"/>
      </w:pPr>
      <w:r>
        <w:t>3. Out-of-the-Box (OOTB) Configuration</w:t>
      </w:r>
    </w:p>
    <w:p w14:paraId="1104E53B" w14:textId="316E8CA4" w:rsidR="00F93E88" w:rsidRDefault="00F93E88" w:rsidP="00F93E88">
      <w:pPr>
        <w:pStyle w:val="Heading2"/>
      </w:pPr>
      <w:r>
        <w:t>3.1 Instance &amp;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93E88" w:rsidRPr="00F93E88" w14:paraId="0B48B7BF" w14:textId="77777777" w:rsidTr="00F93E88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0847BC71" w14:textId="48AC0240" w:rsidR="00F93E88" w:rsidRPr="00F93E88" w:rsidRDefault="00F93E88" w:rsidP="00F93E88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314E922" w14:textId="09DF3D60" w:rsidR="00F93E88" w:rsidRPr="00F93E88" w:rsidRDefault="00F93E88" w:rsidP="00F93E88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408C07" w14:textId="54424379" w:rsidR="00F93E88" w:rsidRPr="00F93E88" w:rsidRDefault="00F93E88" w:rsidP="00F93E88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93E88" w14:paraId="1CFBD82E" w14:textId="77777777" w:rsidTr="00F93E88">
        <w:trPr>
          <w:cantSplit/>
        </w:trPr>
        <w:tc>
          <w:tcPr>
            <w:tcW w:w="3596" w:type="dxa"/>
          </w:tcPr>
          <w:p w14:paraId="7FBDCDA2" w14:textId="0D234A42" w:rsidR="00F93E88" w:rsidRDefault="00F93E88" w:rsidP="00F93E88">
            <w:r>
              <w:t>Instance</w:t>
            </w:r>
          </w:p>
        </w:tc>
        <w:tc>
          <w:tcPr>
            <w:tcW w:w="3597" w:type="dxa"/>
          </w:tcPr>
          <w:p w14:paraId="2F86C959" w14:textId="1DE47C87" w:rsidR="00F93E88" w:rsidRDefault="00F93E88" w:rsidP="00F93E88">
            <w:r>
              <w:t>Single instance</w:t>
            </w:r>
          </w:p>
        </w:tc>
        <w:tc>
          <w:tcPr>
            <w:tcW w:w="3597" w:type="dxa"/>
          </w:tcPr>
          <w:p w14:paraId="60E71ACB" w14:textId="618A0382" w:rsidR="00F93E88" w:rsidRDefault="00F93E88" w:rsidP="00F93E88">
            <w:r>
              <w:t>Multi-instance depends on subscription</w:t>
            </w:r>
          </w:p>
        </w:tc>
      </w:tr>
      <w:tr w:rsidR="00F93E88" w14:paraId="21C07FAD" w14:textId="77777777" w:rsidTr="00F93E88">
        <w:trPr>
          <w:cantSplit/>
        </w:trPr>
        <w:tc>
          <w:tcPr>
            <w:tcW w:w="3596" w:type="dxa"/>
          </w:tcPr>
          <w:p w14:paraId="04A12EE9" w14:textId="06B58279" w:rsidR="00F93E88" w:rsidRDefault="00F93E88" w:rsidP="00F93E88">
            <w:r>
              <w:t>Environments</w:t>
            </w:r>
          </w:p>
        </w:tc>
        <w:tc>
          <w:tcPr>
            <w:tcW w:w="3597" w:type="dxa"/>
          </w:tcPr>
          <w:p w14:paraId="36915E16" w14:textId="7C5B132D" w:rsidR="00F93E88" w:rsidRDefault="00F93E88" w:rsidP="00F93E88">
            <w:r>
              <w:t>Optional</w:t>
            </w:r>
          </w:p>
        </w:tc>
        <w:tc>
          <w:tcPr>
            <w:tcW w:w="3597" w:type="dxa"/>
          </w:tcPr>
          <w:p w14:paraId="01D349BD" w14:textId="4CFBA088" w:rsidR="00F93E88" w:rsidRDefault="00F93E88" w:rsidP="00F93E88">
            <w:r>
              <w:t>Dev/Test/Prod must be defined</w:t>
            </w:r>
          </w:p>
        </w:tc>
      </w:tr>
      <w:tr w:rsidR="00F93E88" w14:paraId="2CB4201F" w14:textId="77777777" w:rsidTr="00F93E88">
        <w:trPr>
          <w:cantSplit/>
        </w:trPr>
        <w:tc>
          <w:tcPr>
            <w:tcW w:w="3596" w:type="dxa"/>
          </w:tcPr>
          <w:p w14:paraId="70EEC32C" w14:textId="6C4A4C8F" w:rsidR="00F93E88" w:rsidRDefault="00F93E88" w:rsidP="00F93E88">
            <w:r>
              <w:t>Data Separation</w:t>
            </w:r>
          </w:p>
        </w:tc>
        <w:tc>
          <w:tcPr>
            <w:tcW w:w="3597" w:type="dxa"/>
          </w:tcPr>
          <w:p w14:paraId="12C27017" w14:textId="7967EAE7" w:rsidR="00F93E88" w:rsidRDefault="00F93E88" w:rsidP="00F93E88">
            <w:r>
              <w:t>None</w:t>
            </w:r>
          </w:p>
        </w:tc>
        <w:tc>
          <w:tcPr>
            <w:tcW w:w="3597" w:type="dxa"/>
          </w:tcPr>
          <w:p w14:paraId="4852D4A2" w14:textId="22ABA1EC" w:rsidR="00F93E88" w:rsidRDefault="00F93E88" w:rsidP="00F93E88">
            <w:r>
              <w:t>Same schema across environments</w:t>
            </w:r>
          </w:p>
        </w:tc>
      </w:tr>
    </w:tbl>
    <w:p w14:paraId="7218E206" w14:textId="77777777" w:rsidR="00F93E88" w:rsidRDefault="00F93E88" w:rsidP="00F93E88"/>
    <w:p w14:paraId="56982744" w14:textId="2EE5BF3E" w:rsidR="00F93E88" w:rsidRDefault="00F93E88" w:rsidP="00F93E88">
      <w:pPr>
        <w:pStyle w:val="Heading2"/>
      </w:pPr>
      <w:r>
        <w:t>3.2 Roles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93E88" w:rsidRPr="00F93E88" w14:paraId="49F8F0A6" w14:textId="77777777" w:rsidTr="00E73910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49D3E23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2F65A11A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E23ADC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93E88" w14:paraId="3E1D494F" w14:textId="77777777" w:rsidTr="00E73910">
        <w:trPr>
          <w:cantSplit/>
        </w:trPr>
        <w:tc>
          <w:tcPr>
            <w:tcW w:w="3596" w:type="dxa"/>
          </w:tcPr>
          <w:p w14:paraId="6E34EB44" w14:textId="791B6E3E" w:rsidR="00F93E88" w:rsidRDefault="00F93E88" w:rsidP="00F93E88">
            <w:r>
              <w:t>Roles</w:t>
            </w:r>
          </w:p>
        </w:tc>
        <w:tc>
          <w:tcPr>
            <w:tcW w:w="3597" w:type="dxa"/>
          </w:tcPr>
          <w:p w14:paraId="7F327D2B" w14:textId="27706E9A" w:rsidR="00F93E88" w:rsidRDefault="00F93E88" w:rsidP="00F93E88">
            <w:r>
              <w:t>itil, admin, user</w:t>
            </w:r>
          </w:p>
        </w:tc>
        <w:tc>
          <w:tcPr>
            <w:tcW w:w="3597" w:type="dxa"/>
          </w:tcPr>
          <w:p w14:paraId="4EF8E95C" w14:textId="5347B134" w:rsidR="00F93E88" w:rsidRDefault="00F93E88" w:rsidP="00F93E88">
            <w:r>
              <w:t>Predefined</w:t>
            </w:r>
          </w:p>
        </w:tc>
      </w:tr>
      <w:tr w:rsidR="00F93E88" w14:paraId="6CFB09B6" w14:textId="77777777" w:rsidTr="00E73910">
        <w:trPr>
          <w:cantSplit/>
        </w:trPr>
        <w:tc>
          <w:tcPr>
            <w:tcW w:w="3596" w:type="dxa"/>
          </w:tcPr>
          <w:p w14:paraId="04924234" w14:textId="64AC2570" w:rsidR="00F93E88" w:rsidRDefault="00F93E88" w:rsidP="00F93E88">
            <w:r>
              <w:t>ACLs</w:t>
            </w:r>
          </w:p>
        </w:tc>
        <w:tc>
          <w:tcPr>
            <w:tcW w:w="3597" w:type="dxa"/>
          </w:tcPr>
          <w:p w14:paraId="7A028AF2" w14:textId="18FD9B82" w:rsidR="00F93E88" w:rsidRDefault="00F93E88" w:rsidP="00F93E88">
            <w:r>
              <w:t>Table/field-level</w:t>
            </w:r>
          </w:p>
        </w:tc>
        <w:tc>
          <w:tcPr>
            <w:tcW w:w="3597" w:type="dxa"/>
          </w:tcPr>
          <w:p w14:paraId="4E995FBF" w14:textId="3E707A96" w:rsidR="00F93E88" w:rsidRDefault="00F93E88" w:rsidP="00F93E88">
            <w:r>
              <w:t>Configurable</w:t>
            </w:r>
          </w:p>
        </w:tc>
      </w:tr>
      <w:tr w:rsidR="00F93E88" w14:paraId="2E9EB21F" w14:textId="77777777" w:rsidTr="00E73910">
        <w:trPr>
          <w:cantSplit/>
        </w:trPr>
        <w:tc>
          <w:tcPr>
            <w:tcW w:w="3596" w:type="dxa"/>
          </w:tcPr>
          <w:p w14:paraId="75B07776" w14:textId="4AC9080F" w:rsidR="00F93E88" w:rsidRDefault="00F93E88" w:rsidP="00F93E88">
            <w:r>
              <w:t>Access Model</w:t>
            </w:r>
          </w:p>
        </w:tc>
        <w:tc>
          <w:tcPr>
            <w:tcW w:w="3597" w:type="dxa"/>
          </w:tcPr>
          <w:p w14:paraId="0DE3DCE3" w14:textId="4B33E116" w:rsidR="00F93E88" w:rsidRDefault="00F93E88" w:rsidP="00F93E88">
            <w:r>
              <w:t>Role-based</w:t>
            </w:r>
          </w:p>
        </w:tc>
        <w:tc>
          <w:tcPr>
            <w:tcW w:w="3597" w:type="dxa"/>
          </w:tcPr>
          <w:p w14:paraId="799D9D0B" w14:textId="0BA06B3B" w:rsidR="00F93E88" w:rsidRDefault="00F93E88" w:rsidP="00F93E88">
            <w:r>
              <w:t>Extendable</w:t>
            </w:r>
          </w:p>
        </w:tc>
      </w:tr>
    </w:tbl>
    <w:p w14:paraId="2D008B2A" w14:textId="77777777" w:rsidR="00F93E88" w:rsidRDefault="00F93E88" w:rsidP="00F93E88"/>
    <w:p w14:paraId="07FC3222" w14:textId="63CF64F6" w:rsidR="00F93E88" w:rsidRDefault="00F93E88" w:rsidP="00F93E88">
      <w:pPr>
        <w:pStyle w:val="Heading2"/>
      </w:pPr>
      <w:r>
        <w:t>3.3 Users &amp;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93E88" w:rsidRPr="00F93E88" w14:paraId="2A32536D" w14:textId="77777777" w:rsidTr="00E73910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A26C2FB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C12F07F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DA125C1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93E88" w14:paraId="59FB5865" w14:textId="77777777" w:rsidTr="00E73910">
        <w:trPr>
          <w:cantSplit/>
        </w:trPr>
        <w:tc>
          <w:tcPr>
            <w:tcW w:w="3596" w:type="dxa"/>
          </w:tcPr>
          <w:p w14:paraId="67B74F3E" w14:textId="3961D806" w:rsidR="00F93E88" w:rsidRDefault="00F93E88" w:rsidP="00F93E88">
            <w:r>
              <w:t>Users</w:t>
            </w:r>
          </w:p>
        </w:tc>
        <w:tc>
          <w:tcPr>
            <w:tcW w:w="3597" w:type="dxa"/>
          </w:tcPr>
          <w:p w14:paraId="7E67E4C5" w14:textId="6C49FB51" w:rsidR="00F93E88" w:rsidRDefault="00F93E88" w:rsidP="00F93E88">
            <w:r>
              <w:t>Manual creation</w:t>
            </w:r>
          </w:p>
        </w:tc>
        <w:tc>
          <w:tcPr>
            <w:tcW w:w="3597" w:type="dxa"/>
          </w:tcPr>
          <w:p w14:paraId="72C0654E" w14:textId="14BEA031" w:rsidR="00F93E88" w:rsidRDefault="00F93E88" w:rsidP="00F93E88">
            <w:r>
              <w:t>Typically integrated</w:t>
            </w:r>
          </w:p>
        </w:tc>
      </w:tr>
      <w:tr w:rsidR="00F93E88" w14:paraId="7BB3239E" w14:textId="77777777" w:rsidTr="00E73910">
        <w:trPr>
          <w:cantSplit/>
        </w:trPr>
        <w:tc>
          <w:tcPr>
            <w:tcW w:w="3596" w:type="dxa"/>
          </w:tcPr>
          <w:p w14:paraId="1A7B0CA9" w14:textId="5100D223" w:rsidR="00F93E88" w:rsidRDefault="00F93E88" w:rsidP="00F93E88">
            <w:r>
              <w:t>Groups</w:t>
            </w:r>
          </w:p>
        </w:tc>
        <w:tc>
          <w:tcPr>
            <w:tcW w:w="3597" w:type="dxa"/>
          </w:tcPr>
          <w:p w14:paraId="7DA16D6F" w14:textId="03442FA4" w:rsidR="00F93E88" w:rsidRDefault="00F93E88" w:rsidP="00F93E88">
            <w:r>
              <w:t>Manual creation</w:t>
            </w:r>
          </w:p>
        </w:tc>
        <w:tc>
          <w:tcPr>
            <w:tcW w:w="3597" w:type="dxa"/>
          </w:tcPr>
          <w:p w14:paraId="34F02473" w14:textId="7842DE0D" w:rsidR="00F93E88" w:rsidRDefault="00F93E88" w:rsidP="00F93E88">
            <w:r>
              <w:t>Required for assignment</w:t>
            </w:r>
          </w:p>
        </w:tc>
      </w:tr>
      <w:tr w:rsidR="00F93E88" w14:paraId="506160F3" w14:textId="77777777" w:rsidTr="00E73910">
        <w:trPr>
          <w:cantSplit/>
        </w:trPr>
        <w:tc>
          <w:tcPr>
            <w:tcW w:w="3596" w:type="dxa"/>
          </w:tcPr>
          <w:p w14:paraId="226A6E6B" w14:textId="11FF444C" w:rsidR="00F93E88" w:rsidRDefault="00F93E88" w:rsidP="00F93E88">
            <w:r>
              <w:t>Group Types</w:t>
            </w:r>
          </w:p>
        </w:tc>
        <w:tc>
          <w:tcPr>
            <w:tcW w:w="3597" w:type="dxa"/>
          </w:tcPr>
          <w:p w14:paraId="681AC8D3" w14:textId="587C00EE" w:rsidR="00F93E88" w:rsidRDefault="00F93E88" w:rsidP="00F93E88">
            <w:r>
              <w:t>Not enforced</w:t>
            </w:r>
          </w:p>
        </w:tc>
        <w:tc>
          <w:tcPr>
            <w:tcW w:w="3597" w:type="dxa"/>
          </w:tcPr>
          <w:p w14:paraId="66972B34" w14:textId="37BD0C57" w:rsidR="00F93E88" w:rsidRDefault="00F93E88" w:rsidP="00F93E88">
            <w:r>
              <w:t>Can define standards</w:t>
            </w:r>
          </w:p>
        </w:tc>
      </w:tr>
    </w:tbl>
    <w:p w14:paraId="7827F1AF" w14:textId="77777777" w:rsidR="00F93E88" w:rsidRDefault="00F93E88" w:rsidP="00F93E88"/>
    <w:p w14:paraId="12908076" w14:textId="5597B14B" w:rsidR="00F93E88" w:rsidRDefault="00F93E88" w:rsidP="00F93E88">
      <w:pPr>
        <w:pStyle w:val="Heading2"/>
      </w:pPr>
      <w:r>
        <w:t>3.4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93E88" w:rsidRPr="00F93E88" w14:paraId="389408C0" w14:textId="77777777" w:rsidTr="00E73910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691AC492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2F40608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26983773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93E88" w14:paraId="5EAD1BF2" w14:textId="77777777" w:rsidTr="00E73910">
        <w:trPr>
          <w:cantSplit/>
        </w:trPr>
        <w:tc>
          <w:tcPr>
            <w:tcW w:w="3596" w:type="dxa"/>
          </w:tcPr>
          <w:p w14:paraId="22207CA7" w14:textId="6781B0D1" w:rsidR="00F93E88" w:rsidRDefault="00F93E88" w:rsidP="00F93E88">
            <w:r>
              <w:t>Login</w:t>
            </w:r>
          </w:p>
        </w:tc>
        <w:tc>
          <w:tcPr>
            <w:tcW w:w="3597" w:type="dxa"/>
          </w:tcPr>
          <w:p w14:paraId="535AD068" w14:textId="602C53E7" w:rsidR="00F93E88" w:rsidRDefault="00F93E88" w:rsidP="00F93E88">
            <w:r>
              <w:t>Local credentials</w:t>
            </w:r>
          </w:p>
        </w:tc>
        <w:tc>
          <w:tcPr>
            <w:tcW w:w="3597" w:type="dxa"/>
          </w:tcPr>
          <w:p w14:paraId="5DFA1965" w14:textId="32D82B1C" w:rsidR="00F93E88" w:rsidRDefault="00F93E88" w:rsidP="00F93E88">
            <w:r>
              <w:t>Default</w:t>
            </w:r>
          </w:p>
        </w:tc>
      </w:tr>
      <w:tr w:rsidR="00F93E88" w14:paraId="5C024705" w14:textId="77777777" w:rsidTr="00E73910">
        <w:trPr>
          <w:cantSplit/>
        </w:trPr>
        <w:tc>
          <w:tcPr>
            <w:tcW w:w="3596" w:type="dxa"/>
          </w:tcPr>
          <w:p w14:paraId="3215EE1A" w14:textId="11B0160E" w:rsidR="00F93E88" w:rsidRDefault="00F93E88" w:rsidP="00F93E88">
            <w:r>
              <w:t>SSO</w:t>
            </w:r>
          </w:p>
        </w:tc>
        <w:tc>
          <w:tcPr>
            <w:tcW w:w="3597" w:type="dxa"/>
          </w:tcPr>
          <w:p w14:paraId="0E5C3776" w14:textId="72BF2026" w:rsidR="00F93E88" w:rsidRDefault="00F93E88" w:rsidP="00F93E88">
            <w:r>
              <w:t>Not enabled</w:t>
            </w:r>
          </w:p>
        </w:tc>
        <w:tc>
          <w:tcPr>
            <w:tcW w:w="3597" w:type="dxa"/>
          </w:tcPr>
          <w:p w14:paraId="02C85F72" w14:textId="49642EF0" w:rsidR="00F93E88" w:rsidRDefault="00F93E88" w:rsidP="00F93E88">
            <w:r>
              <w:t>Requires configuration</w:t>
            </w:r>
          </w:p>
        </w:tc>
      </w:tr>
      <w:tr w:rsidR="00F93E88" w14:paraId="08D74D4A" w14:textId="77777777" w:rsidTr="00E73910">
        <w:trPr>
          <w:cantSplit/>
        </w:trPr>
        <w:tc>
          <w:tcPr>
            <w:tcW w:w="3596" w:type="dxa"/>
          </w:tcPr>
          <w:p w14:paraId="5E6B63E8" w14:textId="258A2565" w:rsidR="00F93E88" w:rsidRDefault="00F93E88" w:rsidP="00F93E88">
            <w:r>
              <w:t>MFA</w:t>
            </w:r>
          </w:p>
        </w:tc>
        <w:tc>
          <w:tcPr>
            <w:tcW w:w="3597" w:type="dxa"/>
          </w:tcPr>
          <w:p w14:paraId="58E4AB00" w14:textId="29121EE8" w:rsidR="00F93E88" w:rsidRDefault="00F93E88" w:rsidP="00F93E88">
            <w:r>
              <w:t>Optional</w:t>
            </w:r>
          </w:p>
        </w:tc>
        <w:tc>
          <w:tcPr>
            <w:tcW w:w="3597" w:type="dxa"/>
          </w:tcPr>
          <w:p w14:paraId="5780F22B" w14:textId="739234D1" w:rsidR="00F93E88" w:rsidRDefault="00F93E88" w:rsidP="00F93E88">
            <w:r>
              <w:t>Depends on Identity Provider (IdP)</w:t>
            </w:r>
          </w:p>
        </w:tc>
      </w:tr>
    </w:tbl>
    <w:p w14:paraId="470A1147" w14:textId="77777777" w:rsidR="00F93E88" w:rsidRDefault="00F93E88" w:rsidP="00F93E88"/>
    <w:p w14:paraId="0516C950" w14:textId="37204F26" w:rsidR="00F93E88" w:rsidRDefault="00F93E88" w:rsidP="00F93E88">
      <w:pPr>
        <w:pStyle w:val="Heading2"/>
      </w:pPr>
      <w:r>
        <w:t>3.5 Update Sets &amp;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93E88" w:rsidRPr="00F93E88" w14:paraId="024EC83B" w14:textId="77777777" w:rsidTr="00E73910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78B2894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20A08A5D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9E8C808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93E88" w14:paraId="4B7BEBDE" w14:textId="77777777" w:rsidTr="00E73910">
        <w:trPr>
          <w:cantSplit/>
        </w:trPr>
        <w:tc>
          <w:tcPr>
            <w:tcW w:w="3596" w:type="dxa"/>
          </w:tcPr>
          <w:p w14:paraId="23643370" w14:textId="05236105" w:rsidR="00F93E88" w:rsidRDefault="00F93E88" w:rsidP="00F93E88">
            <w:r>
              <w:t>Update Sets</w:t>
            </w:r>
          </w:p>
        </w:tc>
        <w:tc>
          <w:tcPr>
            <w:tcW w:w="3597" w:type="dxa"/>
          </w:tcPr>
          <w:p w14:paraId="5616056A" w14:textId="7390C901" w:rsidR="00F93E88" w:rsidRDefault="00F93E88" w:rsidP="00F93E88">
            <w:r>
              <w:t>Enabled</w:t>
            </w:r>
          </w:p>
        </w:tc>
        <w:tc>
          <w:tcPr>
            <w:tcW w:w="3597" w:type="dxa"/>
          </w:tcPr>
          <w:p w14:paraId="25DA870E" w14:textId="76FCD552" w:rsidR="00F93E88" w:rsidRDefault="00F93E88" w:rsidP="00F93E88">
            <w:r>
              <w:t>Manual tracking</w:t>
            </w:r>
          </w:p>
        </w:tc>
      </w:tr>
      <w:tr w:rsidR="00F93E88" w14:paraId="526E3842" w14:textId="77777777" w:rsidTr="00E73910">
        <w:trPr>
          <w:cantSplit/>
        </w:trPr>
        <w:tc>
          <w:tcPr>
            <w:tcW w:w="3596" w:type="dxa"/>
          </w:tcPr>
          <w:p w14:paraId="6C147DEF" w14:textId="34D745C7" w:rsidR="00F93E88" w:rsidRDefault="00F93E88" w:rsidP="00F93E88">
            <w:r>
              <w:t>Deployment</w:t>
            </w:r>
          </w:p>
        </w:tc>
        <w:tc>
          <w:tcPr>
            <w:tcW w:w="3597" w:type="dxa"/>
          </w:tcPr>
          <w:p w14:paraId="6930354E" w14:textId="339DC3B5" w:rsidR="00F93E88" w:rsidRDefault="00F93E88" w:rsidP="00F93E88">
            <w:r>
              <w:t>Manual promotion</w:t>
            </w:r>
          </w:p>
        </w:tc>
        <w:tc>
          <w:tcPr>
            <w:tcW w:w="3597" w:type="dxa"/>
          </w:tcPr>
          <w:p w14:paraId="7979D85C" w14:textId="6391131B" w:rsidR="00F93E88" w:rsidRDefault="00F93E88" w:rsidP="00F93E88">
            <w:r>
              <w:t>Dev → Test → Prod</w:t>
            </w:r>
          </w:p>
        </w:tc>
      </w:tr>
      <w:tr w:rsidR="00F93E88" w14:paraId="16CEB99B" w14:textId="77777777" w:rsidTr="00E73910">
        <w:trPr>
          <w:cantSplit/>
        </w:trPr>
        <w:tc>
          <w:tcPr>
            <w:tcW w:w="3596" w:type="dxa"/>
          </w:tcPr>
          <w:p w14:paraId="6971191C" w14:textId="69F04E8C" w:rsidR="00F93E88" w:rsidRDefault="00F93E88" w:rsidP="00F93E88">
            <w:r>
              <w:t>Versioning</w:t>
            </w:r>
          </w:p>
        </w:tc>
        <w:tc>
          <w:tcPr>
            <w:tcW w:w="3597" w:type="dxa"/>
          </w:tcPr>
          <w:p w14:paraId="32DD3EE9" w14:textId="4A430C1D" w:rsidR="00F93E88" w:rsidRDefault="00F93E88" w:rsidP="00F93E88">
            <w:r>
              <w:t>Basic</w:t>
            </w:r>
          </w:p>
        </w:tc>
        <w:tc>
          <w:tcPr>
            <w:tcW w:w="3597" w:type="dxa"/>
          </w:tcPr>
          <w:p w14:paraId="6CC32E29" w14:textId="4226D4F3" w:rsidR="00F93E88" w:rsidRDefault="00F93E88" w:rsidP="00F93E88">
            <w:r>
              <w:t>No branching</w:t>
            </w:r>
          </w:p>
        </w:tc>
      </w:tr>
    </w:tbl>
    <w:p w14:paraId="43BC828E" w14:textId="77777777" w:rsidR="00F93E88" w:rsidRDefault="00F93E88" w:rsidP="00F93E88"/>
    <w:p w14:paraId="13575557" w14:textId="012A3EC7" w:rsidR="00F93E88" w:rsidRDefault="00F93E88" w:rsidP="00F93E88">
      <w:pPr>
        <w:pStyle w:val="Heading2"/>
      </w:pPr>
      <w:r>
        <w:t>3.6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93E88" w:rsidRPr="00F93E88" w14:paraId="79E39148" w14:textId="77777777" w:rsidTr="00E73910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0D8838FA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DFE8A04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90181F5" w14:textId="77777777" w:rsidR="00F93E88" w:rsidRPr="00F93E88" w:rsidRDefault="00F93E88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93E88" w14:paraId="38A73B78" w14:textId="77777777" w:rsidTr="00E73910">
        <w:trPr>
          <w:cantSplit/>
        </w:trPr>
        <w:tc>
          <w:tcPr>
            <w:tcW w:w="3596" w:type="dxa"/>
          </w:tcPr>
          <w:p w14:paraId="2A496BF9" w14:textId="22890EC5" w:rsidR="00F93E88" w:rsidRDefault="00F93E88" w:rsidP="00F93E88">
            <w:r>
              <w:t>Email</w:t>
            </w:r>
          </w:p>
        </w:tc>
        <w:tc>
          <w:tcPr>
            <w:tcW w:w="3597" w:type="dxa"/>
          </w:tcPr>
          <w:p w14:paraId="5DBFE9D3" w14:textId="7E42D9DA" w:rsidR="00F93E88" w:rsidRDefault="00F93E88" w:rsidP="00F93E88">
            <w:r>
              <w:t>Enabled</w:t>
            </w:r>
          </w:p>
        </w:tc>
        <w:tc>
          <w:tcPr>
            <w:tcW w:w="3597" w:type="dxa"/>
          </w:tcPr>
          <w:p w14:paraId="267A309A" w14:textId="25E91940" w:rsidR="00F93E88" w:rsidRDefault="00F93E88" w:rsidP="00F93E88">
            <w:r>
              <w:t>Needs SMTP config</w:t>
            </w:r>
          </w:p>
        </w:tc>
      </w:tr>
      <w:tr w:rsidR="00F93E88" w14:paraId="519286DF" w14:textId="77777777" w:rsidTr="00E73910">
        <w:trPr>
          <w:cantSplit/>
        </w:trPr>
        <w:tc>
          <w:tcPr>
            <w:tcW w:w="3596" w:type="dxa"/>
          </w:tcPr>
          <w:p w14:paraId="02A134ED" w14:textId="48C799EA" w:rsidR="00F93E88" w:rsidRDefault="00F93E88" w:rsidP="00F93E88">
            <w:r>
              <w:t>Templates</w:t>
            </w:r>
          </w:p>
        </w:tc>
        <w:tc>
          <w:tcPr>
            <w:tcW w:w="3597" w:type="dxa"/>
          </w:tcPr>
          <w:p w14:paraId="7D7822C3" w14:textId="431C958D" w:rsidR="00F93E88" w:rsidRDefault="00F93E88" w:rsidP="00F93E88">
            <w:r>
              <w:t>Basic</w:t>
            </w:r>
          </w:p>
        </w:tc>
        <w:tc>
          <w:tcPr>
            <w:tcW w:w="3597" w:type="dxa"/>
          </w:tcPr>
          <w:p w14:paraId="04DA9BAA" w14:textId="78D35B34" w:rsidR="00F93E88" w:rsidRDefault="00F93E88" w:rsidP="00F93E88">
            <w:r>
              <w:t>Customizable</w:t>
            </w:r>
          </w:p>
        </w:tc>
      </w:tr>
      <w:tr w:rsidR="00F93E88" w14:paraId="1BA235F4" w14:textId="77777777" w:rsidTr="00E73910">
        <w:trPr>
          <w:cantSplit/>
        </w:trPr>
        <w:tc>
          <w:tcPr>
            <w:tcW w:w="3596" w:type="dxa"/>
          </w:tcPr>
          <w:p w14:paraId="7D4D091A" w14:textId="558854F7" w:rsidR="00F93E88" w:rsidRDefault="00F93E88" w:rsidP="00F93E88">
            <w:r>
              <w:t>Triggers</w:t>
            </w:r>
          </w:p>
        </w:tc>
        <w:tc>
          <w:tcPr>
            <w:tcW w:w="3597" w:type="dxa"/>
          </w:tcPr>
          <w:p w14:paraId="0F632076" w14:textId="5CC2D3B8" w:rsidR="00F93E88" w:rsidRDefault="00F93E88" w:rsidP="00F93E88">
            <w:r>
              <w:t>Event-driven</w:t>
            </w:r>
          </w:p>
        </w:tc>
        <w:tc>
          <w:tcPr>
            <w:tcW w:w="3597" w:type="dxa"/>
          </w:tcPr>
          <w:p w14:paraId="68E105A3" w14:textId="12717D2B" w:rsidR="00F93E88" w:rsidRDefault="00F93E88" w:rsidP="00F93E88">
            <w:r>
              <w:t>Must define</w:t>
            </w:r>
          </w:p>
        </w:tc>
      </w:tr>
    </w:tbl>
    <w:p w14:paraId="23F265C3" w14:textId="77777777" w:rsidR="00F93E88" w:rsidRDefault="00F93E88" w:rsidP="00F93E88"/>
    <w:p w14:paraId="2969F7B2" w14:textId="54A8AD67" w:rsidR="0048765F" w:rsidRDefault="0048765F" w:rsidP="0048765F">
      <w:pPr>
        <w:pStyle w:val="Heading2"/>
      </w:pPr>
      <w:r>
        <w:t>3.7 Naming &amp;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8765F" w:rsidRPr="00F93E88" w14:paraId="67A8F5B2" w14:textId="77777777" w:rsidTr="00E73910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0CEB05DA" w14:textId="77777777" w:rsidR="0048765F" w:rsidRPr="00F93E88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2F4C4254" w14:textId="77777777" w:rsidR="0048765F" w:rsidRPr="00F93E88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B996AF5" w14:textId="77777777" w:rsidR="0048765F" w:rsidRPr="00F93E88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765F" w14:paraId="3C8A5681" w14:textId="77777777" w:rsidTr="00E73910">
        <w:trPr>
          <w:cantSplit/>
        </w:trPr>
        <w:tc>
          <w:tcPr>
            <w:tcW w:w="3596" w:type="dxa"/>
          </w:tcPr>
          <w:p w14:paraId="57E68C72" w14:textId="331A8D9D" w:rsidR="0048765F" w:rsidRDefault="0048765F" w:rsidP="0048765F">
            <w:r>
              <w:t>Naming Standards</w:t>
            </w:r>
          </w:p>
        </w:tc>
        <w:tc>
          <w:tcPr>
            <w:tcW w:w="3597" w:type="dxa"/>
          </w:tcPr>
          <w:p w14:paraId="42A6E900" w14:textId="47721C42" w:rsidR="0048765F" w:rsidRDefault="0048765F" w:rsidP="0048765F">
            <w:r>
              <w:t>None</w:t>
            </w:r>
          </w:p>
        </w:tc>
        <w:tc>
          <w:tcPr>
            <w:tcW w:w="3597" w:type="dxa"/>
          </w:tcPr>
          <w:p w14:paraId="18457AF2" w14:textId="0E228434" w:rsidR="0048765F" w:rsidRDefault="0048765F" w:rsidP="0048765F">
            <w:r>
              <w:t>Must define</w:t>
            </w:r>
          </w:p>
        </w:tc>
      </w:tr>
      <w:tr w:rsidR="0048765F" w14:paraId="7734AEE9" w14:textId="77777777" w:rsidTr="00E73910">
        <w:trPr>
          <w:cantSplit/>
        </w:trPr>
        <w:tc>
          <w:tcPr>
            <w:tcW w:w="3596" w:type="dxa"/>
          </w:tcPr>
          <w:p w14:paraId="22255C5F" w14:textId="0EBCBB94" w:rsidR="0048765F" w:rsidRDefault="0048765F" w:rsidP="0048765F">
            <w:r>
              <w:t>Documentation</w:t>
            </w:r>
          </w:p>
        </w:tc>
        <w:tc>
          <w:tcPr>
            <w:tcW w:w="3597" w:type="dxa"/>
          </w:tcPr>
          <w:p w14:paraId="0E556342" w14:textId="1456CA51" w:rsidR="0048765F" w:rsidRDefault="0048765F" w:rsidP="0048765F">
            <w:r>
              <w:t>None</w:t>
            </w:r>
          </w:p>
        </w:tc>
        <w:tc>
          <w:tcPr>
            <w:tcW w:w="3597" w:type="dxa"/>
          </w:tcPr>
          <w:p w14:paraId="7CCD9E09" w14:textId="6359D1EF" w:rsidR="0048765F" w:rsidRDefault="0048765F" w:rsidP="0048765F">
            <w:r>
              <w:t>Required for scale</w:t>
            </w:r>
          </w:p>
        </w:tc>
      </w:tr>
      <w:tr w:rsidR="0048765F" w14:paraId="6B136D3B" w14:textId="77777777" w:rsidTr="00E73910">
        <w:trPr>
          <w:cantSplit/>
        </w:trPr>
        <w:tc>
          <w:tcPr>
            <w:tcW w:w="3596" w:type="dxa"/>
          </w:tcPr>
          <w:p w14:paraId="3B27135C" w14:textId="783ABFE3" w:rsidR="0048765F" w:rsidRDefault="0048765F" w:rsidP="0048765F">
            <w:r>
              <w:t>Governance</w:t>
            </w:r>
          </w:p>
        </w:tc>
        <w:tc>
          <w:tcPr>
            <w:tcW w:w="3597" w:type="dxa"/>
          </w:tcPr>
          <w:p w14:paraId="651E8DDB" w14:textId="3BD35E6C" w:rsidR="0048765F" w:rsidRDefault="0048765F" w:rsidP="0048765F">
            <w:r>
              <w:t>Not enforced</w:t>
            </w:r>
          </w:p>
        </w:tc>
        <w:tc>
          <w:tcPr>
            <w:tcW w:w="3597" w:type="dxa"/>
          </w:tcPr>
          <w:p w14:paraId="6034F7CD" w14:textId="68308CDC" w:rsidR="0048765F" w:rsidRDefault="0048765F" w:rsidP="0048765F">
            <w:r>
              <w:t>Process-driven</w:t>
            </w:r>
          </w:p>
        </w:tc>
      </w:tr>
    </w:tbl>
    <w:p w14:paraId="3A399133" w14:textId="77777777" w:rsidR="0048765F" w:rsidRDefault="0048765F" w:rsidP="0048765F"/>
    <w:p w14:paraId="67EC861B" w14:textId="1E81C034" w:rsidR="0048765F" w:rsidRDefault="0048765F" w:rsidP="0048765F">
      <w:pPr>
        <w:pStyle w:val="Heading1"/>
      </w:pPr>
      <w:r>
        <w:t>4. Key Decisions (Client Input)</w:t>
      </w:r>
    </w:p>
    <w:p w14:paraId="7C7E5B32" w14:textId="1EE9B64F" w:rsidR="0048765F" w:rsidRDefault="0048765F" w:rsidP="0048765F">
      <w:pPr>
        <w:pStyle w:val="Heading2"/>
      </w:pPr>
      <w:r>
        <w:t>4.1 Environment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48765F" w:rsidRPr="0048765F" w14:paraId="092ECCF4" w14:textId="77777777" w:rsidTr="0048765F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0556ABF9" w14:textId="4805AB50" w:rsidR="0048765F" w:rsidRPr="0048765F" w:rsidRDefault="0048765F" w:rsidP="0048765F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103404" w14:textId="1C89FD52" w:rsidR="0048765F" w:rsidRPr="0048765F" w:rsidRDefault="0048765F" w:rsidP="0048765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DA85F03" w14:textId="74C803C9" w:rsidR="0048765F" w:rsidRPr="0048765F" w:rsidRDefault="0048765F" w:rsidP="0048765F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F51BC99" w14:textId="38461D6C" w:rsidR="0048765F" w:rsidRPr="0048765F" w:rsidRDefault="0048765F" w:rsidP="0048765F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DBD107F" w14:textId="74E3852F" w:rsidR="0048765F" w:rsidRPr="0048765F" w:rsidRDefault="0048765F" w:rsidP="0048765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765F" w14:paraId="0E740440" w14:textId="77777777" w:rsidTr="0048765F">
        <w:trPr>
          <w:cantSplit/>
        </w:trPr>
        <w:tc>
          <w:tcPr>
            <w:tcW w:w="2158" w:type="dxa"/>
          </w:tcPr>
          <w:p w14:paraId="63796702" w14:textId="0D1F2788" w:rsidR="0048765F" w:rsidRDefault="0048765F" w:rsidP="0048765F">
            <w:r>
              <w:t>Environment Model</w:t>
            </w:r>
          </w:p>
        </w:tc>
        <w:tc>
          <w:tcPr>
            <w:tcW w:w="2158" w:type="dxa"/>
          </w:tcPr>
          <w:p w14:paraId="4371A4AC" w14:textId="7F3C31B8" w:rsidR="0048765F" w:rsidRDefault="0048765F" w:rsidP="0048765F">
            <w:r>
              <w:t>Optional Dev/Test/Prod</w:t>
            </w:r>
          </w:p>
        </w:tc>
        <w:tc>
          <w:tcPr>
            <w:tcW w:w="2158" w:type="dxa"/>
          </w:tcPr>
          <w:p w14:paraId="79C7385E" w14:textId="77777777" w:rsidR="0048765F" w:rsidRDefault="0048765F" w:rsidP="0048765F"/>
        </w:tc>
        <w:tc>
          <w:tcPr>
            <w:tcW w:w="2158" w:type="dxa"/>
          </w:tcPr>
          <w:p w14:paraId="6ACA5ED7" w14:textId="77777777" w:rsidR="0048765F" w:rsidRDefault="0048765F" w:rsidP="0048765F"/>
        </w:tc>
        <w:tc>
          <w:tcPr>
            <w:tcW w:w="2158" w:type="dxa"/>
          </w:tcPr>
          <w:p w14:paraId="70A53F23" w14:textId="77777777" w:rsidR="0048765F" w:rsidRDefault="0048765F" w:rsidP="0048765F"/>
        </w:tc>
      </w:tr>
      <w:tr w:rsidR="0048765F" w14:paraId="381D4DF0" w14:textId="77777777" w:rsidTr="0048765F">
        <w:trPr>
          <w:cantSplit/>
        </w:trPr>
        <w:tc>
          <w:tcPr>
            <w:tcW w:w="2158" w:type="dxa"/>
          </w:tcPr>
          <w:p w14:paraId="13D3B955" w14:textId="434C4B37" w:rsidR="0048765F" w:rsidRDefault="0048765F" w:rsidP="0048765F">
            <w:r>
              <w:t>Data Refresh Strategy</w:t>
            </w:r>
          </w:p>
        </w:tc>
        <w:tc>
          <w:tcPr>
            <w:tcW w:w="2158" w:type="dxa"/>
          </w:tcPr>
          <w:p w14:paraId="3C79C08E" w14:textId="60EE620F" w:rsidR="0048765F" w:rsidRDefault="0048765F" w:rsidP="0048765F">
            <w:r>
              <w:t>None</w:t>
            </w:r>
          </w:p>
        </w:tc>
        <w:tc>
          <w:tcPr>
            <w:tcW w:w="2158" w:type="dxa"/>
          </w:tcPr>
          <w:p w14:paraId="25DCD6C9" w14:textId="77777777" w:rsidR="0048765F" w:rsidRDefault="0048765F" w:rsidP="0048765F"/>
        </w:tc>
        <w:tc>
          <w:tcPr>
            <w:tcW w:w="2158" w:type="dxa"/>
          </w:tcPr>
          <w:p w14:paraId="2428B6A3" w14:textId="77777777" w:rsidR="0048765F" w:rsidRDefault="0048765F" w:rsidP="0048765F"/>
        </w:tc>
        <w:tc>
          <w:tcPr>
            <w:tcW w:w="2158" w:type="dxa"/>
          </w:tcPr>
          <w:p w14:paraId="48F347FB" w14:textId="77777777" w:rsidR="0048765F" w:rsidRDefault="0048765F" w:rsidP="0048765F"/>
        </w:tc>
      </w:tr>
      <w:tr w:rsidR="0048765F" w14:paraId="7354B363" w14:textId="77777777" w:rsidTr="0048765F">
        <w:trPr>
          <w:cantSplit/>
        </w:trPr>
        <w:tc>
          <w:tcPr>
            <w:tcW w:w="2158" w:type="dxa"/>
          </w:tcPr>
          <w:p w14:paraId="5743BD4A" w14:textId="3434B490" w:rsidR="0048765F" w:rsidRDefault="0048765F" w:rsidP="0048765F">
            <w:r>
              <w:t>Release Frequency</w:t>
            </w:r>
          </w:p>
        </w:tc>
        <w:tc>
          <w:tcPr>
            <w:tcW w:w="2158" w:type="dxa"/>
          </w:tcPr>
          <w:p w14:paraId="5CC19633" w14:textId="64FFCD5B" w:rsidR="0048765F" w:rsidRDefault="0048765F" w:rsidP="0048765F">
            <w:r>
              <w:t>Not defined</w:t>
            </w:r>
          </w:p>
        </w:tc>
        <w:tc>
          <w:tcPr>
            <w:tcW w:w="2158" w:type="dxa"/>
          </w:tcPr>
          <w:p w14:paraId="09AC05F6" w14:textId="77777777" w:rsidR="0048765F" w:rsidRDefault="0048765F" w:rsidP="0048765F"/>
        </w:tc>
        <w:tc>
          <w:tcPr>
            <w:tcW w:w="2158" w:type="dxa"/>
          </w:tcPr>
          <w:p w14:paraId="276D6345" w14:textId="77777777" w:rsidR="0048765F" w:rsidRDefault="0048765F" w:rsidP="0048765F"/>
        </w:tc>
        <w:tc>
          <w:tcPr>
            <w:tcW w:w="2158" w:type="dxa"/>
          </w:tcPr>
          <w:p w14:paraId="2A860AAF" w14:textId="77777777" w:rsidR="0048765F" w:rsidRDefault="0048765F" w:rsidP="0048765F"/>
        </w:tc>
      </w:tr>
    </w:tbl>
    <w:p w14:paraId="34939E49" w14:textId="77777777" w:rsidR="0048765F" w:rsidRDefault="0048765F" w:rsidP="0048765F"/>
    <w:p w14:paraId="7D55DF7D" w14:textId="5C512094" w:rsidR="0048765F" w:rsidRDefault="0048765F" w:rsidP="0048765F">
      <w:pPr>
        <w:pStyle w:val="Heading2"/>
      </w:pPr>
      <w:r>
        <w:t>4.2 Access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48765F" w:rsidRPr="0048765F" w14:paraId="6E86D008" w14:textId="77777777" w:rsidTr="00E73910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8BC5103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7CBE33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B9989C4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C46D283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406A8CE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765F" w14:paraId="7FA8202B" w14:textId="77777777" w:rsidTr="00E73910">
        <w:trPr>
          <w:cantSplit/>
        </w:trPr>
        <w:tc>
          <w:tcPr>
            <w:tcW w:w="2158" w:type="dxa"/>
          </w:tcPr>
          <w:p w14:paraId="44E7C402" w14:textId="1DCD25BA" w:rsidR="0048765F" w:rsidRDefault="0048765F" w:rsidP="0048765F">
            <w:r>
              <w:t>Role Model</w:t>
            </w:r>
          </w:p>
        </w:tc>
        <w:tc>
          <w:tcPr>
            <w:tcW w:w="2158" w:type="dxa"/>
          </w:tcPr>
          <w:p w14:paraId="0A57595F" w14:textId="77C406B4" w:rsidR="0048765F" w:rsidRDefault="0048765F" w:rsidP="0048765F">
            <w:r>
              <w:t>Standard ITIL roles</w:t>
            </w:r>
          </w:p>
        </w:tc>
        <w:tc>
          <w:tcPr>
            <w:tcW w:w="2158" w:type="dxa"/>
          </w:tcPr>
          <w:p w14:paraId="540C406A" w14:textId="77777777" w:rsidR="0048765F" w:rsidRDefault="0048765F" w:rsidP="0048765F"/>
        </w:tc>
        <w:tc>
          <w:tcPr>
            <w:tcW w:w="2158" w:type="dxa"/>
          </w:tcPr>
          <w:p w14:paraId="75101778" w14:textId="77777777" w:rsidR="0048765F" w:rsidRDefault="0048765F" w:rsidP="0048765F"/>
        </w:tc>
        <w:tc>
          <w:tcPr>
            <w:tcW w:w="2158" w:type="dxa"/>
          </w:tcPr>
          <w:p w14:paraId="05614531" w14:textId="77777777" w:rsidR="0048765F" w:rsidRDefault="0048765F" w:rsidP="0048765F"/>
        </w:tc>
      </w:tr>
      <w:tr w:rsidR="0048765F" w14:paraId="0FE541E5" w14:textId="77777777" w:rsidTr="00E73910">
        <w:trPr>
          <w:cantSplit/>
        </w:trPr>
        <w:tc>
          <w:tcPr>
            <w:tcW w:w="2158" w:type="dxa"/>
          </w:tcPr>
          <w:p w14:paraId="6FE71ABD" w14:textId="22F8A3C3" w:rsidR="0048765F" w:rsidRDefault="0048765F" w:rsidP="0048765F">
            <w:r>
              <w:t>Admin Access</w:t>
            </w:r>
          </w:p>
        </w:tc>
        <w:tc>
          <w:tcPr>
            <w:tcW w:w="2158" w:type="dxa"/>
          </w:tcPr>
          <w:p w14:paraId="0FF9AE16" w14:textId="59FB11C5" w:rsidR="0048765F" w:rsidRDefault="0048765F" w:rsidP="0048765F">
            <w:r>
              <w:t>Full admin role</w:t>
            </w:r>
          </w:p>
        </w:tc>
        <w:tc>
          <w:tcPr>
            <w:tcW w:w="2158" w:type="dxa"/>
          </w:tcPr>
          <w:p w14:paraId="78984B58" w14:textId="77777777" w:rsidR="0048765F" w:rsidRDefault="0048765F" w:rsidP="0048765F"/>
        </w:tc>
        <w:tc>
          <w:tcPr>
            <w:tcW w:w="2158" w:type="dxa"/>
          </w:tcPr>
          <w:p w14:paraId="058F6882" w14:textId="77777777" w:rsidR="0048765F" w:rsidRDefault="0048765F" w:rsidP="0048765F"/>
        </w:tc>
        <w:tc>
          <w:tcPr>
            <w:tcW w:w="2158" w:type="dxa"/>
          </w:tcPr>
          <w:p w14:paraId="69A8E850" w14:textId="77777777" w:rsidR="0048765F" w:rsidRDefault="0048765F" w:rsidP="0048765F"/>
        </w:tc>
      </w:tr>
      <w:tr w:rsidR="0048765F" w14:paraId="0B3204AE" w14:textId="77777777" w:rsidTr="00E73910">
        <w:trPr>
          <w:cantSplit/>
        </w:trPr>
        <w:tc>
          <w:tcPr>
            <w:tcW w:w="2158" w:type="dxa"/>
          </w:tcPr>
          <w:p w14:paraId="691DB931" w14:textId="77647FA0" w:rsidR="0048765F" w:rsidRDefault="0048765F" w:rsidP="0048765F">
            <w:r>
              <w:t>Least Privilege</w:t>
            </w:r>
          </w:p>
        </w:tc>
        <w:tc>
          <w:tcPr>
            <w:tcW w:w="2158" w:type="dxa"/>
          </w:tcPr>
          <w:p w14:paraId="34568630" w14:textId="26A501F3" w:rsidR="0048765F" w:rsidRDefault="0048765F" w:rsidP="0048765F">
            <w:r>
              <w:t>Not enforced</w:t>
            </w:r>
          </w:p>
        </w:tc>
        <w:tc>
          <w:tcPr>
            <w:tcW w:w="2158" w:type="dxa"/>
          </w:tcPr>
          <w:p w14:paraId="76669CCD" w14:textId="77777777" w:rsidR="0048765F" w:rsidRDefault="0048765F" w:rsidP="0048765F"/>
        </w:tc>
        <w:tc>
          <w:tcPr>
            <w:tcW w:w="2158" w:type="dxa"/>
          </w:tcPr>
          <w:p w14:paraId="599A5B9B" w14:textId="77777777" w:rsidR="0048765F" w:rsidRDefault="0048765F" w:rsidP="0048765F"/>
        </w:tc>
        <w:tc>
          <w:tcPr>
            <w:tcW w:w="2158" w:type="dxa"/>
          </w:tcPr>
          <w:p w14:paraId="11B94252" w14:textId="77777777" w:rsidR="0048765F" w:rsidRDefault="0048765F" w:rsidP="0048765F"/>
        </w:tc>
      </w:tr>
    </w:tbl>
    <w:p w14:paraId="6A003991" w14:textId="77777777" w:rsidR="0048765F" w:rsidRDefault="0048765F" w:rsidP="0048765F"/>
    <w:p w14:paraId="31DE8A27" w14:textId="4718769D" w:rsidR="0048765F" w:rsidRDefault="0048765F" w:rsidP="0048765F">
      <w:pPr>
        <w:pStyle w:val="Heading2"/>
      </w:pPr>
      <w:r>
        <w:t>4.3 User &amp; Group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48765F" w:rsidRPr="0048765F" w14:paraId="78B2A12C" w14:textId="77777777" w:rsidTr="00E73910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1D59A294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2BECB0E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C808FE8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B1D9D7C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A2F6E99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765F" w14:paraId="70A97522" w14:textId="77777777" w:rsidTr="00E73910">
        <w:trPr>
          <w:cantSplit/>
        </w:trPr>
        <w:tc>
          <w:tcPr>
            <w:tcW w:w="2158" w:type="dxa"/>
          </w:tcPr>
          <w:p w14:paraId="77DDFAA9" w14:textId="1642CC80" w:rsidR="0048765F" w:rsidRDefault="0048765F" w:rsidP="0048765F">
            <w:r>
              <w:t>Group Structure</w:t>
            </w:r>
          </w:p>
        </w:tc>
        <w:tc>
          <w:tcPr>
            <w:tcW w:w="2158" w:type="dxa"/>
          </w:tcPr>
          <w:p w14:paraId="19E611F8" w14:textId="2F273DE9" w:rsidR="0048765F" w:rsidRDefault="0048765F" w:rsidP="0048765F">
            <w:r>
              <w:t>None</w:t>
            </w:r>
          </w:p>
        </w:tc>
        <w:tc>
          <w:tcPr>
            <w:tcW w:w="2158" w:type="dxa"/>
          </w:tcPr>
          <w:p w14:paraId="2A4C1237" w14:textId="77777777" w:rsidR="0048765F" w:rsidRDefault="0048765F" w:rsidP="0048765F"/>
        </w:tc>
        <w:tc>
          <w:tcPr>
            <w:tcW w:w="2158" w:type="dxa"/>
          </w:tcPr>
          <w:p w14:paraId="43638785" w14:textId="77777777" w:rsidR="0048765F" w:rsidRDefault="0048765F" w:rsidP="0048765F"/>
        </w:tc>
        <w:tc>
          <w:tcPr>
            <w:tcW w:w="2158" w:type="dxa"/>
          </w:tcPr>
          <w:p w14:paraId="5C52D45A" w14:textId="77777777" w:rsidR="0048765F" w:rsidRDefault="0048765F" w:rsidP="0048765F"/>
        </w:tc>
      </w:tr>
      <w:tr w:rsidR="0048765F" w14:paraId="2F835DB3" w14:textId="77777777" w:rsidTr="00E73910">
        <w:trPr>
          <w:cantSplit/>
        </w:trPr>
        <w:tc>
          <w:tcPr>
            <w:tcW w:w="2158" w:type="dxa"/>
          </w:tcPr>
          <w:p w14:paraId="2FFF7D88" w14:textId="0F646E05" w:rsidR="0048765F" w:rsidRDefault="0048765F" w:rsidP="0048765F">
            <w:r>
              <w:t>Assignment Groups</w:t>
            </w:r>
          </w:p>
        </w:tc>
        <w:tc>
          <w:tcPr>
            <w:tcW w:w="2158" w:type="dxa"/>
          </w:tcPr>
          <w:p w14:paraId="777F9EB3" w14:textId="3DAC966F" w:rsidR="0048765F" w:rsidRDefault="0048765F" w:rsidP="0048765F">
            <w:r>
              <w:t>Manual</w:t>
            </w:r>
          </w:p>
        </w:tc>
        <w:tc>
          <w:tcPr>
            <w:tcW w:w="2158" w:type="dxa"/>
          </w:tcPr>
          <w:p w14:paraId="75F82020" w14:textId="77777777" w:rsidR="0048765F" w:rsidRDefault="0048765F" w:rsidP="0048765F"/>
        </w:tc>
        <w:tc>
          <w:tcPr>
            <w:tcW w:w="2158" w:type="dxa"/>
          </w:tcPr>
          <w:p w14:paraId="4AF5696E" w14:textId="77777777" w:rsidR="0048765F" w:rsidRDefault="0048765F" w:rsidP="0048765F"/>
        </w:tc>
        <w:tc>
          <w:tcPr>
            <w:tcW w:w="2158" w:type="dxa"/>
          </w:tcPr>
          <w:p w14:paraId="43DA79E7" w14:textId="77777777" w:rsidR="0048765F" w:rsidRDefault="0048765F" w:rsidP="0048765F"/>
        </w:tc>
      </w:tr>
      <w:tr w:rsidR="0048765F" w14:paraId="0D856826" w14:textId="77777777" w:rsidTr="00E73910">
        <w:trPr>
          <w:cantSplit/>
        </w:trPr>
        <w:tc>
          <w:tcPr>
            <w:tcW w:w="2158" w:type="dxa"/>
          </w:tcPr>
          <w:p w14:paraId="5DAE5A24" w14:textId="138B504C" w:rsidR="0048765F" w:rsidRDefault="0048765F" w:rsidP="0048765F">
            <w:r>
              <w:t>Naming Convention</w:t>
            </w:r>
          </w:p>
        </w:tc>
        <w:tc>
          <w:tcPr>
            <w:tcW w:w="2158" w:type="dxa"/>
          </w:tcPr>
          <w:p w14:paraId="04C5072D" w14:textId="6CB71A1B" w:rsidR="0048765F" w:rsidRDefault="0048765F" w:rsidP="0048765F">
            <w:r>
              <w:t>None</w:t>
            </w:r>
          </w:p>
        </w:tc>
        <w:tc>
          <w:tcPr>
            <w:tcW w:w="2158" w:type="dxa"/>
          </w:tcPr>
          <w:p w14:paraId="15B0F2A3" w14:textId="77777777" w:rsidR="0048765F" w:rsidRDefault="0048765F" w:rsidP="0048765F"/>
        </w:tc>
        <w:tc>
          <w:tcPr>
            <w:tcW w:w="2158" w:type="dxa"/>
          </w:tcPr>
          <w:p w14:paraId="40590DEA" w14:textId="77777777" w:rsidR="0048765F" w:rsidRDefault="0048765F" w:rsidP="0048765F"/>
        </w:tc>
        <w:tc>
          <w:tcPr>
            <w:tcW w:w="2158" w:type="dxa"/>
          </w:tcPr>
          <w:p w14:paraId="3377946A" w14:textId="77777777" w:rsidR="0048765F" w:rsidRDefault="0048765F" w:rsidP="0048765F"/>
        </w:tc>
      </w:tr>
    </w:tbl>
    <w:p w14:paraId="46E420F9" w14:textId="77777777" w:rsidR="0048765F" w:rsidRDefault="0048765F" w:rsidP="0048765F"/>
    <w:p w14:paraId="640DF819" w14:textId="385D8A57" w:rsidR="0048765F" w:rsidRDefault="0048765F" w:rsidP="0048765F">
      <w:pPr>
        <w:pStyle w:val="Heading2"/>
      </w:pPr>
      <w:r>
        <w:t>4.4 Authentication (SSO)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48765F" w:rsidRPr="0048765F" w14:paraId="59D987FB" w14:textId="77777777" w:rsidTr="00E73910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9CF16D3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AB67F4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2BFEA89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7955D04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81E34BA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765F" w14:paraId="34570B53" w14:textId="77777777" w:rsidTr="00E73910">
        <w:trPr>
          <w:cantSplit/>
        </w:trPr>
        <w:tc>
          <w:tcPr>
            <w:tcW w:w="2158" w:type="dxa"/>
          </w:tcPr>
          <w:p w14:paraId="09427BCF" w14:textId="525D177C" w:rsidR="0048765F" w:rsidRDefault="0048765F" w:rsidP="0048765F">
            <w:r>
              <w:t>Identity Provider</w:t>
            </w:r>
          </w:p>
        </w:tc>
        <w:tc>
          <w:tcPr>
            <w:tcW w:w="2158" w:type="dxa"/>
          </w:tcPr>
          <w:p w14:paraId="56945C96" w14:textId="318392A9" w:rsidR="0048765F" w:rsidRDefault="0048765F" w:rsidP="0048765F">
            <w:r>
              <w:t>None</w:t>
            </w:r>
          </w:p>
        </w:tc>
        <w:tc>
          <w:tcPr>
            <w:tcW w:w="2158" w:type="dxa"/>
          </w:tcPr>
          <w:p w14:paraId="14B0BCAA" w14:textId="77777777" w:rsidR="0048765F" w:rsidRDefault="0048765F" w:rsidP="0048765F"/>
        </w:tc>
        <w:tc>
          <w:tcPr>
            <w:tcW w:w="2158" w:type="dxa"/>
          </w:tcPr>
          <w:p w14:paraId="5B4274E3" w14:textId="77777777" w:rsidR="0048765F" w:rsidRDefault="0048765F" w:rsidP="0048765F"/>
        </w:tc>
        <w:tc>
          <w:tcPr>
            <w:tcW w:w="2158" w:type="dxa"/>
          </w:tcPr>
          <w:p w14:paraId="1F8B0BF9" w14:textId="77777777" w:rsidR="0048765F" w:rsidRDefault="0048765F" w:rsidP="0048765F"/>
        </w:tc>
      </w:tr>
      <w:tr w:rsidR="0048765F" w14:paraId="4DF392E3" w14:textId="77777777" w:rsidTr="00E73910">
        <w:trPr>
          <w:cantSplit/>
        </w:trPr>
        <w:tc>
          <w:tcPr>
            <w:tcW w:w="2158" w:type="dxa"/>
          </w:tcPr>
          <w:p w14:paraId="0A5A4E04" w14:textId="10139481" w:rsidR="0048765F" w:rsidRDefault="0048765F" w:rsidP="0048765F">
            <w:r>
              <w:t>SSO Required</w:t>
            </w:r>
          </w:p>
        </w:tc>
        <w:tc>
          <w:tcPr>
            <w:tcW w:w="2158" w:type="dxa"/>
          </w:tcPr>
          <w:p w14:paraId="456FA148" w14:textId="35FD5DE0" w:rsidR="0048765F" w:rsidRDefault="0048765F" w:rsidP="0048765F">
            <w:r>
              <w:t>No</w:t>
            </w:r>
          </w:p>
        </w:tc>
        <w:tc>
          <w:tcPr>
            <w:tcW w:w="2158" w:type="dxa"/>
          </w:tcPr>
          <w:p w14:paraId="668B18FA" w14:textId="77777777" w:rsidR="0048765F" w:rsidRDefault="0048765F" w:rsidP="0048765F"/>
        </w:tc>
        <w:tc>
          <w:tcPr>
            <w:tcW w:w="2158" w:type="dxa"/>
          </w:tcPr>
          <w:p w14:paraId="014A1627" w14:textId="77777777" w:rsidR="0048765F" w:rsidRDefault="0048765F" w:rsidP="0048765F"/>
        </w:tc>
        <w:tc>
          <w:tcPr>
            <w:tcW w:w="2158" w:type="dxa"/>
          </w:tcPr>
          <w:p w14:paraId="124075CA" w14:textId="77777777" w:rsidR="0048765F" w:rsidRDefault="0048765F" w:rsidP="0048765F"/>
        </w:tc>
      </w:tr>
      <w:tr w:rsidR="0048765F" w14:paraId="35FC14C6" w14:textId="77777777" w:rsidTr="00E73910">
        <w:trPr>
          <w:cantSplit/>
        </w:trPr>
        <w:tc>
          <w:tcPr>
            <w:tcW w:w="2158" w:type="dxa"/>
          </w:tcPr>
          <w:p w14:paraId="1456DEE7" w14:textId="305A36F6" w:rsidR="0048765F" w:rsidRDefault="0048765F" w:rsidP="0048765F">
            <w:r>
              <w:t>MFA Enforcement</w:t>
            </w:r>
          </w:p>
        </w:tc>
        <w:tc>
          <w:tcPr>
            <w:tcW w:w="2158" w:type="dxa"/>
          </w:tcPr>
          <w:p w14:paraId="63B20A33" w14:textId="340FB152" w:rsidR="0048765F" w:rsidRDefault="0048765F" w:rsidP="0048765F">
            <w:r>
              <w:t>Optional</w:t>
            </w:r>
          </w:p>
        </w:tc>
        <w:tc>
          <w:tcPr>
            <w:tcW w:w="2158" w:type="dxa"/>
          </w:tcPr>
          <w:p w14:paraId="403E2EE7" w14:textId="77777777" w:rsidR="0048765F" w:rsidRDefault="0048765F" w:rsidP="0048765F"/>
        </w:tc>
        <w:tc>
          <w:tcPr>
            <w:tcW w:w="2158" w:type="dxa"/>
          </w:tcPr>
          <w:p w14:paraId="2C9A2EBC" w14:textId="77777777" w:rsidR="0048765F" w:rsidRDefault="0048765F" w:rsidP="0048765F"/>
        </w:tc>
        <w:tc>
          <w:tcPr>
            <w:tcW w:w="2158" w:type="dxa"/>
          </w:tcPr>
          <w:p w14:paraId="31FF9B78" w14:textId="77777777" w:rsidR="0048765F" w:rsidRDefault="0048765F" w:rsidP="0048765F"/>
        </w:tc>
      </w:tr>
    </w:tbl>
    <w:p w14:paraId="0DC203AC" w14:textId="77777777" w:rsidR="0048765F" w:rsidRDefault="0048765F" w:rsidP="0048765F"/>
    <w:p w14:paraId="31B45677" w14:textId="45101E2B" w:rsidR="0048765F" w:rsidRDefault="0048765F" w:rsidP="0048765F">
      <w:pPr>
        <w:pStyle w:val="Heading2"/>
      </w:pPr>
      <w:r>
        <w:t>4.5 Deployment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48765F" w:rsidRPr="0048765F" w14:paraId="32956DB0" w14:textId="77777777" w:rsidTr="00E73910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3EA47C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91518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FEB10B5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7ECEB89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714C34F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765F" w14:paraId="1E486F70" w14:textId="77777777" w:rsidTr="00E73910">
        <w:trPr>
          <w:cantSplit/>
        </w:trPr>
        <w:tc>
          <w:tcPr>
            <w:tcW w:w="2158" w:type="dxa"/>
          </w:tcPr>
          <w:p w14:paraId="299DD76C" w14:textId="6754FF92" w:rsidR="0048765F" w:rsidRDefault="0048765F" w:rsidP="0048765F">
            <w:r>
              <w:t>Update Set Usage</w:t>
            </w:r>
          </w:p>
        </w:tc>
        <w:tc>
          <w:tcPr>
            <w:tcW w:w="2158" w:type="dxa"/>
          </w:tcPr>
          <w:p w14:paraId="275E25F3" w14:textId="46E2134D" w:rsidR="0048765F" w:rsidRDefault="0048765F" w:rsidP="0048765F">
            <w:r>
              <w:t>Manual</w:t>
            </w:r>
          </w:p>
        </w:tc>
        <w:tc>
          <w:tcPr>
            <w:tcW w:w="2158" w:type="dxa"/>
          </w:tcPr>
          <w:p w14:paraId="61E29B57" w14:textId="77777777" w:rsidR="0048765F" w:rsidRDefault="0048765F" w:rsidP="0048765F"/>
        </w:tc>
        <w:tc>
          <w:tcPr>
            <w:tcW w:w="2158" w:type="dxa"/>
          </w:tcPr>
          <w:p w14:paraId="4D6E3E0F" w14:textId="77777777" w:rsidR="0048765F" w:rsidRDefault="0048765F" w:rsidP="0048765F"/>
        </w:tc>
        <w:tc>
          <w:tcPr>
            <w:tcW w:w="2158" w:type="dxa"/>
          </w:tcPr>
          <w:p w14:paraId="194F9D0B" w14:textId="77777777" w:rsidR="0048765F" w:rsidRDefault="0048765F" w:rsidP="0048765F"/>
        </w:tc>
      </w:tr>
      <w:tr w:rsidR="0048765F" w14:paraId="32C9D0C9" w14:textId="77777777" w:rsidTr="00E73910">
        <w:trPr>
          <w:cantSplit/>
        </w:trPr>
        <w:tc>
          <w:tcPr>
            <w:tcW w:w="2158" w:type="dxa"/>
          </w:tcPr>
          <w:p w14:paraId="5BE7D741" w14:textId="4BC3BBF2" w:rsidR="0048765F" w:rsidRDefault="0048765F" w:rsidP="0048765F">
            <w:r>
              <w:t>Release Process</w:t>
            </w:r>
          </w:p>
        </w:tc>
        <w:tc>
          <w:tcPr>
            <w:tcW w:w="2158" w:type="dxa"/>
          </w:tcPr>
          <w:p w14:paraId="6839C1F6" w14:textId="481AA4A6" w:rsidR="0048765F" w:rsidRDefault="0048765F" w:rsidP="0048765F">
            <w:r>
              <w:t>Not defined</w:t>
            </w:r>
          </w:p>
        </w:tc>
        <w:tc>
          <w:tcPr>
            <w:tcW w:w="2158" w:type="dxa"/>
          </w:tcPr>
          <w:p w14:paraId="0AD2E30C" w14:textId="77777777" w:rsidR="0048765F" w:rsidRDefault="0048765F" w:rsidP="0048765F"/>
        </w:tc>
        <w:tc>
          <w:tcPr>
            <w:tcW w:w="2158" w:type="dxa"/>
          </w:tcPr>
          <w:p w14:paraId="575CED51" w14:textId="77777777" w:rsidR="0048765F" w:rsidRDefault="0048765F" w:rsidP="0048765F"/>
        </w:tc>
        <w:tc>
          <w:tcPr>
            <w:tcW w:w="2158" w:type="dxa"/>
          </w:tcPr>
          <w:p w14:paraId="230931D7" w14:textId="77777777" w:rsidR="0048765F" w:rsidRDefault="0048765F" w:rsidP="0048765F"/>
        </w:tc>
      </w:tr>
      <w:tr w:rsidR="0048765F" w14:paraId="741690C2" w14:textId="77777777" w:rsidTr="00E73910">
        <w:trPr>
          <w:cantSplit/>
        </w:trPr>
        <w:tc>
          <w:tcPr>
            <w:tcW w:w="2158" w:type="dxa"/>
          </w:tcPr>
          <w:p w14:paraId="035B7408" w14:textId="3572F257" w:rsidR="0048765F" w:rsidRDefault="0048765F" w:rsidP="0048765F">
            <w:r>
              <w:t>Promotion Approval</w:t>
            </w:r>
          </w:p>
        </w:tc>
        <w:tc>
          <w:tcPr>
            <w:tcW w:w="2158" w:type="dxa"/>
          </w:tcPr>
          <w:p w14:paraId="667F158B" w14:textId="295B8B8B" w:rsidR="0048765F" w:rsidRDefault="0048765F" w:rsidP="0048765F">
            <w:r>
              <w:t>None</w:t>
            </w:r>
          </w:p>
        </w:tc>
        <w:tc>
          <w:tcPr>
            <w:tcW w:w="2158" w:type="dxa"/>
          </w:tcPr>
          <w:p w14:paraId="346A7001" w14:textId="77777777" w:rsidR="0048765F" w:rsidRDefault="0048765F" w:rsidP="0048765F"/>
        </w:tc>
        <w:tc>
          <w:tcPr>
            <w:tcW w:w="2158" w:type="dxa"/>
          </w:tcPr>
          <w:p w14:paraId="7257AF86" w14:textId="77777777" w:rsidR="0048765F" w:rsidRDefault="0048765F" w:rsidP="0048765F"/>
        </w:tc>
        <w:tc>
          <w:tcPr>
            <w:tcW w:w="2158" w:type="dxa"/>
          </w:tcPr>
          <w:p w14:paraId="28F5ADBA" w14:textId="77777777" w:rsidR="0048765F" w:rsidRDefault="0048765F" w:rsidP="0048765F"/>
        </w:tc>
      </w:tr>
    </w:tbl>
    <w:p w14:paraId="5226F57C" w14:textId="77777777" w:rsidR="0048765F" w:rsidRDefault="0048765F" w:rsidP="0048765F"/>
    <w:p w14:paraId="34620AB3" w14:textId="03A4C060" w:rsidR="0048765F" w:rsidRDefault="0048765F" w:rsidP="0048765F">
      <w:pPr>
        <w:pStyle w:val="Heading2"/>
      </w:pPr>
      <w:r>
        <w:t>4.6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48765F" w:rsidRPr="0048765F" w14:paraId="5D36239C" w14:textId="77777777" w:rsidTr="00E73910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1B1F1E9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29A651E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825F1D5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2BB7297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C27C826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765F" w14:paraId="5CAD007C" w14:textId="77777777" w:rsidTr="00E73910">
        <w:trPr>
          <w:cantSplit/>
        </w:trPr>
        <w:tc>
          <w:tcPr>
            <w:tcW w:w="2158" w:type="dxa"/>
          </w:tcPr>
          <w:p w14:paraId="0100EE4B" w14:textId="71AD98C4" w:rsidR="0048765F" w:rsidRDefault="0048765F" w:rsidP="0048765F">
            <w:r>
              <w:t>Email Notifications</w:t>
            </w:r>
          </w:p>
        </w:tc>
        <w:tc>
          <w:tcPr>
            <w:tcW w:w="2158" w:type="dxa"/>
          </w:tcPr>
          <w:p w14:paraId="1BC265D3" w14:textId="138A2047" w:rsidR="0048765F" w:rsidRDefault="0048765F" w:rsidP="0048765F">
            <w:r>
              <w:t>Basic</w:t>
            </w:r>
          </w:p>
        </w:tc>
        <w:tc>
          <w:tcPr>
            <w:tcW w:w="2158" w:type="dxa"/>
          </w:tcPr>
          <w:p w14:paraId="0BC91A6F" w14:textId="77777777" w:rsidR="0048765F" w:rsidRDefault="0048765F" w:rsidP="0048765F"/>
        </w:tc>
        <w:tc>
          <w:tcPr>
            <w:tcW w:w="2158" w:type="dxa"/>
          </w:tcPr>
          <w:p w14:paraId="3D07DDF1" w14:textId="77777777" w:rsidR="0048765F" w:rsidRDefault="0048765F" w:rsidP="0048765F"/>
        </w:tc>
        <w:tc>
          <w:tcPr>
            <w:tcW w:w="2158" w:type="dxa"/>
          </w:tcPr>
          <w:p w14:paraId="71DA3EED" w14:textId="77777777" w:rsidR="0048765F" w:rsidRDefault="0048765F" w:rsidP="0048765F"/>
        </w:tc>
      </w:tr>
      <w:tr w:rsidR="0048765F" w14:paraId="1212E5F1" w14:textId="77777777" w:rsidTr="00E73910">
        <w:trPr>
          <w:cantSplit/>
        </w:trPr>
        <w:tc>
          <w:tcPr>
            <w:tcW w:w="2158" w:type="dxa"/>
          </w:tcPr>
          <w:p w14:paraId="73F86E95" w14:textId="19D9CBE3" w:rsidR="0048765F" w:rsidRDefault="0048765F" w:rsidP="0048765F">
            <w:r>
              <w:t>Event Triggers</w:t>
            </w:r>
          </w:p>
        </w:tc>
        <w:tc>
          <w:tcPr>
            <w:tcW w:w="2158" w:type="dxa"/>
          </w:tcPr>
          <w:p w14:paraId="1CB74CA8" w14:textId="7A8B3B2C" w:rsidR="0048765F" w:rsidRDefault="0048765F" w:rsidP="0048765F">
            <w:r>
              <w:t>Minimal</w:t>
            </w:r>
          </w:p>
        </w:tc>
        <w:tc>
          <w:tcPr>
            <w:tcW w:w="2158" w:type="dxa"/>
          </w:tcPr>
          <w:p w14:paraId="3F048CB1" w14:textId="77777777" w:rsidR="0048765F" w:rsidRDefault="0048765F" w:rsidP="0048765F"/>
        </w:tc>
        <w:tc>
          <w:tcPr>
            <w:tcW w:w="2158" w:type="dxa"/>
          </w:tcPr>
          <w:p w14:paraId="2C963CF7" w14:textId="77777777" w:rsidR="0048765F" w:rsidRDefault="0048765F" w:rsidP="0048765F"/>
        </w:tc>
        <w:tc>
          <w:tcPr>
            <w:tcW w:w="2158" w:type="dxa"/>
          </w:tcPr>
          <w:p w14:paraId="1AADA154" w14:textId="77777777" w:rsidR="0048765F" w:rsidRDefault="0048765F" w:rsidP="0048765F"/>
        </w:tc>
      </w:tr>
      <w:tr w:rsidR="0048765F" w14:paraId="125F7740" w14:textId="77777777" w:rsidTr="00E73910">
        <w:trPr>
          <w:cantSplit/>
        </w:trPr>
        <w:tc>
          <w:tcPr>
            <w:tcW w:w="2158" w:type="dxa"/>
          </w:tcPr>
          <w:p w14:paraId="7A0BFA88" w14:textId="5D4714C7" w:rsidR="0048765F" w:rsidRDefault="0048765F" w:rsidP="0048765F">
            <w:r>
              <w:t>Branding</w:t>
            </w:r>
          </w:p>
        </w:tc>
        <w:tc>
          <w:tcPr>
            <w:tcW w:w="2158" w:type="dxa"/>
          </w:tcPr>
          <w:p w14:paraId="38972526" w14:textId="724B32E8" w:rsidR="0048765F" w:rsidRDefault="0048765F" w:rsidP="0048765F">
            <w:r>
              <w:t>None</w:t>
            </w:r>
          </w:p>
        </w:tc>
        <w:tc>
          <w:tcPr>
            <w:tcW w:w="2158" w:type="dxa"/>
          </w:tcPr>
          <w:p w14:paraId="1978F275" w14:textId="77777777" w:rsidR="0048765F" w:rsidRDefault="0048765F" w:rsidP="0048765F"/>
        </w:tc>
        <w:tc>
          <w:tcPr>
            <w:tcW w:w="2158" w:type="dxa"/>
          </w:tcPr>
          <w:p w14:paraId="4FFA2933" w14:textId="77777777" w:rsidR="0048765F" w:rsidRDefault="0048765F" w:rsidP="0048765F"/>
        </w:tc>
        <w:tc>
          <w:tcPr>
            <w:tcW w:w="2158" w:type="dxa"/>
          </w:tcPr>
          <w:p w14:paraId="4B0B7A4B" w14:textId="77777777" w:rsidR="0048765F" w:rsidRDefault="0048765F" w:rsidP="0048765F"/>
        </w:tc>
      </w:tr>
    </w:tbl>
    <w:p w14:paraId="37B787B6" w14:textId="77777777" w:rsidR="0048765F" w:rsidRDefault="0048765F" w:rsidP="0048765F"/>
    <w:p w14:paraId="21FBB76B" w14:textId="63A5ECF1" w:rsidR="0048765F" w:rsidRDefault="0048765F" w:rsidP="0048765F">
      <w:pPr>
        <w:pStyle w:val="Heading2"/>
      </w:pPr>
      <w:r>
        <w:t>4.7 Naming &amp;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891"/>
        <w:gridCol w:w="2158"/>
        <w:gridCol w:w="2158"/>
        <w:gridCol w:w="2158"/>
      </w:tblGrid>
      <w:tr w:rsidR="0048765F" w:rsidRPr="0048765F" w14:paraId="4458EB89" w14:textId="77777777" w:rsidTr="0048765F">
        <w:trPr>
          <w:cantSplit/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3AA23D6F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 w14:paraId="7D1BA1A3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14F402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6E1CC10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F5E6BC2" w14:textId="77777777" w:rsidR="0048765F" w:rsidRPr="0048765F" w:rsidRDefault="0048765F" w:rsidP="00E7391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765F" w14:paraId="67A35584" w14:textId="77777777" w:rsidTr="0048765F">
        <w:trPr>
          <w:cantSplit/>
        </w:trPr>
        <w:tc>
          <w:tcPr>
            <w:tcW w:w="2425" w:type="dxa"/>
          </w:tcPr>
          <w:p w14:paraId="2250BC7D" w14:textId="502FD898" w:rsidR="0048765F" w:rsidRDefault="0048765F" w:rsidP="0048765F">
            <w:r>
              <w:t>Naming Standards</w:t>
            </w:r>
          </w:p>
        </w:tc>
        <w:tc>
          <w:tcPr>
            <w:tcW w:w="1891" w:type="dxa"/>
          </w:tcPr>
          <w:p w14:paraId="0E5BD976" w14:textId="30A1899D" w:rsidR="0048765F" w:rsidRDefault="0048765F" w:rsidP="0048765F">
            <w:r>
              <w:t>None</w:t>
            </w:r>
          </w:p>
        </w:tc>
        <w:tc>
          <w:tcPr>
            <w:tcW w:w="2158" w:type="dxa"/>
          </w:tcPr>
          <w:p w14:paraId="74B2335E" w14:textId="77777777" w:rsidR="0048765F" w:rsidRDefault="0048765F" w:rsidP="0048765F"/>
        </w:tc>
        <w:tc>
          <w:tcPr>
            <w:tcW w:w="2158" w:type="dxa"/>
          </w:tcPr>
          <w:p w14:paraId="7369A37E" w14:textId="77777777" w:rsidR="0048765F" w:rsidRDefault="0048765F" w:rsidP="0048765F"/>
        </w:tc>
        <w:tc>
          <w:tcPr>
            <w:tcW w:w="2158" w:type="dxa"/>
          </w:tcPr>
          <w:p w14:paraId="36B20CD7" w14:textId="77777777" w:rsidR="0048765F" w:rsidRDefault="0048765F" w:rsidP="0048765F"/>
        </w:tc>
      </w:tr>
      <w:tr w:rsidR="0048765F" w14:paraId="3479FAC7" w14:textId="77777777" w:rsidTr="0048765F">
        <w:trPr>
          <w:cantSplit/>
        </w:trPr>
        <w:tc>
          <w:tcPr>
            <w:tcW w:w="2425" w:type="dxa"/>
          </w:tcPr>
          <w:p w14:paraId="001498C0" w14:textId="04FAFB6C" w:rsidR="0048765F" w:rsidRDefault="0048765F" w:rsidP="0048765F">
            <w:r>
              <w:t>Documentation Standard</w:t>
            </w:r>
          </w:p>
        </w:tc>
        <w:tc>
          <w:tcPr>
            <w:tcW w:w="1891" w:type="dxa"/>
          </w:tcPr>
          <w:p w14:paraId="3134B187" w14:textId="38341D6B" w:rsidR="0048765F" w:rsidRDefault="0048765F" w:rsidP="0048765F">
            <w:r>
              <w:t>None</w:t>
            </w:r>
          </w:p>
        </w:tc>
        <w:tc>
          <w:tcPr>
            <w:tcW w:w="2158" w:type="dxa"/>
          </w:tcPr>
          <w:p w14:paraId="4D8B4F3A" w14:textId="77777777" w:rsidR="0048765F" w:rsidRDefault="0048765F" w:rsidP="0048765F"/>
        </w:tc>
        <w:tc>
          <w:tcPr>
            <w:tcW w:w="2158" w:type="dxa"/>
          </w:tcPr>
          <w:p w14:paraId="746B3A9C" w14:textId="77777777" w:rsidR="0048765F" w:rsidRDefault="0048765F" w:rsidP="0048765F"/>
        </w:tc>
        <w:tc>
          <w:tcPr>
            <w:tcW w:w="2158" w:type="dxa"/>
          </w:tcPr>
          <w:p w14:paraId="50B46B02" w14:textId="77777777" w:rsidR="0048765F" w:rsidRDefault="0048765F" w:rsidP="0048765F"/>
        </w:tc>
      </w:tr>
      <w:tr w:rsidR="0048765F" w14:paraId="24EC4D2A" w14:textId="77777777" w:rsidTr="0048765F">
        <w:trPr>
          <w:cantSplit/>
        </w:trPr>
        <w:tc>
          <w:tcPr>
            <w:tcW w:w="2425" w:type="dxa"/>
          </w:tcPr>
          <w:p w14:paraId="46966FF8" w14:textId="7ABF9FB6" w:rsidR="0048765F" w:rsidRDefault="0048765F" w:rsidP="0048765F">
            <w:r>
              <w:t>Change Governance</w:t>
            </w:r>
          </w:p>
        </w:tc>
        <w:tc>
          <w:tcPr>
            <w:tcW w:w="1891" w:type="dxa"/>
          </w:tcPr>
          <w:p w14:paraId="14526878" w14:textId="6982E829" w:rsidR="0048765F" w:rsidRDefault="0048765F" w:rsidP="0048765F">
            <w:r>
              <w:t>Not enforced</w:t>
            </w:r>
          </w:p>
        </w:tc>
        <w:tc>
          <w:tcPr>
            <w:tcW w:w="2158" w:type="dxa"/>
          </w:tcPr>
          <w:p w14:paraId="387E823C" w14:textId="77777777" w:rsidR="0048765F" w:rsidRDefault="0048765F" w:rsidP="0048765F"/>
        </w:tc>
        <w:tc>
          <w:tcPr>
            <w:tcW w:w="2158" w:type="dxa"/>
          </w:tcPr>
          <w:p w14:paraId="68570BF0" w14:textId="77777777" w:rsidR="0048765F" w:rsidRDefault="0048765F" w:rsidP="0048765F"/>
        </w:tc>
        <w:tc>
          <w:tcPr>
            <w:tcW w:w="2158" w:type="dxa"/>
          </w:tcPr>
          <w:p w14:paraId="6E71F5B7" w14:textId="77777777" w:rsidR="0048765F" w:rsidRDefault="0048765F" w:rsidP="0048765F"/>
        </w:tc>
      </w:tr>
    </w:tbl>
    <w:p w14:paraId="134DDB44" w14:textId="77777777" w:rsidR="0048765F" w:rsidRDefault="0048765F" w:rsidP="0048765F"/>
    <w:p w14:paraId="5F8B6C7D" w14:textId="5071778A" w:rsidR="0048765F" w:rsidRDefault="006A2583" w:rsidP="006A2583">
      <w:pPr>
        <w:pStyle w:val="Heading1"/>
      </w:pPr>
      <w:r>
        <w:t>5. Data Requirements</w:t>
      </w:r>
    </w:p>
    <w:p w14:paraId="2A275BEE" w14:textId="63DA39EE" w:rsidR="006A2583" w:rsidRDefault="006A2583" w:rsidP="006A2583">
      <w:r>
        <w:t>Required:</w:t>
      </w:r>
    </w:p>
    <w:p w14:paraId="5F5A917F" w14:textId="1F122C75" w:rsidR="006A2583" w:rsidRDefault="006A2583" w:rsidP="006A2583">
      <w:pPr>
        <w:pStyle w:val="ListParagraph"/>
        <w:numPr>
          <w:ilvl w:val="0"/>
          <w:numId w:val="5"/>
        </w:numPr>
      </w:pPr>
      <w:r>
        <w:t>Users (from identity provider or manual)</w:t>
      </w:r>
    </w:p>
    <w:p w14:paraId="308CAEBF" w14:textId="19C6BAC9" w:rsidR="006A2583" w:rsidRDefault="006A2583" w:rsidP="006A2583">
      <w:pPr>
        <w:pStyle w:val="ListParagraph"/>
        <w:numPr>
          <w:ilvl w:val="0"/>
          <w:numId w:val="5"/>
        </w:numPr>
      </w:pPr>
      <w:r>
        <w:t>Groups (assignment structure)</w:t>
      </w:r>
    </w:p>
    <w:p w14:paraId="7388DE4D" w14:textId="0E8D7550" w:rsidR="006A2583" w:rsidRDefault="006A2583" w:rsidP="006A2583">
      <w:pPr>
        <w:pStyle w:val="ListParagraph"/>
        <w:numPr>
          <w:ilvl w:val="0"/>
          <w:numId w:val="5"/>
        </w:numPr>
      </w:pPr>
      <w:r>
        <w:t>Roles (mapped to users/groups)</w:t>
      </w:r>
    </w:p>
    <w:p w14:paraId="397CA7FB" w14:textId="77777777" w:rsidR="006A2583" w:rsidRDefault="006A2583" w:rsidP="006A2583"/>
    <w:p w14:paraId="733673F2" w14:textId="454EB373" w:rsidR="006A2583" w:rsidRDefault="006A2583" w:rsidP="006A2583">
      <w:r>
        <w:t>Optional:</w:t>
      </w:r>
    </w:p>
    <w:p w14:paraId="68EFBA9A" w14:textId="01AD16E2" w:rsidR="006A2583" w:rsidRDefault="006A2583" w:rsidP="006A2583">
      <w:pPr>
        <w:pStyle w:val="ListParagraph"/>
        <w:numPr>
          <w:ilvl w:val="0"/>
          <w:numId w:val="6"/>
        </w:numPr>
      </w:pPr>
      <w:r>
        <w:t>Department</w:t>
      </w:r>
    </w:p>
    <w:p w14:paraId="4FD68747" w14:textId="669E6A9F" w:rsidR="006A2583" w:rsidRDefault="006A2583" w:rsidP="006A2583">
      <w:pPr>
        <w:pStyle w:val="ListParagraph"/>
        <w:numPr>
          <w:ilvl w:val="0"/>
          <w:numId w:val="6"/>
        </w:numPr>
      </w:pPr>
      <w:r>
        <w:t>Location</w:t>
      </w:r>
    </w:p>
    <w:p w14:paraId="7F4C9D9E" w14:textId="09AA8BE0" w:rsidR="006A2583" w:rsidRDefault="006A2583" w:rsidP="006A2583">
      <w:pPr>
        <w:pStyle w:val="ListParagraph"/>
        <w:numPr>
          <w:ilvl w:val="0"/>
          <w:numId w:val="6"/>
        </w:numPr>
      </w:pPr>
      <w:r>
        <w:t>Manager relationships</w:t>
      </w:r>
    </w:p>
    <w:p w14:paraId="0C91DFC5" w14:textId="77777777" w:rsidR="006A2583" w:rsidRDefault="006A2583" w:rsidP="006A2583"/>
    <w:p w14:paraId="187E1BF5" w14:textId="39A132B0" w:rsidR="006A2583" w:rsidRDefault="006A2583" w:rsidP="006A2583">
      <w:pPr>
        <w:pStyle w:val="Heading1"/>
      </w:pPr>
      <w:r>
        <w:t>6. Process Flows (Simple)</w:t>
      </w:r>
    </w:p>
    <w:p w14:paraId="042279A4" w14:textId="067F8327" w:rsidR="006A2583" w:rsidRDefault="006A2583" w:rsidP="006A2583">
      <w:pPr>
        <w:pStyle w:val="Heading2"/>
      </w:pPr>
      <w:r>
        <w:t>Access &amp; Authentication</w:t>
      </w:r>
    </w:p>
    <w:p w14:paraId="2D671975" w14:textId="76694BA9" w:rsidR="006A2583" w:rsidRDefault="006A2583" w:rsidP="006A2583">
      <w:r>
        <w:t>User → Identity Provider (SSO) → ServiceNow → Role-based access</w:t>
      </w:r>
    </w:p>
    <w:p w14:paraId="5186D3AD" w14:textId="77777777" w:rsidR="006A2583" w:rsidRDefault="006A2583" w:rsidP="006A2583"/>
    <w:p w14:paraId="31E7FA42" w14:textId="172B5A42" w:rsidR="006A2583" w:rsidRDefault="006A2583" w:rsidP="006A2583">
      <w:pPr>
        <w:pStyle w:val="Heading2"/>
      </w:pPr>
      <w:r>
        <w:t>Change Deployment</w:t>
      </w:r>
    </w:p>
    <w:p w14:paraId="29438A42" w14:textId="764A25A3" w:rsidR="006A2583" w:rsidRDefault="006A2583" w:rsidP="006A2583">
      <w:r>
        <w:t>Developer → Update Set → Promote to Test → Validate → Promote to Prod</w:t>
      </w:r>
    </w:p>
    <w:p w14:paraId="3FE40FC0" w14:textId="77777777" w:rsidR="006A2583" w:rsidRDefault="006A2583" w:rsidP="006A2583"/>
    <w:p w14:paraId="629A0A08" w14:textId="7DFDB33C" w:rsidR="006A2583" w:rsidRDefault="006A2583" w:rsidP="006A2583">
      <w:pPr>
        <w:pStyle w:val="Heading2"/>
      </w:pPr>
      <w:r>
        <w:t>Assignment Model</w:t>
      </w:r>
    </w:p>
    <w:p w14:paraId="78D50840" w14:textId="55178D4F" w:rsidR="006A2583" w:rsidRDefault="006A2583" w:rsidP="006A2583">
      <w:r>
        <w:t>User submits → System assigns → Group receives → Agent works</w:t>
      </w:r>
    </w:p>
    <w:p w14:paraId="0470F20E" w14:textId="77777777" w:rsidR="006A2583" w:rsidRDefault="006A2583" w:rsidP="006A2583"/>
    <w:p w14:paraId="118108B3" w14:textId="7C6DA4BB" w:rsidR="006A2583" w:rsidRDefault="006A2583" w:rsidP="006A2583">
      <w:pPr>
        <w:pStyle w:val="Heading1"/>
      </w:pPr>
      <w:r>
        <w:t>7. Acceptance Criteria (Business-Level)</w:t>
      </w:r>
    </w:p>
    <w:p w14:paraId="11BECE9A" w14:textId="57E72742" w:rsidR="006A2583" w:rsidRDefault="006A2583" w:rsidP="006A2583">
      <w:r>
        <w:t>The Platform Foundation is “working” when:</w:t>
      </w:r>
    </w:p>
    <w:p w14:paraId="60561280" w14:textId="387D40BC" w:rsidR="006A2583" w:rsidRDefault="006A2583" w:rsidP="006A2583">
      <w:pPr>
        <w:pStyle w:val="ListParagraph"/>
        <w:numPr>
          <w:ilvl w:val="0"/>
          <w:numId w:val="7"/>
        </w:numPr>
      </w:pPr>
      <w:r>
        <w:t>Users can log in via SSO</w:t>
      </w:r>
    </w:p>
    <w:p w14:paraId="6110915D" w14:textId="217789C5" w:rsidR="006A2583" w:rsidRDefault="006A2583" w:rsidP="006A2583">
      <w:pPr>
        <w:pStyle w:val="ListParagraph"/>
        <w:numPr>
          <w:ilvl w:val="0"/>
          <w:numId w:val="7"/>
        </w:numPr>
      </w:pPr>
      <w:r>
        <w:t>Roles control access appropriately</w:t>
      </w:r>
    </w:p>
    <w:p w14:paraId="53A586F5" w14:textId="7E646070" w:rsidR="006A2583" w:rsidRDefault="006A2583" w:rsidP="006A2583">
      <w:pPr>
        <w:pStyle w:val="ListParagraph"/>
        <w:numPr>
          <w:ilvl w:val="0"/>
          <w:numId w:val="7"/>
        </w:numPr>
      </w:pPr>
      <w:r>
        <w:t>Incidents/requests can be assigned to groups</w:t>
      </w:r>
    </w:p>
    <w:p w14:paraId="10374D9B" w14:textId="56B6AEA4" w:rsidR="006A2583" w:rsidRDefault="006A2583" w:rsidP="006A2583">
      <w:pPr>
        <w:pStyle w:val="ListParagraph"/>
        <w:numPr>
          <w:ilvl w:val="0"/>
          <w:numId w:val="7"/>
        </w:numPr>
      </w:pPr>
      <w:r>
        <w:t>Changes can be moved between environments</w:t>
      </w:r>
    </w:p>
    <w:p w14:paraId="34A8FCAA" w14:textId="4F882659" w:rsidR="006A2583" w:rsidRDefault="006A2583" w:rsidP="006A2583">
      <w:pPr>
        <w:pStyle w:val="ListParagraph"/>
        <w:numPr>
          <w:ilvl w:val="0"/>
          <w:numId w:val="7"/>
        </w:numPr>
      </w:pPr>
      <w:r>
        <w:t>Email notifications are received</w:t>
      </w:r>
    </w:p>
    <w:p w14:paraId="193B1ACA" w14:textId="274BA86A" w:rsidR="006A2583" w:rsidRDefault="006A2583" w:rsidP="006A2583">
      <w:pPr>
        <w:pStyle w:val="ListParagraph"/>
        <w:numPr>
          <w:ilvl w:val="0"/>
          <w:numId w:val="7"/>
        </w:numPr>
      </w:pPr>
      <w:r>
        <w:t xml:space="preserve">Naming and governance standards are documented</w:t>
      </w:r>
      <w:ins w:id="301" w:author="Claude" w:date="2026-05-08T00:00:00Z">
        <w:r>
          <w:t xml:space="preserve"> and enforced via update set</w:t>
        </w:r>
      </w:ins>
    </w:p>
    <w:p w14:paraId="45B91DD0" w14:textId="77777777" w:rsidR="006A2583" w:rsidRDefault="006A2583" w:rsidP="006A2583"/>
    <w:p w14:paraId="209E15C8" w14:textId="33EBB1DA" w:rsidR="006A2583" w:rsidRDefault="006A2583" w:rsidP="006A2583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A2583" w:rsidRPr="006A2583" w14:paraId="219D128D" w14:textId="77777777" w:rsidTr="006A2583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5F94E183" w14:textId="14FC51F4" w:rsidR="006A2583" w:rsidRPr="006A2583" w:rsidRDefault="006A2583" w:rsidP="006A2583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D9C5606" w14:textId="1A4926C8" w:rsidR="006A2583" w:rsidRPr="006A2583" w:rsidRDefault="006A2583" w:rsidP="006A2583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6A2583" w14:paraId="34C55B26" w14:textId="77777777" w:rsidTr="006A2583">
        <w:trPr>
          <w:cantSplit/>
        </w:trPr>
        <w:tc>
          <w:tcPr>
            <w:tcW w:w="5395" w:type="dxa"/>
          </w:tcPr>
          <w:p w14:paraId="21DD7421" w14:textId="066FAB7A" w:rsidR="006A2583" w:rsidRDefault="006A2583" w:rsidP="006A2583">
            <w:r>
              <w:t>Over-engineering roles</w:t>
            </w:r>
          </w:p>
        </w:tc>
        <w:tc>
          <w:tcPr>
            <w:tcW w:w="5395" w:type="dxa"/>
          </w:tcPr>
          <w:p w14:paraId="47BCE5B6" w14:textId="475DA2B1" w:rsidR="006A2583" w:rsidRDefault="006A2583" w:rsidP="006A2583">
            <w:r>
              <w:t>→ Keep roles simple; complexity grows fast</w:t>
            </w:r>
          </w:p>
        </w:tc>
      </w:tr>
      <w:tr w:rsidR="006A2583" w14:paraId="7BC0D3F5" w14:textId="77777777" w:rsidTr="006A2583">
        <w:trPr>
          <w:cantSplit/>
        </w:trPr>
        <w:tc>
          <w:tcPr>
            <w:tcW w:w="5395" w:type="dxa"/>
          </w:tcPr>
          <w:p w14:paraId="12468717" w14:textId="3BC7F6B8" w:rsidR="006A2583" w:rsidRDefault="006A2583" w:rsidP="006A2583">
            <w:r>
              <w:t>Skipping naming standards</w:t>
            </w:r>
          </w:p>
        </w:tc>
        <w:tc>
          <w:tcPr>
            <w:tcW w:w="5395" w:type="dxa"/>
          </w:tcPr>
          <w:p w14:paraId="36B93F5E" w14:textId="406504E8" w:rsidR="006A2583" w:rsidRDefault="006A2583" w:rsidP="006A2583">
            <w:r>
              <w:t>→ Leads to long-term chaos</w:t>
            </w:r>
          </w:p>
        </w:tc>
      </w:tr>
      <w:tr w:rsidR="006A2583" w14:paraId="5330F50C" w14:textId="77777777" w:rsidTr="006A2583">
        <w:trPr>
          <w:cantSplit/>
        </w:trPr>
        <w:tc>
          <w:tcPr>
            <w:tcW w:w="5395" w:type="dxa"/>
          </w:tcPr>
          <w:p w14:paraId="2F9063E7" w14:textId="0DE40179" w:rsidR="006A2583" w:rsidRDefault="006A2583" w:rsidP="006A2583">
            <w:r>
              <w:t>Too many admins</w:t>
            </w:r>
          </w:p>
        </w:tc>
        <w:tc>
          <w:tcPr>
            <w:tcW w:w="5395" w:type="dxa"/>
          </w:tcPr>
          <w:p w14:paraId="51555F2C" w14:textId="0E4D56D6" w:rsidR="006A2583" w:rsidRDefault="001868E3" w:rsidP="006A2583">
            <w:r>
              <w:t>→ Breaks governance quickly</w:t>
            </w:r>
          </w:p>
        </w:tc>
      </w:tr>
      <w:tr w:rsidR="006A2583" w14:paraId="6D34CC54" w14:textId="77777777" w:rsidTr="006A2583">
        <w:trPr>
          <w:cantSplit/>
        </w:trPr>
        <w:tc>
          <w:tcPr>
            <w:tcW w:w="5395" w:type="dxa"/>
          </w:tcPr>
          <w:p w14:paraId="1835B3F0" w14:textId="4DF51042" w:rsidR="006A2583" w:rsidRDefault="001868E3" w:rsidP="006A2583">
            <w:r>
              <w:t>Uncontrolled update sets</w:t>
            </w:r>
          </w:p>
        </w:tc>
        <w:tc>
          <w:tcPr>
            <w:tcW w:w="5395" w:type="dxa"/>
          </w:tcPr>
          <w:p w14:paraId="5F44CB36" w14:textId="6E3FF415" w:rsidR="006A2583" w:rsidRDefault="001868E3" w:rsidP="006A2583">
            <w:r>
              <w:t>→ Causes deployment issues later</w:t>
            </w:r>
          </w:p>
        </w:tc>
      </w:tr>
      <w:tr w:rsidR="006A2583" w14:paraId="5969610E" w14:textId="77777777" w:rsidTr="006A2583">
        <w:trPr>
          <w:cantSplit/>
        </w:trPr>
        <w:tc>
          <w:tcPr>
            <w:tcW w:w="5395" w:type="dxa"/>
          </w:tcPr>
          <w:p w14:paraId="1D8F9A12" w14:textId="34EAACE4" w:rsidR="006A2583" w:rsidRDefault="001868E3" w:rsidP="006A2583">
            <w:r>
              <w:t>Trying to perfect security upfront</w:t>
            </w:r>
          </w:p>
        </w:tc>
        <w:tc>
          <w:tcPr>
            <w:tcW w:w="5395" w:type="dxa"/>
          </w:tcPr>
          <w:p w14:paraId="29165937" w14:textId="76AB49DE" w:rsidR="006A2583" w:rsidRDefault="001868E3" w:rsidP="006A2583">
            <w:r>
              <w:t>→ Start simple, evolve later</w:t>
            </w:r>
          </w:p>
        </w:tc>
      </w:tr>
    </w:tbl>
    <w:p w14:paraId="5657C2CB" w14:textId="77777777" w:rsidR="006A2583" w:rsidRDefault="006A2583" w:rsidP="006A2583"/>
    <w:p w14:paraId="6E5C25A2" w14:textId="1A6DEFDB" w:rsidR="001868E3" w:rsidRDefault="001868E3" w:rsidP="001868E3">
      <w:pPr>
        <w:pStyle w:val="Heading1"/>
      </w:pPr>
      <w:r>
        <w:t>9. Recommended MVP Defaults (Strong Guidance)</w:t>
      </w:r>
    </w:p>
    <w:p w14:paraId="5EE2974D" w14:textId="243D786D" w:rsidR="001868E3" w:rsidRDefault="001868E3" w:rsidP="001868E3">
      <w:pPr>
        <w:pStyle w:val="ListParagraph"/>
        <w:ind w:left="0"/>
      </w:pPr>
      <w:r>
        <w:t>If the client hesitates, default to:</w:t>
      </w:r>
    </w:p>
    <w:p w14:paraId="25DEA173" w14:textId="1632DB4B" w:rsidR="001868E3" w:rsidRDefault="001868E3" w:rsidP="001868E3">
      <w:pPr>
        <w:pStyle w:val="ListParagraph"/>
        <w:numPr>
          <w:ilvl w:val="0"/>
          <w:numId w:val="8"/>
        </w:numPr>
      </w:pPr>
      <w:r>
        <w:t>3 environments: Dev / Test / Prod</w:t>
      </w:r>
    </w:p>
    <w:p w14:paraId="68E491B7" w14:textId="5FC4261E" w:rsidR="001868E3" w:rsidRDefault="001868E3" w:rsidP="001868E3">
      <w:pPr>
        <w:pStyle w:val="ListParagraph"/>
        <w:numPr>
          <w:ilvl w:val="0"/>
          <w:numId w:val="8"/>
        </w:numPr>
      </w:pPr>
      <w:r>
        <w:t>Role model: ITIL + Admin + User</w:t>
      </w:r>
    </w:p>
    <w:p w14:paraId="23B70AA0" w14:textId="61B50E61" w:rsidR="001868E3" w:rsidRDefault="001868E3" w:rsidP="001868E3">
      <w:pPr>
        <w:pStyle w:val="ListParagraph"/>
        <w:numPr>
          <w:ilvl w:val="0"/>
          <w:numId w:val="8"/>
        </w:numPr>
      </w:pPr>
      <w:r>
        <w:t>Group-based assignment (simple structure)</w:t>
      </w:r>
    </w:p>
    <w:p w14:paraId="401F5A3E" w14:textId="59EAD4AA" w:rsidR="001868E3" w:rsidRDefault="001868E3" w:rsidP="001868E3">
      <w:pPr>
        <w:pStyle w:val="ListParagraph"/>
        <w:numPr>
          <w:ilvl w:val="0"/>
          <w:numId w:val="8"/>
        </w:numPr>
      </w:pPr>
      <w:r>
        <w:t>SSO enabled with existing identity provider</w:t>
      </w:r>
    </w:p>
    <w:p w14:paraId="0DD5C642" w14:textId="4B942246" w:rsidR="001868E3" w:rsidRDefault="001868E3" w:rsidP="001868E3">
      <w:pPr>
        <w:pStyle w:val="ListParagraph"/>
        <w:numPr>
          <w:ilvl w:val="0"/>
          <w:numId w:val="8"/>
        </w:numPr>
      </w:pPr>
      <w:r>
        <w:t>Basic update set promotion (no automation yet)</w:t>
      </w:r>
    </w:p>
    <w:p w14:paraId="5D237B43" w14:textId="79DF0D04" w:rsidR="001868E3" w:rsidRDefault="001868E3" w:rsidP="001868E3">
      <w:pPr>
        <w:pStyle w:val="ListParagraph"/>
        <w:numPr>
          <w:ilvl w:val="0"/>
          <w:numId w:val="8"/>
        </w:numPr>
      </w:pPr>
      <w:r>
        <w:t>Minimal email notifications (assignment + closure)</w:t>
      </w:r>
    </w:p>
    <w:p w14:paraId="270B8B2E" w14:textId="7FA43585" w:rsidR="001868E3" w:rsidRDefault="001868E3" w:rsidP="001868E3">
      <w:pPr>
        <w:pStyle w:val="ListParagraph"/>
        <w:numPr>
          <w:ilvl w:val="0"/>
          <w:numId w:val="8"/>
        </w:numPr>
      </w:pPr>
      <w:r>
        <w:t>Lightweight naming standard (prefix-based)</w:t>
      </w:r>
    </w:p>
    <w:p w14:paraId="596DFC8F" w14:textId="77777777" w:rsidR="001868E3" w:rsidRDefault="001868E3" w:rsidP="001868E3"/>
    <w:p w14:paraId="6E1ECF7C" w14:textId="6158298D" w:rsidR="001868E3" w:rsidRDefault="001868E3" w:rsidP="001868E3">
      <w:pPr>
        <w:pStyle w:val="Heading1"/>
      </w:pPr>
      <w:r>
        <w:t>10. Workshop Facilitation Notes</w:t>
      </w:r>
    </w:p>
    <w:p w14:paraId="1D2C573A" w14:textId="0DD27C78" w:rsidR="001868E3" w:rsidRDefault="001868E3" w:rsidP="001868E3">
      <w:r>
        <w:t>When walking through this with a client:</w:t>
      </w:r>
    </w:p>
    <w:p w14:paraId="33EE6FB2" w14:textId="6C0696F0" w:rsidR="001868E3" w:rsidRDefault="001868E3" w:rsidP="001868E3">
      <w:pPr>
        <w:pStyle w:val="ListParagraph"/>
        <w:numPr>
          <w:ilvl w:val="0"/>
          <w:numId w:val="9"/>
        </w:numPr>
      </w:pPr>
      <w:r>
        <w:t>Keep decisions binary where possible (Yes/No, Simple/Advanced)</w:t>
      </w:r>
    </w:p>
    <w:p w14:paraId="5D3FCC50" w14:textId="58D54AEF" w:rsidR="001868E3" w:rsidRDefault="001868E3" w:rsidP="001868E3">
      <w:pPr>
        <w:pStyle w:val="ListParagraph"/>
        <w:numPr>
          <w:ilvl w:val="0"/>
          <w:numId w:val="9"/>
        </w:numPr>
      </w:pPr>
      <w:r>
        <w:t>Avoid deep technical debates</w:t>
      </w:r>
    </w:p>
    <w:p w14:paraId="738E124B" w14:textId="265F16EF" w:rsidR="001868E3" w:rsidRDefault="001868E3" w:rsidP="001868E3">
      <w:pPr>
        <w:pStyle w:val="ListParagraph"/>
        <w:numPr>
          <w:ilvl w:val="0"/>
          <w:numId w:val="9"/>
        </w:numPr>
      </w:pPr>
      <w:r>
        <w:t>Capture “future enhancements” separately</w:t>
      </w:r>
    </w:p>
    <w:p w14:paraId="690B0873" w14:textId="3351E5ED" w:rsidR="001868E3" w:rsidRDefault="001868E3" w:rsidP="001868E3">
      <w:pPr>
        <w:pStyle w:val="ListParagraph"/>
        <w:numPr>
          <w:ilvl w:val="0"/>
          <w:numId w:val="9"/>
        </w:numPr>
      </w:pPr>
      <w:r>
        <w:t>Anchor everything to:</w:t>
      </w:r>
    </w:p>
    <w:p w14:paraId="46BA75AD" w14:textId="277C4E72" w:rsidR="001868E3" w:rsidRPr="00E177E5" w:rsidRDefault="001868E3" w:rsidP="001868E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MVP?”</w:t>
      </w:r>
    </w:p>
    <w:sectPr w:rsidR="001868E3" w:rsidRPr="00E177E5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021B9"/>
    <w:multiLevelType w:val="hybridMultilevel"/>
    <w:tmpl w:val="C4EC3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743B1"/>
    <w:multiLevelType w:val="hybridMultilevel"/>
    <w:tmpl w:val="97983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97508"/>
    <w:multiLevelType w:val="hybridMultilevel"/>
    <w:tmpl w:val="F3EA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31A66"/>
    <w:multiLevelType w:val="hybridMultilevel"/>
    <w:tmpl w:val="EE02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07940">
    <w:abstractNumId w:val="3"/>
  </w:num>
  <w:num w:numId="2" w16cid:durableId="425078790">
    <w:abstractNumId w:val="0"/>
  </w:num>
  <w:num w:numId="3" w16cid:durableId="1365982536">
    <w:abstractNumId w:val="5"/>
  </w:num>
  <w:num w:numId="4" w16cid:durableId="901066571">
    <w:abstractNumId w:val="1"/>
  </w:num>
  <w:num w:numId="5" w16cid:durableId="903295714">
    <w:abstractNumId w:val="4"/>
  </w:num>
  <w:num w:numId="6" w16cid:durableId="47776009">
    <w:abstractNumId w:val="7"/>
  </w:num>
  <w:num w:numId="7" w16cid:durableId="1553544347">
    <w:abstractNumId w:val="6"/>
  </w:num>
  <w:num w:numId="8" w16cid:durableId="587078171">
    <w:abstractNumId w:val="2"/>
  </w:num>
  <w:num w:numId="9" w16cid:durableId="1463231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92"/>
    <w:rsid w:val="0013495B"/>
    <w:rsid w:val="001868E3"/>
    <w:rsid w:val="00442D13"/>
    <w:rsid w:val="0048765F"/>
    <w:rsid w:val="00621A92"/>
    <w:rsid w:val="006A2583"/>
    <w:rsid w:val="006D655C"/>
    <w:rsid w:val="007941C4"/>
    <w:rsid w:val="007B757D"/>
    <w:rsid w:val="00942DDC"/>
    <w:rsid w:val="00DF6EF8"/>
    <w:rsid w:val="00E177E5"/>
    <w:rsid w:val="00E846BE"/>
    <w:rsid w:val="00F42689"/>
    <w:rsid w:val="00F9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0E6E"/>
  <w15:chartTrackingRefBased/>
  <w15:docId w15:val="{2A9DE0DA-9C93-491D-9270-42807B2B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1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9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92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3E8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DOCID-202112391-25613</_dlc_DocId>
    <_dlc_DocIdUrl xmlns="ea10e7c1-45f6-45a6-9220-470b2ac38f45">
      <Url>https://itecsfederal.sharepoint.com/teams/MissionSolutions/ISM/_layouts/15/DocIdRedir.aspx?ID=DOCID-202112391-25613</Url>
      <Description>DOCID-202112391-25613</Description>
    </_dlc_DocIdUrl>
  </documentManagement>
</p:properties>
</file>

<file path=customXml/itemProps1.xml><?xml version="1.0" encoding="utf-8"?>
<ds:datastoreItem xmlns:ds="http://schemas.openxmlformats.org/officeDocument/2006/customXml" ds:itemID="{43D6B95D-9273-4CC5-9D42-6D4148C9141F}"/>
</file>

<file path=customXml/itemProps2.xml><?xml version="1.0" encoding="utf-8"?>
<ds:datastoreItem xmlns:ds="http://schemas.openxmlformats.org/officeDocument/2006/customXml" ds:itemID="{6ECAAFBD-2832-4DAF-9BEF-36D46D0112F5}"/>
</file>

<file path=customXml/itemProps3.xml><?xml version="1.0" encoding="utf-8"?>
<ds:datastoreItem xmlns:ds="http://schemas.openxmlformats.org/officeDocument/2006/customXml" ds:itemID="{76EAB209-25F4-41FC-B45B-22646E3C866A}"/>
</file>

<file path=customXml/itemProps4.xml><?xml version="1.0" encoding="utf-8"?>
<ds:datastoreItem xmlns:ds="http://schemas.openxmlformats.org/officeDocument/2006/customXml" ds:itemID="{1982FBA5-2C9C-4CC1-B30A-C3D2DA0609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717</Words>
  <Characters>4087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(What This Covers)</vt:lpstr>
      <vt:lpstr>3. Out-of-the-Box (OOTB) Configuration</vt:lpstr>
      <vt:lpstr>    3.1 Instance &amp; Environment</vt:lpstr>
      <vt:lpstr>    3.2 Roles &amp; Security</vt:lpstr>
      <vt:lpstr>    3.3 Users &amp; Groups</vt:lpstr>
      <vt:lpstr>    3.4 Authentication</vt:lpstr>
      <vt:lpstr>    3.5 Update Sets &amp; Deployment</vt:lpstr>
      <vt:lpstr>    3.6 Notifications</vt:lpstr>
      <vt:lpstr>    3.7 Naming &amp; Governance</vt:lpstr>
      <vt:lpstr>4. Key Decisions (Client Input)</vt:lpstr>
      <vt:lpstr>    4.1 Environment Strategy</vt:lpstr>
      <vt:lpstr>    4.2 Access &amp; Security</vt:lpstr>
      <vt:lpstr>    4.3 User &amp; Group Structure</vt:lpstr>
      <vt:lpstr>    4.4 Authentication (SSO)</vt:lpstr>
      <vt:lpstr>    4.5 Deployment Model</vt:lpstr>
      <vt:lpstr>    4.6 Notifications</vt:lpstr>
      <vt:lpstr>    4.7 Naming &amp; Governance</vt:lpstr>
      <vt:lpstr>5. Data Requirements</vt:lpstr>
      <vt:lpstr>6. Process Flows (Simple)</vt:lpstr>
      <vt:lpstr>    Access &amp; Authentication</vt:lpstr>
      <vt:lpstr>    Change Deployment</vt:lpstr>
      <vt:lpstr>    Assignment Model</vt:lpstr>
      <vt:lpstr>7. Acceptance Criteria (Business-Level)</vt:lpstr>
      <vt:lpstr>8. Risks &amp; Watchouts</vt:lpstr>
    </vt:vector>
  </TitlesOfParts>
  <Company>ECS</Company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3</cp:revision>
  <dcterms:created xsi:type="dcterms:W3CDTF">2026-05-01T16:07:00Z</dcterms:created>
  <dcterms:modified xsi:type="dcterms:W3CDTF">2026-05-01T16:42:00Z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8e74a386-377d-466b-8c0e-d2699e20a3db</vt:lpwstr>
  </property>
</Properties>
</file>