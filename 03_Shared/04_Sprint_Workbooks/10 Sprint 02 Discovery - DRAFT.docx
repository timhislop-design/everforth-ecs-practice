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10001" w14:textId="11110001">
      <w:pPr>
        <w:spacing w:after="0"/>
      </w:pPr>
      <w:r>
        <w:rPr>
          <w:noProof/>
        </w:rPr>
        <w:drawing>
          <wp:inline xmlns:wp="http://schemas.openxmlformats.org/drawingml/2006/wordprocessingDrawing" distT="0" distB="0" distL="0" distR="0">
            <wp:extent cx="2095500" cy="390525"/>
            <wp:effectExtent l="0" t="0" r="0" b="0"/>
            <wp:docPr id="1" name="Logo" descr="Everforth ECS Federa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10002" w14:textId="11110002">
      <w:pPr>
        <w:spacing w:before="1800" w:after="240"/>
      </w:pPr>
      <w:r>
        <w:rPr>
          <w:b/>
          <w:bCs/>
          <w:color w:val="14B8A6"/>
          <w:spacing w:val="80"/>
          <w:sz w:val="18"/>
          <w:szCs w:val="18"/>
        </w:rPr>
        <w:t>INTERNAL WORKBOOK</w:t>
      </w:r>
    </w:p>
    <w:p w14:paraId="11110003" w14:textId="11110003">
      <w:pPr>
        <w:spacing w:after="120"/>
      </w:pPr>
      <w:r>
        <w:rPr>
          <w:b/>
          <w:bCs/>
          <w:color w:val="0B1F3A"/>
          <w:sz w:val="56"/>
          <w:szCs w:val="56"/>
        </w:rPr>
        <w:t>Discovery</w:t>
      </w:r>
    </w:p>
    <w:p w14:paraId="11110004" w14:textId="11110004">
      <w:pPr>
        <w:spacing w:after="120"/>
      </w:pPr>
      <w:r>
        <w:rPr>
          <w:b/>
          <w:bCs/>
          <w:color w:val="0B1F3A"/>
          <w:sz w:val="56"/>
          <w:szCs w:val="56"/>
        </w:rPr>
        <w:t>Sprint 02 Workbook 10</w:t>
      </w:r>
    </w:p>
    <w:p w14:paraId="11110005" w14:textId="11110005">
      <w:pPr>
        <w:spacing w:after="480"/>
      </w:pPr>
      <w:r>
        <w:rPr>
          <w:i/>
          <w:iCs/>
          <w:color w:val="0D9488"/>
          <w:sz w:val="24"/>
          <w:szCs w:val="24"/>
        </w:rPr>
        <w:t>Workshop-driven scoping for the Discovery MVP — prove it, then expand</w:t>
      </w:r>
    </w:p>
    <w:p w14:paraId="11110006" w14:textId="11110006">
      <w:pPr>
        <w:pBdr>
          <w:bottom w:val="single" w:color="14B8A6" w:sz="12" w:space="1"/>
        </w:pBdr>
      </w:pPr>
    </w:p>
    <w:p w14:paraId="11110007" w14:textId="11110007">
      <w:pPr>
        <w:spacing w:before="200" w:after="60"/>
      </w:pPr>
      <w:r>
        <w:rPr>
          <w:color w:val="1E293B"/>
        </w:rPr>
        <w:t xml:space="preserve">ECS Federal  ·  ServiceNow Practice</w:t>
      </w:r>
    </w:p>
    <w:p w14:paraId="11110008" w14:textId="11110008">
      <w:pPr>
        <w:spacing w:after="60"/>
      </w:pPr>
      <w:r>
        <w:rPr>
          <w:color w:val="475569"/>
          <w:sz w:val="20"/>
          <w:szCs w:val="20"/>
        </w:rPr>
        <w:t xml:space="preserve">Audience: Solution Architect, Process Consultant, Client SMEs</w:t>
      </w:r>
    </w:p>
    <w:p w14:paraId="11110009" w14:textId="11110009">
      <w:r>
        <w:rPr>
          <w:i/>
          <w:iCs/>
          <w:color w:val="475569"/>
          <w:sz w:val="18"/>
          <w:szCs w:val="18"/>
        </w:rPr>
        <w:t xml:space="preserve">Internal Use Only · Confidential</w:t>
      </w:r>
    </w:p>
    <w:p w14:paraId="1111000A" w14:textId="1111000A">
      <w:pPr>
        <w:sectPr>
          <w:pgSz w:w="12240" w:h="15840" w:orient="portrait"/>
          <w:pgMar w:top="1440" w:right="1440" w:bottom="1440" w:left="1440" w:header="708" w:footer="708" w:gutter="0"/>
          <w:cols w:space="720"/>
          <w:titlePg/>
          <w:docGrid w:linePitch="360"/>
        </w:sectPr>
      </w:pPr>
    </w:p>
    <w:p w14:paraId="5D40A4C9" w14:textId="77777777" w:rsidR="001923D1" w:rsidRDefault="001923D1" w:rsidP="001923D1">
      <w:pPr>
        <w:pStyle w:val="Heading1"/>
      </w:pPr>
      <w:r>
        <w:t>1. Purpose</w:t>
      </w:r>
    </w:p>
    <w:p w14:paraId="3283DECA" w14:textId="109929CF" w:rsidR="009C1176" w:rsidRDefault="002C6CBA" w:rsidP="009C1176">
      <w:r>
        <w:t>Discovery automatically identifies infrastructure and creates/updates Configuration Items (CIs) in the CMDB.</w:t>
      </w:r>
    </w:p>
    <w:p w14:paraId="10BC744A" w14:textId="77777777" w:rsidR="0072435D" w:rsidRDefault="0072435D" w:rsidP="0072435D"/>
    <w:p w14:paraId="36A8A641" w14:textId="0E8F875C" w:rsidR="0072435D" w:rsidRDefault="0072435D" w:rsidP="0072435D">
      <w:r>
        <w:t>It exists to:</w:t>
      </w:r>
    </w:p>
    <w:p w14:paraId="48262AEC" w14:textId="082858EB" w:rsidR="002C6CBA" w:rsidRDefault="002C6CBA" w:rsidP="002C6CBA">
      <w:pPr>
        <w:pStyle w:val="ListParagraph"/>
        <w:numPr>
          <w:ilvl w:val="0"/>
          <w:numId w:val="23"/>
        </w:numPr>
      </w:pPr>
      <w:r>
        <w:t>Reduce manual data entry</w:t>
      </w:r>
    </w:p>
    <w:p w14:paraId="7B497C1E" w14:textId="70107AD9" w:rsidR="002C6CBA" w:rsidRDefault="002C6CBA" w:rsidP="002C6CBA">
      <w:pPr>
        <w:pStyle w:val="ListParagraph"/>
        <w:numPr>
          <w:ilvl w:val="0"/>
          <w:numId w:val="23"/>
        </w:numPr>
      </w:pPr>
      <w:r>
        <w:t>Improve CMDB accuracy</w:t>
      </w:r>
    </w:p>
    <w:p w14:paraId="01D445BF" w14:textId="66F021B1" w:rsidR="0072435D" w:rsidRDefault="002C6CBA" w:rsidP="002C6CBA">
      <w:pPr>
        <w:pStyle w:val="ListParagraph"/>
        <w:numPr>
          <w:ilvl w:val="0"/>
          <w:numId w:val="23"/>
        </w:numPr>
      </w:pPr>
      <w:r>
        <w:t>Provide visibility into actual environments</w:t>
      </w:r>
    </w:p>
    <w:p w14:paraId="13552222" w14:textId="77777777" w:rsidR="009C1176" w:rsidRDefault="009C1176" w:rsidP="009C1176"/>
    <w:p w14:paraId="2E079CCF" w14:textId="64847932" w:rsidR="0015353F" w:rsidRDefault="00763CC1" w:rsidP="0015353F">
      <w:r>
        <w:t>In Sprint 2, the goal is:</w:t>
      </w:r>
    </w:p>
    <w:p w14:paraId="66C36EEC" w14:textId="4E21DF4C" w:rsidR="00452422" w:rsidRDefault="002C6CBA" w:rsidP="00452422">
      <w:pPr>
        <w:pStyle w:val="ListParagraph"/>
        <w:numPr>
          <w:ilvl w:val="0"/>
          <w:numId w:val="20"/>
        </w:numPr>
      </w:pPr>
      <w:r>
        <w:t xml:space="preserve">Stand up Discovery and prove it works</w:t>
      </w:r>
      <w:ins w:id="100" w:author="Claude" w:date="2026-05-08T00:00:00Z">
        <w:r>
          <w:t xml:space="preserve"> — one MID Server, one credential set, one IP range, end-to-end at sprint demo</w:t>
        </w:r>
      </w:ins>
    </w:p>
    <w:p w14:paraId="3792A116" w14:textId="15732934" w:rsidR="0015353F" w:rsidRDefault="002C6CBA" w:rsidP="00452422">
      <w:pPr>
        <w:pStyle w:val="ListParagraph"/>
        <w:numPr>
          <w:ilvl w:val="0"/>
          <w:numId w:val="20"/>
        </w:numPr>
      </w:pPr>
      <w:r>
        <w:t>Populate a small, reliable set of CIs</w:t>
      </w:r>
    </w:p>
    <w:p w14:paraId="6E80EF5F" w14:textId="77777777" w:rsidR="002C6CBA" w:rsidRDefault="002C6CBA" w:rsidP="002C6CBA"/>
    <w:p w14:paraId="3830C374" w14:textId="4AC891F8" w:rsidR="002C6CBA" w:rsidRDefault="002C6CBA" w:rsidP="002C6CBA">
      <w:del w:id="200" w:author="Claude" w:date="2026-05-08T00:00:00Z">
        <w:r>
          <w:delText>Not full coverage. Not perfect mapping. Just real data flowing in</w:delText>
        </w:r>
      </w:del>
      <w:ins w:id="201" w:author="Claude" w:date="2026-05-08T00:00:00Z">
        <w:r>
          <w:t>Not full coverage. Not perfect mapping. Demo bar: a discovered CI is reconciled into the CMDB and visible on an Incident form.</w:t>
        </w:r>
      </w:ins>
    </w:p>
    <w:p w14:paraId="1F15B327" w14:textId="227688B6" w:rsidR="001923D1" w:rsidRDefault="001923D1" w:rsidP="001923D1">
      <w:pPr>
        <w:pStyle w:val="Heading1"/>
      </w:pPr>
      <w:r>
        <w:t>2. Scope (Sprint 2 Focus Only)</w:t>
      </w:r>
    </w:p>
    <w:p w14:paraId="492D4C05" w14:textId="5C4732C4" w:rsidR="001923D1" w:rsidRDefault="001923D1" w:rsidP="001923D1">
      <w:del w:id="300" w:author="Claude" w:date="2026-05-08T00:00:00Z">
        <w:r>
          <w:delText>What this workbook covers</w:delText>
        </w:r>
      </w:del>
      <w:ins w:id="301" w:author="Claude" w:date="2026-05-08T00:00:00Z">
        <w:r>
          <w:t>What is in MVP scope this sprint</w:t>
        </w:r>
      </w:ins>
    </w:p>
    <w:p w14:paraId="38A3BF4D" w14:textId="77AEF488" w:rsidR="002C6CBA" w:rsidRDefault="002C6CBA" w:rsidP="002C6CBA">
      <w:pPr>
        <w:pStyle w:val="ListParagraph"/>
        <w:numPr>
          <w:ilvl w:val="0"/>
          <w:numId w:val="9"/>
        </w:numPr>
      </w:pPr>
      <w:r>
        <w:t>MID Server setup</w:t>
      </w:r>
    </w:p>
    <w:p w14:paraId="7CEED21F" w14:textId="1626C649" w:rsidR="002C6CBA" w:rsidRDefault="002C6CBA" w:rsidP="002C6CBA">
      <w:pPr>
        <w:pStyle w:val="ListParagraph"/>
        <w:numPr>
          <w:ilvl w:val="0"/>
          <w:numId w:val="9"/>
        </w:numPr>
      </w:pPr>
      <w:r>
        <w:t>Basic Discovery configuration</w:t>
      </w:r>
    </w:p>
    <w:p w14:paraId="70FFF7B4" w14:textId="3507C4E3" w:rsidR="002C6CBA" w:rsidRDefault="002C6CBA" w:rsidP="002C6CBA">
      <w:pPr>
        <w:pStyle w:val="ListParagraph"/>
        <w:numPr>
          <w:ilvl w:val="0"/>
          <w:numId w:val="9"/>
        </w:numPr>
      </w:pPr>
      <w:r>
        <w:t>Initial credential setup</w:t>
      </w:r>
    </w:p>
    <w:p w14:paraId="26CEABC1" w14:textId="071D1756" w:rsidR="002C6CBA" w:rsidRDefault="002C6CBA" w:rsidP="002C6CBA">
      <w:pPr>
        <w:pStyle w:val="ListParagraph"/>
        <w:numPr>
          <w:ilvl w:val="0"/>
          <w:numId w:val="9"/>
        </w:numPr>
      </w:pPr>
      <w:r>
        <w:t>Running limited discovery schedules</w:t>
      </w:r>
    </w:p>
    <w:p w14:paraId="44B1AAC9" w14:textId="456FCDC4" w:rsidR="001923D1" w:rsidRDefault="002C6CBA" w:rsidP="002C6CBA">
      <w:pPr>
        <w:pStyle w:val="ListParagraph"/>
        <w:numPr>
          <w:ilvl w:val="0"/>
          <w:numId w:val="9"/>
        </w:numPr>
      </w:pPr>
      <w:r>
        <w:t>Validating CI population</w:t>
      </w:r>
    </w:p>
    <w:p w14:paraId="5EEEA61A" w14:textId="77777777" w:rsidR="009C1176" w:rsidRDefault="009C1176" w:rsidP="009C1176"/>
    <w:p w14:paraId="2191BB0C" w14:textId="44DBF0CC" w:rsidR="001923D1" w:rsidRDefault="001923D1" w:rsidP="001923D1">
      <w:r>
        <w:t>Not included yet:</w:t>
      </w:r>
    </w:p>
    <w:p w14:paraId="25369730" w14:textId="33E3AE6E" w:rsidR="002C6CBA" w:rsidRDefault="002C6CBA" w:rsidP="002C6CBA">
      <w:pPr>
        <w:pStyle w:val="ListParagraph"/>
        <w:numPr>
          <w:ilvl w:val="0"/>
          <w:numId w:val="10"/>
        </w:numPr>
      </w:pPr>
      <w:r>
        <w:t>Full network-wide discovery</w:t>
      </w:r>
    </w:p>
    <w:p w14:paraId="3A52D797" w14:textId="73E22937" w:rsidR="002C6CBA" w:rsidRDefault="002C6CBA" w:rsidP="002C6CBA">
      <w:pPr>
        <w:pStyle w:val="ListParagraph"/>
        <w:numPr>
          <w:ilvl w:val="0"/>
          <w:numId w:val="10"/>
        </w:numPr>
      </w:pPr>
      <w:r>
        <w:t>Advanced patterns or tuning</w:t>
      </w:r>
    </w:p>
    <w:p w14:paraId="5D22C9D9" w14:textId="22B46C65" w:rsidR="001923D1" w:rsidRDefault="002C6CBA" w:rsidP="002C6CBA">
      <w:pPr>
        <w:pStyle w:val="ListParagraph"/>
        <w:numPr>
          <w:ilvl w:val="0"/>
          <w:numId w:val="10"/>
        </w:numPr>
      </w:pPr>
      <w:r>
        <w:t>Deep service mapping</w:t>
      </w:r>
    </w:p>
    <w:p w14:paraId="3E59B0AA" w14:textId="77777777" w:rsidR="001923D1" w:rsidRDefault="001923D1" w:rsidP="001923D1">
      <w:pPr>
        <w:pStyle w:val="Heading1"/>
      </w:pPr>
      <w:r>
        <w:t>3. Out-of-the-Box (OOTB) Configuration</w:t>
      </w:r>
    </w:p>
    <w:p w14:paraId="11DB4EB0" w14:textId="52EE6A6C" w:rsidR="001923D1" w:rsidRDefault="001923D1" w:rsidP="001923D1">
      <w:pPr>
        <w:pStyle w:val="Heading2"/>
      </w:pPr>
      <w:r>
        <w:t>3.1 Discovery Framework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1923D1" w:rsidRPr="00F93E88" w14:paraId="59259038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2566831E" w14:textId="77777777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68C0CCD2" w14:textId="77777777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477E7399" w14:textId="77777777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2C6CBA" w14:paraId="46DF39BA" w14:textId="77777777" w:rsidTr="00DF5014">
        <w:trPr>
          <w:cantSplit/>
        </w:trPr>
        <w:tc>
          <w:tcPr>
            <w:tcW w:w="3596" w:type="dxa"/>
          </w:tcPr>
          <w:p w14:paraId="111A93CE" w14:textId="6DBFE813" w:rsidR="002C6CBA" w:rsidRDefault="002C6CBA" w:rsidP="002C6CBA">
            <w:r>
              <w:t>Discovery</w:t>
            </w:r>
          </w:p>
        </w:tc>
        <w:tc>
          <w:tcPr>
            <w:tcW w:w="3597" w:type="dxa"/>
          </w:tcPr>
          <w:p w14:paraId="43A5090C" w14:textId="3AB0698F" w:rsidR="002C6CBA" w:rsidRDefault="002C6CBA" w:rsidP="002C6CBA">
            <w:r>
              <w:t>Available via plugin</w:t>
            </w:r>
          </w:p>
        </w:tc>
        <w:tc>
          <w:tcPr>
            <w:tcW w:w="3597" w:type="dxa"/>
          </w:tcPr>
          <w:p w14:paraId="2D58E894" w14:textId="3413EB5E" w:rsidR="002C6CBA" w:rsidRDefault="002C6CBA" w:rsidP="002C6CBA">
            <w:r>
              <w:t>Must enable</w:t>
            </w:r>
          </w:p>
        </w:tc>
      </w:tr>
      <w:tr w:rsidR="002C6CBA" w14:paraId="0F18E171" w14:textId="77777777" w:rsidTr="00DF5014">
        <w:trPr>
          <w:cantSplit/>
        </w:trPr>
        <w:tc>
          <w:tcPr>
            <w:tcW w:w="3596" w:type="dxa"/>
          </w:tcPr>
          <w:p w14:paraId="7CB664BD" w14:textId="61A6456C" w:rsidR="002C6CBA" w:rsidRDefault="002C6CBA" w:rsidP="002C6CBA">
            <w:r>
              <w:t>Patterns</w:t>
            </w:r>
          </w:p>
        </w:tc>
        <w:tc>
          <w:tcPr>
            <w:tcW w:w="3597" w:type="dxa"/>
          </w:tcPr>
          <w:p w14:paraId="7C43B47F" w14:textId="308DE19A" w:rsidR="002C6CBA" w:rsidRDefault="002C6CBA" w:rsidP="002C6CBA">
            <w:r>
              <w:t>Prebuilt</w:t>
            </w:r>
          </w:p>
        </w:tc>
        <w:tc>
          <w:tcPr>
            <w:tcW w:w="3597" w:type="dxa"/>
          </w:tcPr>
          <w:p w14:paraId="4C70667F" w14:textId="09EE7270" w:rsidR="002C6CBA" w:rsidRDefault="002C6CBA" w:rsidP="002C6CBA">
            <w:r>
              <w:t>Use as-is initially</w:t>
            </w:r>
          </w:p>
        </w:tc>
      </w:tr>
      <w:tr w:rsidR="002C6CBA" w14:paraId="629A9A5D" w14:textId="77777777" w:rsidTr="00DF5014">
        <w:trPr>
          <w:cantSplit/>
        </w:trPr>
        <w:tc>
          <w:tcPr>
            <w:tcW w:w="3596" w:type="dxa"/>
          </w:tcPr>
          <w:p w14:paraId="488D7495" w14:textId="384539EF" w:rsidR="002C6CBA" w:rsidRDefault="002C6CBA" w:rsidP="002C6CBA">
            <w:r>
              <w:t>Schedules</w:t>
            </w:r>
          </w:p>
        </w:tc>
        <w:tc>
          <w:tcPr>
            <w:tcW w:w="3597" w:type="dxa"/>
          </w:tcPr>
          <w:p w14:paraId="75BE4B5F" w14:textId="025432E7" w:rsidR="002C6CBA" w:rsidRDefault="002C6CBA" w:rsidP="002C6CBA">
            <w:r>
              <w:t>Not configured</w:t>
            </w:r>
          </w:p>
        </w:tc>
        <w:tc>
          <w:tcPr>
            <w:tcW w:w="3597" w:type="dxa"/>
          </w:tcPr>
          <w:p w14:paraId="205E7426" w14:textId="4DF590BE" w:rsidR="002C6CBA" w:rsidRDefault="002C6CBA" w:rsidP="002C6CBA">
            <w:r>
              <w:t>Must create</w:t>
            </w:r>
          </w:p>
        </w:tc>
      </w:tr>
    </w:tbl>
    <w:p w14:paraId="6020C357" w14:textId="77777777" w:rsidR="001923D1" w:rsidRDefault="001923D1" w:rsidP="001923D1"/>
    <w:p w14:paraId="63F2CD79" w14:textId="2744184A" w:rsidR="001923D1" w:rsidRDefault="001923D1" w:rsidP="001923D1">
      <w:pPr>
        <w:pStyle w:val="Heading2"/>
      </w:pPr>
      <w:r>
        <w:t>3.2 MID Server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8B22EF" w:rsidRPr="00F93E88" w14:paraId="2D5AF35D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74C1983C" w14:textId="4374218B" w:rsidR="008B22EF" w:rsidRPr="008B22EF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41FA2A9C" w14:textId="47B1F40B" w:rsidR="008B22EF" w:rsidRPr="008B22EF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35418368" w14:textId="4EB47414" w:rsidR="008B22EF" w:rsidRPr="008B22EF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2C6CBA" w14:paraId="2B3679C0" w14:textId="77777777" w:rsidTr="00DF5014">
        <w:trPr>
          <w:cantSplit/>
        </w:trPr>
        <w:tc>
          <w:tcPr>
            <w:tcW w:w="3596" w:type="dxa"/>
          </w:tcPr>
          <w:p w14:paraId="153714AC" w14:textId="6CC13076" w:rsidR="002C6CBA" w:rsidRDefault="002C6CBA" w:rsidP="002C6CBA">
            <w:r>
              <w:t>MID Server</w:t>
            </w:r>
          </w:p>
        </w:tc>
        <w:tc>
          <w:tcPr>
            <w:tcW w:w="3597" w:type="dxa"/>
          </w:tcPr>
          <w:p w14:paraId="7D20D4CF" w14:textId="56238CC2" w:rsidR="002C6CBA" w:rsidRDefault="002C6CBA" w:rsidP="002C6CBA">
            <w:r>
              <w:t>Required</w:t>
            </w:r>
          </w:p>
        </w:tc>
        <w:tc>
          <w:tcPr>
            <w:tcW w:w="3597" w:type="dxa"/>
          </w:tcPr>
          <w:p w14:paraId="6F911098" w14:textId="09389F3A" w:rsidR="002C6CBA" w:rsidRDefault="002C6CBA" w:rsidP="002C6CBA">
            <w:r>
              <w:t>External install</w:t>
            </w:r>
          </w:p>
        </w:tc>
      </w:tr>
      <w:tr w:rsidR="002C6CBA" w14:paraId="64D18BF3" w14:textId="77777777" w:rsidTr="00DF5014">
        <w:trPr>
          <w:cantSplit/>
        </w:trPr>
        <w:tc>
          <w:tcPr>
            <w:tcW w:w="3596" w:type="dxa"/>
          </w:tcPr>
          <w:p w14:paraId="63E98F31" w14:textId="4B96CC05" w:rsidR="002C6CBA" w:rsidRDefault="002C6CBA" w:rsidP="002C6CBA">
            <w:r>
              <w:t>Connectivity</w:t>
            </w:r>
          </w:p>
        </w:tc>
        <w:tc>
          <w:tcPr>
            <w:tcW w:w="3597" w:type="dxa"/>
          </w:tcPr>
          <w:p w14:paraId="12273FD8" w14:textId="58444361" w:rsidR="002C6CBA" w:rsidRDefault="002C6CBA" w:rsidP="002C6CBA">
            <w:r>
              <w:t>Outbound from MID</w:t>
            </w:r>
          </w:p>
        </w:tc>
        <w:tc>
          <w:tcPr>
            <w:tcW w:w="3597" w:type="dxa"/>
          </w:tcPr>
          <w:p w14:paraId="06C8EA4F" w14:textId="37708429" w:rsidR="002C6CBA" w:rsidRDefault="002C6CBA" w:rsidP="002C6CBA">
            <w:r>
              <w:t>Secure model</w:t>
            </w:r>
          </w:p>
        </w:tc>
      </w:tr>
      <w:tr w:rsidR="002C6CBA" w14:paraId="26C124EB" w14:textId="77777777" w:rsidTr="00DF5014">
        <w:trPr>
          <w:cantSplit/>
        </w:trPr>
        <w:tc>
          <w:tcPr>
            <w:tcW w:w="3596" w:type="dxa"/>
          </w:tcPr>
          <w:p w14:paraId="1C3EF195" w14:textId="543C0E40" w:rsidR="002C6CBA" w:rsidRPr="00FB34EF" w:rsidRDefault="002C6CBA" w:rsidP="002C6CBA">
            <w:r>
              <w:lastRenderedPageBreak/>
              <w:t>Status</w:t>
            </w:r>
          </w:p>
        </w:tc>
        <w:tc>
          <w:tcPr>
            <w:tcW w:w="3597" w:type="dxa"/>
          </w:tcPr>
          <w:p w14:paraId="35C6950E" w14:textId="3143DCFF" w:rsidR="002C6CBA" w:rsidRPr="00FB34EF" w:rsidRDefault="002C6CBA" w:rsidP="002C6CBA">
            <w:r>
              <w:t>Must be validated</w:t>
            </w:r>
          </w:p>
        </w:tc>
        <w:tc>
          <w:tcPr>
            <w:tcW w:w="3597" w:type="dxa"/>
          </w:tcPr>
          <w:p w14:paraId="1E510F35" w14:textId="7A640126" w:rsidR="002C6CBA" w:rsidRPr="00FB34EF" w:rsidRDefault="002C6CBA" w:rsidP="002C6CBA">
            <w:r>
              <w:t>“Up” required</w:t>
            </w:r>
          </w:p>
        </w:tc>
      </w:tr>
    </w:tbl>
    <w:p w14:paraId="6AB1B462" w14:textId="77777777" w:rsidR="001D3BA2" w:rsidRDefault="001D3BA2" w:rsidP="001D3BA2"/>
    <w:p w14:paraId="04510841" w14:textId="198BF3AF" w:rsidR="001923D1" w:rsidRDefault="001923D1" w:rsidP="001923D1">
      <w:pPr>
        <w:pStyle w:val="Heading2"/>
      </w:pPr>
      <w:r>
        <w:t>3.3 Credentials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8B22EF" w:rsidRPr="00F93E88" w14:paraId="18AF9CED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33B66946" w14:textId="264BB669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77F17D17" w14:textId="6DD9DD65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0658D352" w14:textId="1D68B968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2C6CBA" w14:paraId="73BE540D" w14:textId="77777777" w:rsidTr="00DF5014">
        <w:trPr>
          <w:cantSplit/>
        </w:trPr>
        <w:tc>
          <w:tcPr>
            <w:tcW w:w="3596" w:type="dxa"/>
          </w:tcPr>
          <w:p w14:paraId="2423E30D" w14:textId="6355B52A" w:rsidR="002C6CBA" w:rsidRDefault="002C6CBA" w:rsidP="002C6CBA">
            <w:r>
              <w:t>Credential Types</w:t>
            </w:r>
          </w:p>
        </w:tc>
        <w:tc>
          <w:tcPr>
            <w:tcW w:w="3597" w:type="dxa"/>
          </w:tcPr>
          <w:p w14:paraId="0FCA30FC" w14:textId="197D529A" w:rsidR="002C6CBA" w:rsidRDefault="002C6CBA" w:rsidP="002C6CBA">
            <w:r>
              <w:t>Supported</w:t>
            </w:r>
          </w:p>
        </w:tc>
        <w:tc>
          <w:tcPr>
            <w:tcW w:w="3597" w:type="dxa"/>
          </w:tcPr>
          <w:p w14:paraId="5AC5DD0E" w14:textId="7CF4B525" w:rsidR="002C6CBA" w:rsidRDefault="002C6CBA" w:rsidP="002C6CBA">
            <w:r>
              <w:t>SSH, Windows, etc.</w:t>
            </w:r>
          </w:p>
        </w:tc>
      </w:tr>
      <w:tr w:rsidR="002C6CBA" w14:paraId="2B2E7B01" w14:textId="77777777" w:rsidTr="00DF5014">
        <w:trPr>
          <w:cantSplit/>
        </w:trPr>
        <w:tc>
          <w:tcPr>
            <w:tcW w:w="3596" w:type="dxa"/>
          </w:tcPr>
          <w:p w14:paraId="67AB5B20" w14:textId="0252A72D" w:rsidR="002C6CBA" w:rsidRDefault="002C6CBA" w:rsidP="002C6CBA">
            <w:r>
              <w:t>Credential Store</w:t>
            </w:r>
          </w:p>
        </w:tc>
        <w:tc>
          <w:tcPr>
            <w:tcW w:w="3597" w:type="dxa"/>
          </w:tcPr>
          <w:p w14:paraId="33D3C3C0" w14:textId="43B44D87" w:rsidR="002C6CBA" w:rsidRDefault="002C6CBA" w:rsidP="002C6CBA">
            <w:r>
              <w:t>Available</w:t>
            </w:r>
          </w:p>
        </w:tc>
        <w:tc>
          <w:tcPr>
            <w:tcW w:w="3597" w:type="dxa"/>
          </w:tcPr>
          <w:p w14:paraId="5E097085" w14:textId="16DC710E" w:rsidR="002C6CBA" w:rsidRDefault="002C6CBA" w:rsidP="002C6CBA">
            <w:r>
              <w:t>Secure storage</w:t>
            </w:r>
          </w:p>
        </w:tc>
      </w:tr>
      <w:tr w:rsidR="002C6CBA" w14:paraId="687C7760" w14:textId="77777777" w:rsidTr="00DF5014">
        <w:trPr>
          <w:cantSplit/>
        </w:trPr>
        <w:tc>
          <w:tcPr>
            <w:tcW w:w="3596" w:type="dxa"/>
          </w:tcPr>
          <w:p w14:paraId="3131A34A" w14:textId="2288C3C8" w:rsidR="002C6CBA" w:rsidRDefault="002C6CBA" w:rsidP="002C6CBA">
            <w:r>
              <w:t>Assignment</w:t>
            </w:r>
          </w:p>
        </w:tc>
        <w:tc>
          <w:tcPr>
            <w:tcW w:w="3597" w:type="dxa"/>
          </w:tcPr>
          <w:p w14:paraId="58522420" w14:textId="6321AD9F" w:rsidR="002C6CBA" w:rsidRDefault="002C6CBA" w:rsidP="002C6CBA">
            <w:r>
              <w:t>Manual</w:t>
            </w:r>
          </w:p>
        </w:tc>
        <w:tc>
          <w:tcPr>
            <w:tcW w:w="3597" w:type="dxa"/>
          </w:tcPr>
          <w:p w14:paraId="6240BC16" w14:textId="335659AE" w:rsidR="002C6CBA" w:rsidRDefault="002C6CBA" w:rsidP="002C6CBA">
            <w:r>
              <w:t>Must configure</w:t>
            </w:r>
          </w:p>
        </w:tc>
      </w:tr>
    </w:tbl>
    <w:p w14:paraId="09FC807C" w14:textId="77777777" w:rsidR="001923D1" w:rsidRDefault="001923D1" w:rsidP="001923D1"/>
    <w:p w14:paraId="36D9CA06" w14:textId="22ED25E9" w:rsidR="001923D1" w:rsidRDefault="001923D1" w:rsidP="001923D1">
      <w:pPr>
        <w:pStyle w:val="Heading2"/>
      </w:pPr>
      <w:r>
        <w:t>3.4 CI Population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8B22EF" w:rsidRPr="00F93E88" w14:paraId="701FC179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5C280BC3" w14:textId="44329731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075831E7" w14:textId="7ECC830F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5D7F1A45" w14:textId="78683809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2C6CBA" w14:paraId="6297B86F" w14:textId="77777777" w:rsidTr="00DF5014">
        <w:trPr>
          <w:cantSplit/>
        </w:trPr>
        <w:tc>
          <w:tcPr>
            <w:tcW w:w="3596" w:type="dxa"/>
          </w:tcPr>
          <w:p w14:paraId="0D4E3B31" w14:textId="784062FD" w:rsidR="002C6CBA" w:rsidRDefault="002C6CBA" w:rsidP="002C6CBA">
            <w:r>
              <w:t>CI Classes</w:t>
            </w:r>
          </w:p>
        </w:tc>
        <w:tc>
          <w:tcPr>
            <w:tcW w:w="3597" w:type="dxa"/>
          </w:tcPr>
          <w:p w14:paraId="0D418093" w14:textId="1C66DBF5" w:rsidR="002C6CBA" w:rsidRDefault="002C6CBA" w:rsidP="002C6CBA">
            <w:r>
              <w:t>Pre-mapped</w:t>
            </w:r>
          </w:p>
        </w:tc>
        <w:tc>
          <w:tcPr>
            <w:tcW w:w="3597" w:type="dxa"/>
          </w:tcPr>
          <w:p w14:paraId="24EE3C9A" w14:textId="749B85B4" w:rsidR="002C6CBA" w:rsidRDefault="002C6CBA" w:rsidP="002C6CBA">
            <w:r>
              <w:t>Server, network, etc.</w:t>
            </w:r>
          </w:p>
        </w:tc>
      </w:tr>
      <w:tr w:rsidR="002C6CBA" w14:paraId="28469607" w14:textId="77777777" w:rsidTr="00DF5014">
        <w:trPr>
          <w:cantSplit/>
        </w:trPr>
        <w:tc>
          <w:tcPr>
            <w:tcW w:w="3596" w:type="dxa"/>
          </w:tcPr>
          <w:p w14:paraId="718B6804" w14:textId="01DD1BB1" w:rsidR="002C6CBA" w:rsidRDefault="002C6CBA" w:rsidP="002C6CBA">
            <w:r>
              <w:t>Attributes</w:t>
            </w:r>
          </w:p>
        </w:tc>
        <w:tc>
          <w:tcPr>
            <w:tcW w:w="3597" w:type="dxa"/>
          </w:tcPr>
          <w:p w14:paraId="0C225EA9" w14:textId="22C5B357" w:rsidR="002C6CBA" w:rsidRDefault="002C6CBA" w:rsidP="002C6CBA">
            <w:r>
              <w:t>Auto-populated</w:t>
            </w:r>
          </w:p>
        </w:tc>
        <w:tc>
          <w:tcPr>
            <w:tcW w:w="3597" w:type="dxa"/>
          </w:tcPr>
          <w:p w14:paraId="1D9640F4" w14:textId="18EE7C3B" w:rsidR="002C6CBA" w:rsidRDefault="002C6CBA" w:rsidP="002C6CBA">
            <w:r>
              <w:t>Based on patterns</w:t>
            </w:r>
          </w:p>
        </w:tc>
      </w:tr>
      <w:tr w:rsidR="002C6CBA" w14:paraId="73F74E61" w14:textId="77777777" w:rsidTr="00DF5014">
        <w:trPr>
          <w:cantSplit/>
        </w:trPr>
        <w:tc>
          <w:tcPr>
            <w:tcW w:w="3596" w:type="dxa"/>
          </w:tcPr>
          <w:p w14:paraId="36F645AA" w14:textId="4CA381D1" w:rsidR="002C6CBA" w:rsidRDefault="002C6CBA" w:rsidP="002C6CBA">
            <w:r>
              <w:t>Relationships</w:t>
            </w:r>
          </w:p>
        </w:tc>
        <w:tc>
          <w:tcPr>
            <w:tcW w:w="3597" w:type="dxa"/>
          </w:tcPr>
          <w:p w14:paraId="20DB4A4D" w14:textId="2B770A64" w:rsidR="002C6CBA" w:rsidRDefault="002C6CBA" w:rsidP="002C6CBA">
            <w:r>
              <w:t>Limited initially</w:t>
            </w:r>
          </w:p>
        </w:tc>
        <w:tc>
          <w:tcPr>
            <w:tcW w:w="3597" w:type="dxa"/>
          </w:tcPr>
          <w:p w14:paraId="17BE20A6" w14:textId="0E8D9E24" w:rsidR="002C6CBA" w:rsidRDefault="002C6CBA" w:rsidP="002C6CBA">
            <w:r>
              <w:t>Expand later</w:t>
            </w:r>
          </w:p>
        </w:tc>
      </w:tr>
    </w:tbl>
    <w:p w14:paraId="7186C36A" w14:textId="77777777" w:rsidR="001923D1" w:rsidRDefault="001923D1" w:rsidP="001923D1"/>
    <w:p w14:paraId="01C94936" w14:textId="74FDD686" w:rsidR="00452422" w:rsidRDefault="00452422" w:rsidP="00452422">
      <w:pPr>
        <w:pStyle w:val="Heading2"/>
      </w:pPr>
      <w:r>
        <w:t>3.5 Integration 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452422" w:rsidRPr="00F93E88" w14:paraId="32E1B42A" w14:textId="77777777" w:rsidTr="006F69E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220A5005" w14:textId="77777777" w:rsidR="00452422" w:rsidRPr="00F93E88" w:rsidRDefault="00452422" w:rsidP="006F69E4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00AC9A87" w14:textId="77777777" w:rsidR="00452422" w:rsidRPr="00F93E88" w:rsidRDefault="00452422" w:rsidP="006F69E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78B0D4D4" w14:textId="77777777" w:rsidR="00452422" w:rsidRPr="00F93E88" w:rsidRDefault="00452422" w:rsidP="006F69E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2C6CBA" w14:paraId="3AFAF5F5" w14:textId="77777777" w:rsidTr="006F69E4">
        <w:trPr>
          <w:cantSplit/>
        </w:trPr>
        <w:tc>
          <w:tcPr>
            <w:tcW w:w="3596" w:type="dxa"/>
          </w:tcPr>
          <w:p w14:paraId="17C98AE6" w14:textId="2BD9E90D" w:rsidR="002C6CBA" w:rsidRDefault="002C6CBA" w:rsidP="002C6CBA">
            <w:r>
              <w:t>CMDB</w:t>
            </w:r>
          </w:p>
        </w:tc>
        <w:tc>
          <w:tcPr>
            <w:tcW w:w="3597" w:type="dxa"/>
          </w:tcPr>
          <w:p w14:paraId="29E252A7" w14:textId="44669B56" w:rsidR="002C6CBA" w:rsidRDefault="002C6CBA" w:rsidP="002C6CBA">
            <w:r>
              <w:t>Direct integration</w:t>
            </w:r>
          </w:p>
        </w:tc>
        <w:tc>
          <w:tcPr>
            <w:tcW w:w="3597" w:type="dxa"/>
          </w:tcPr>
          <w:p w14:paraId="6A8993E0" w14:textId="5C9C3426" w:rsidR="002C6CBA" w:rsidRDefault="002C6CBA" w:rsidP="002C6CBA">
            <w:r>
              <w:t>Primary target</w:t>
            </w:r>
          </w:p>
        </w:tc>
      </w:tr>
      <w:tr w:rsidR="002C6CBA" w14:paraId="15BF599D" w14:textId="77777777" w:rsidTr="006F69E4">
        <w:trPr>
          <w:cantSplit/>
        </w:trPr>
        <w:tc>
          <w:tcPr>
            <w:tcW w:w="3596" w:type="dxa"/>
          </w:tcPr>
          <w:p w14:paraId="48BA7BF7" w14:textId="081F4C83" w:rsidR="002C6CBA" w:rsidRDefault="002C6CBA" w:rsidP="002C6CBA">
            <w:r>
              <w:t>CSDM</w:t>
            </w:r>
          </w:p>
        </w:tc>
        <w:tc>
          <w:tcPr>
            <w:tcW w:w="3597" w:type="dxa"/>
          </w:tcPr>
          <w:p w14:paraId="353282E8" w14:textId="71D5EDF3" w:rsidR="002C6CBA" w:rsidRDefault="002C6CBA" w:rsidP="002C6CBA">
            <w:r>
              <w:t>Supports alignment</w:t>
            </w:r>
          </w:p>
        </w:tc>
        <w:tc>
          <w:tcPr>
            <w:tcW w:w="3597" w:type="dxa"/>
          </w:tcPr>
          <w:p w14:paraId="6DD4BF64" w14:textId="7340B423" w:rsidR="002C6CBA" w:rsidRDefault="002C6CBA" w:rsidP="002C6CBA">
            <w:r>
              <w:t>Manual refinement</w:t>
            </w:r>
          </w:p>
        </w:tc>
      </w:tr>
      <w:tr w:rsidR="002C6CBA" w14:paraId="4A5E8E94" w14:textId="77777777" w:rsidTr="006F69E4">
        <w:trPr>
          <w:cantSplit/>
        </w:trPr>
        <w:tc>
          <w:tcPr>
            <w:tcW w:w="3596" w:type="dxa"/>
          </w:tcPr>
          <w:p w14:paraId="68DDA04B" w14:textId="34CFC1E1" w:rsidR="002C6CBA" w:rsidRDefault="002C6CBA" w:rsidP="002C6CBA">
            <w:r>
              <w:t>Service Graph</w:t>
            </w:r>
          </w:p>
        </w:tc>
        <w:tc>
          <w:tcPr>
            <w:tcW w:w="3597" w:type="dxa"/>
          </w:tcPr>
          <w:p w14:paraId="195B494C" w14:textId="3C4ED404" w:rsidR="002C6CBA" w:rsidRDefault="002C6CBA" w:rsidP="002C6CBA">
            <w:r>
              <w:t>Separate</w:t>
            </w:r>
          </w:p>
        </w:tc>
        <w:tc>
          <w:tcPr>
            <w:tcW w:w="3597" w:type="dxa"/>
          </w:tcPr>
          <w:p w14:paraId="5E17993D" w14:textId="2558B6B9" w:rsidR="002C6CBA" w:rsidRDefault="002C6CBA" w:rsidP="002C6CBA">
            <w:r>
              <w:t>Sprint 5 expansion</w:t>
            </w:r>
          </w:p>
        </w:tc>
      </w:tr>
    </w:tbl>
    <w:p w14:paraId="2FCA5FC8" w14:textId="77777777" w:rsidR="00452422" w:rsidRDefault="00452422" w:rsidP="001923D1"/>
    <w:p w14:paraId="1F61DFCE" w14:textId="77777777" w:rsidR="001923D1" w:rsidRDefault="001923D1" w:rsidP="001923D1">
      <w:pPr>
        <w:pStyle w:val="Heading1"/>
      </w:pPr>
      <w:r>
        <w:t>4. Key Decisions (Client Input)</w:t>
      </w:r>
    </w:p>
    <w:p w14:paraId="08D3A593" w14:textId="08B99E8D" w:rsidR="001923D1" w:rsidRDefault="001923D1" w:rsidP="001923D1">
      <w:pPr>
        <w:pStyle w:val="Heading2"/>
      </w:pPr>
      <w:r>
        <w:t>4.1 Discovery Scope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1981"/>
        <w:gridCol w:w="2158"/>
        <w:gridCol w:w="2158"/>
        <w:gridCol w:w="2158"/>
      </w:tblGrid>
      <w:tr w:rsidR="001923D1" w:rsidRPr="0048765F" w14:paraId="18F47E94" w14:textId="77777777" w:rsidTr="006D39B7">
        <w:trPr>
          <w:cantSplit/>
          <w:tblHeader/>
        </w:trPr>
        <w:tc>
          <w:tcPr>
            <w:tcW w:w="2335" w:type="dxa"/>
            <w:shd w:val="clear" w:color="auto" w:fill="D9D9D9" w:themeFill="background1" w:themeFillShade="D9"/>
          </w:tcPr>
          <w:p w14:paraId="3A83B3AC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1981" w:type="dxa"/>
            <w:shd w:val="clear" w:color="auto" w:fill="D9D9D9" w:themeFill="background1" w:themeFillShade="D9"/>
          </w:tcPr>
          <w:p w14:paraId="69909AF5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6B95A229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667AF415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5F2A6C5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2C6CBA" w14:paraId="61FB56DD" w14:textId="77777777" w:rsidTr="006D39B7">
        <w:trPr>
          <w:cantSplit/>
        </w:trPr>
        <w:tc>
          <w:tcPr>
            <w:tcW w:w="2335" w:type="dxa"/>
          </w:tcPr>
          <w:p w14:paraId="76A8B147" w14:textId="5A0AE475" w:rsidR="002C6CBA" w:rsidRDefault="002C6CBA" w:rsidP="002C6CBA">
            <w:r>
              <w:t>Network Range</w:t>
            </w:r>
          </w:p>
        </w:tc>
        <w:tc>
          <w:tcPr>
            <w:tcW w:w="1981" w:type="dxa"/>
          </w:tcPr>
          <w:p w14:paraId="40A5F5DE" w14:textId="525C8AF3" w:rsidR="002C6CBA" w:rsidRDefault="002C6CBA" w:rsidP="002C6CBA">
            <w:r>
              <w:t>Not defined</w:t>
            </w:r>
          </w:p>
        </w:tc>
        <w:tc>
          <w:tcPr>
            <w:tcW w:w="2158" w:type="dxa"/>
          </w:tcPr>
          <w:p w14:paraId="39D60FE7" w14:textId="77777777" w:rsidR="002C6CBA" w:rsidRDefault="002C6CBA" w:rsidP="002C6CBA"/>
        </w:tc>
        <w:tc>
          <w:tcPr>
            <w:tcW w:w="2158" w:type="dxa"/>
          </w:tcPr>
          <w:p w14:paraId="642CEAFB" w14:textId="77777777" w:rsidR="002C6CBA" w:rsidRDefault="002C6CBA" w:rsidP="002C6CBA"/>
        </w:tc>
        <w:tc>
          <w:tcPr>
            <w:tcW w:w="2158" w:type="dxa"/>
          </w:tcPr>
          <w:p w14:paraId="2A3F85C3" w14:textId="77777777" w:rsidR="002C6CBA" w:rsidRDefault="002C6CBA" w:rsidP="002C6CBA"/>
        </w:tc>
      </w:tr>
      <w:tr w:rsidR="002C6CBA" w14:paraId="7757C668" w14:textId="77777777" w:rsidTr="006D39B7">
        <w:trPr>
          <w:cantSplit/>
        </w:trPr>
        <w:tc>
          <w:tcPr>
            <w:tcW w:w="2335" w:type="dxa"/>
          </w:tcPr>
          <w:p w14:paraId="02405200" w14:textId="3D79EB81" w:rsidR="002C6CBA" w:rsidRDefault="002C6CBA" w:rsidP="002C6CBA">
            <w:r>
              <w:t>Systems Included</w:t>
            </w:r>
          </w:p>
        </w:tc>
        <w:tc>
          <w:tcPr>
            <w:tcW w:w="1981" w:type="dxa"/>
          </w:tcPr>
          <w:p w14:paraId="78968B2F" w14:textId="575855E9" w:rsidR="002C6CBA" w:rsidRDefault="002C6CBA" w:rsidP="002C6CBA">
            <w:r>
              <w:t>All possible</w:t>
            </w:r>
          </w:p>
        </w:tc>
        <w:tc>
          <w:tcPr>
            <w:tcW w:w="2158" w:type="dxa"/>
          </w:tcPr>
          <w:p w14:paraId="42668B54" w14:textId="77777777" w:rsidR="002C6CBA" w:rsidRDefault="002C6CBA" w:rsidP="002C6CBA"/>
        </w:tc>
        <w:tc>
          <w:tcPr>
            <w:tcW w:w="2158" w:type="dxa"/>
          </w:tcPr>
          <w:p w14:paraId="72FBECA8" w14:textId="77777777" w:rsidR="002C6CBA" w:rsidRDefault="002C6CBA" w:rsidP="002C6CBA"/>
        </w:tc>
        <w:tc>
          <w:tcPr>
            <w:tcW w:w="2158" w:type="dxa"/>
          </w:tcPr>
          <w:p w14:paraId="45B2CC63" w14:textId="77777777" w:rsidR="002C6CBA" w:rsidRDefault="002C6CBA" w:rsidP="002C6CBA"/>
        </w:tc>
      </w:tr>
      <w:tr w:rsidR="002C6CBA" w14:paraId="14048CF2" w14:textId="77777777" w:rsidTr="006D39B7">
        <w:trPr>
          <w:cantSplit/>
        </w:trPr>
        <w:tc>
          <w:tcPr>
            <w:tcW w:w="2335" w:type="dxa"/>
          </w:tcPr>
          <w:p w14:paraId="7D6378D1" w14:textId="47996422" w:rsidR="002C6CBA" w:rsidRDefault="002C6CBA" w:rsidP="002C6CBA">
            <w:r>
              <w:t>Initial Scope Size</w:t>
            </w:r>
          </w:p>
        </w:tc>
        <w:tc>
          <w:tcPr>
            <w:tcW w:w="1981" w:type="dxa"/>
          </w:tcPr>
          <w:p w14:paraId="6C1EDFA3" w14:textId="2E89034D" w:rsidR="002C6CBA" w:rsidRDefault="002C6CBA" w:rsidP="002C6CBA">
            <w:r>
              <w:t>Unlimited</w:t>
            </w:r>
          </w:p>
        </w:tc>
        <w:tc>
          <w:tcPr>
            <w:tcW w:w="2158" w:type="dxa"/>
          </w:tcPr>
          <w:p w14:paraId="777657D6" w14:textId="77777777" w:rsidR="002C6CBA" w:rsidRDefault="002C6CBA" w:rsidP="002C6CBA"/>
        </w:tc>
        <w:tc>
          <w:tcPr>
            <w:tcW w:w="2158" w:type="dxa"/>
          </w:tcPr>
          <w:p w14:paraId="1214B50A" w14:textId="77777777" w:rsidR="002C6CBA" w:rsidRDefault="002C6CBA" w:rsidP="002C6CBA"/>
        </w:tc>
        <w:tc>
          <w:tcPr>
            <w:tcW w:w="2158" w:type="dxa"/>
          </w:tcPr>
          <w:p w14:paraId="3F7203B2" w14:textId="77777777" w:rsidR="002C6CBA" w:rsidRDefault="002C6CBA" w:rsidP="002C6CBA"/>
        </w:tc>
      </w:tr>
    </w:tbl>
    <w:p w14:paraId="0D9FEC1F" w14:textId="77777777" w:rsidR="001923D1" w:rsidRDefault="001923D1" w:rsidP="001923D1"/>
    <w:p w14:paraId="54281B49" w14:textId="20F99088" w:rsidR="006E4639" w:rsidRDefault="00452422" w:rsidP="001923D1">
      <w:r>
        <w:t>MVP Rule: Start with a small, known subnet or system group</w:t>
      </w:r>
    </w:p>
    <w:p w14:paraId="4B320A52" w14:textId="105635B6" w:rsidR="001923D1" w:rsidRDefault="001923D1" w:rsidP="001923D1">
      <w:pPr>
        <w:pStyle w:val="Heading2"/>
      </w:pPr>
      <w:r>
        <w:t>4.2 MID Server Placement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1923D1" w:rsidRPr="0048765F" w14:paraId="427D493C" w14:textId="77777777" w:rsidTr="00DF5014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59C2DA4F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33DDF78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7B2BF1C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3F5A57B5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07E39FFC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2C6CBA" w14:paraId="6FC4F22F" w14:textId="77777777" w:rsidTr="00DF5014">
        <w:trPr>
          <w:cantSplit/>
        </w:trPr>
        <w:tc>
          <w:tcPr>
            <w:tcW w:w="2158" w:type="dxa"/>
          </w:tcPr>
          <w:p w14:paraId="5B6F4F99" w14:textId="5974E40F" w:rsidR="002C6CBA" w:rsidRDefault="002C6CBA" w:rsidP="002C6CBA">
            <w:r>
              <w:t>Location</w:t>
            </w:r>
          </w:p>
        </w:tc>
        <w:tc>
          <w:tcPr>
            <w:tcW w:w="2158" w:type="dxa"/>
          </w:tcPr>
          <w:p w14:paraId="584D8163" w14:textId="532E3880" w:rsidR="002C6CBA" w:rsidRDefault="002C6CBA" w:rsidP="002C6CBA">
            <w:r>
              <w:t>Not defined</w:t>
            </w:r>
          </w:p>
        </w:tc>
        <w:tc>
          <w:tcPr>
            <w:tcW w:w="2158" w:type="dxa"/>
          </w:tcPr>
          <w:p w14:paraId="3069A6E1" w14:textId="77777777" w:rsidR="002C6CBA" w:rsidRDefault="002C6CBA" w:rsidP="002C6CBA"/>
        </w:tc>
        <w:tc>
          <w:tcPr>
            <w:tcW w:w="2158" w:type="dxa"/>
          </w:tcPr>
          <w:p w14:paraId="6033DF80" w14:textId="77777777" w:rsidR="002C6CBA" w:rsidRDefault="002C6CBA" w:rsidP="002C6CBA"/>
        </w:tc>
        <w:tc>
          <w:tcPr>
            <w:tcW w:w="2158" w:type="dxa"/>
          </w:tcPr>
          <w:p w14:paraId="41122291" w14:textId="77777777" w:rsidR="002C6CBA" w:rsidRDefault="002C6CBA" w:rsidP="002C6CBA"/>
        </w:tc>
      </w:tr>
      <w:tr w:rsidR="002C6CBA" w14:paraId="4B538247" w14:textId="77777777" w:rsidTr="00DF5014">
        <w:trPr>
          <w:cantSplit/>
        </w:trPr>
        <w:tc>
          <w:tcPr>
            <w:tcW w:w="2158" w:type="dxa"/>
          </w:tcPr>
          <w:p w14:paraId="718BE949" w14:textId="70409C3D" w:rsidR="002C6CBA" w:rsidRDefault="002C6CBA" w:rsidP="002C6CBA">
            <w:r>
              <w:t>Network Access</w:t>
            </w:r>
          </w:p>
        </w:tc>
        <w:tc>
          <w:tcPr>
            <w:tcW w:w="2158" w:type="dxa"/>
          </w:tcPr>
          <w:p w14:paraId="1F818B3C" w14:textId="70D54609" w:rsidR="002C6CBA" w:rsidRDefault="002C6CBA" w:rsidP="002C6CBA">
            <w:r>
              <w:t>Required</w:t>
            </w:r>
          </w:p>
        </w:tc>
        <w:tc>
          <w:tcPr>
            <w:tcW w:w="2158" w:type="dxa"/>
          </w:tcPr>
          <w:p w14:paraId="47C73E0F" w14:textId="77777777" w:rsidR="002C6CBA" w:rsidRDefault="002C6CBA" w:rsidP="002C6CBA"/>
        </w:tc>
        <w:tc>
          <w:tcPr>
            <w:tcW w:w="2158" w:type="dxa"/>
          </w:tcPr>
          <w:p w14:paraId="41A4A74E" w14:textId="77777777" w:rsidR="002C6CBA" w:rsidRDefault="002C6CBA" w:rsidP="002C6CBA"/>
        </w:tc>
        <w:tc>
          <w:tcPr>
            <w:tcW w:w="2158" w:type="dxa"/>
          </w:tcPr>
          <w:p w14:paraId="64B33DB7" w14:textId="77777777" w:rsidR="002C6CBA" w:rsidRDefault="002C6CBA" w:rsidP="002C6CBA"/>
        </w:tc>
      </w:tr>
      <w:tr w:rsidR="002C6CBA" w14:paraId="2F5E5A6D" w14:textId="77777777" w:rsidTr="00DF5014">
        <w:trPr>
          <w:cantSplit/>
        </w:trPr>
        <w:tc>
          <w:tcPr>
            <w:tcW w:w="2158" w:type="dxa"/>
          </w:tcPr>
          <w:p w14:paraId="4A001EB4" w14:textId="55710CEE" w:rsidR="002C6CBA" w:rsidRDefault="002C6CBA" w:rsidP="002C6CBA">
            <w:r>
              <w:t>Redundancy</w:t>
            </w:r>
          </w:p>
        </w:tc>
        <w:tc>
          <w:tcPr>
            <w:tcW w:w="2158" w:type="dxa"/>
          </w:tcPr>
          <w:p w14:paraId="01A6AE98" w14:textId="2EDA9C8D" w:rsidR="002C6CBA" w:rsidRDefault="002C6CBA" w:rsidP="002C6CBA">
            <w:r>
              <w:t>None</w:t>
            </w:r>
          </w:p>
        </w:tc>
        <w:tc>
          <w:tcPr>
            <w:tcW w:w="2158" w:type="dxa"/>
          </w:tcPr>
          <w:p w14:paraId="7284B078" w14:textId="77777777" w:rsidR="002C6CBA" w:rsidRDefault="002C6CBA" w:rsidP="002C6CBA"/>
        </w:tc>
        <w:tc>
          <w:tcPr>
            <w:tcW w:w="2158" w:type="dxa"/>
          </w:tcPr>
          <w:p w14:paraId="6772CEB9" w14:textId="77777777" w:rsidR="002C6CBA" w:rsidRDefault="002C6CBA" w:rsidP="002C6CBA"/>
        </w:tc>
        <w:tc>
          <w:tcPr>
            <w:tcW w:w="2158" w:type="dxa"/>
          </w:tcPr>
          <w:p w14:paraId="3A718093" w14:textId="77777777" w:rsidR="002C6CBA" w:rsidRDefault="002C6CBA" w:rsidP="002C6CBA"/>
        </w:tc>
      </w:tr>
    </w:tbl>
    <w:p w14:paraId="40A08E24" w14:textId="77777777" w:rsidR="001923D1" w:rsidRDefault="001923D1" w:rsidP="001923D1"/>
    <w:p w14:paraId="6A79DE0E" w14:textId="5A4D4B9F" w:rsidR="001923D1" w:rsidRDefault="001923D1" w:rsidP="001923D1">
      <w:pPr>
        <w:pStyle w:val="Heading2"/>
      </w:pPr>
      <w:r>
        <w:t>4.3 Credential Strategy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337"/>
        <w:gridCol w:w="1979"/>
        <w:gridCol w:w="2158"/>
        <w:gridCol w:w="2158"/>
      </w:tblGrid>
      <w:tr w:rsidR="001923D1" w:rsidRPr="0048765F" w14:paraId="18B2560B" w14:textId="77777777" w:rsidTr="006C53D3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6048BD43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337" w:type="dxa"/>
            <w:shd w:val="clear" w:color="auto" w:fill="D9D9D9" w:themeFill="background1" w:themeFillShade="D9"/>
          </w:tcPr>
          <w:p w14:paraId="6191AF0B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1979" w:type="dxa"/>
            <w:shd w:val="clear" w:color="auto" w:fill="D9D9D9" w:themeFill="background1" w:themeFillShade="D9"/>
          </w:tcPr>
          <w:p w14:paraId="2CF534EE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55FC529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4BF88926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2C6CBA" w14:paraId="7652037A" w14:textId="77777777" w:rsidTr="006C53D3">
        <w:trPr>
          <w:cantSplit/>
        </w:trPr>
        <w:tc>
          <w:tcPr>
            <w:tcW w:w="2158" w:type="dxa"/>
          </w:tcPr>
          <w:p w14:paraId="0C9B924E" w14:textId="1C1CE396" w:rsidR="002C6CBA" w:rsidRDefault="002C6CBA" w:rsidP="002C6CBA">
            <w:r>
              <w:t>Credential Types</w:t>
            </w:r>
          </w:p>
        </w:tc>
        <w:tc>
          <w:tcPr>
            <w:tcW w:w="2337" w:type="dxa"/>
          </w:tcPr>
          <w:p w14:paraId="4748778D" w14:textId="72A792DE" w:rsidR="002C6CBA" w:rsidRDefault="002C6CBA" w:rsidP="002C6CBA">
            <w:r>
              <w:t>Flexible</w:t>
            </w:r>
          </w:p>
        </w:tc>
        <w:tc>
          <w:tcPr>
            <w:tcW w:w="1979" w:type="dxa"/>
          </w:tcPr>
          <w:p w14:paraId="421F456C" w14:textId="77777777" w:rsidR="002C6CBA" w:rsidRDefault="002C6CBA" w:rsidP="002C6CBA"/>
        </w:tc>
        <w:tc>
          <w:tcPr>
            <w:tcW w:w="2158" w:type="dxa"/>
          </w:tcPr>
          <w:p w14:paraId="44B71AF9" w14:textId="77777777" w:rsidR="002C6CBA" w:rsidRDefault="002C6CBA" w:rsidP="002C6CBA"/>
        </w:tc>
        <w:tc>
          <w:tcPr>
            <w:tcW w:w="2158" w:type="dxa"/>
          </w:tcPr>
          <w:p w14:paraId="3F929B06" w14:textId="77777777" w:rsidR="002C6CBA" w:rsidRDefault="002C6CBA" w:rsidP="002C6CBA"/>
        </w:tc>
      </w:tr>
      <w:tr w:rsidR="002C6CBA" w14:paraId="2527F7F3" w14:textId="77777777" w:rsidTr="006C53D3">
        <w:trPr>
          <w:cantSplit/>
        </w:trPr>
        <w:tc>
          <w:tcPr>
            <w:tcW w:w="2158" w:type="dxa"/>
          </w:tcPr>
          <w:p w14:paraId="435C5868" w14:textId="00F1AFA8" w:rsidR="002C6CBA" w:rsidRDefault="002C6CBA" w:rsidP="002C6CBA">
            <w:r>
              <w:t>Credential Ownership</w:t>
            </w:r>
          </w:p>
        </w:tc>
        <w:tc>
          <w:tcPr>
            <w:tcW w:w="2337" w:type="dxa"/>
          </w:tcPr>
          <w:p w14:paraId="48B855A3" w14:textId="5431F2BC" w:rsidR="002C6CBA" w:rsidRDefault="002C6CBA" w:rsidP="002C6CBA">
            <w:r>
              <w:t>Not defined</w:t>
            </w:r>
          </w:p>
        </w:tc>
        <w:tc>
          <w:tcPr>
            <w:tcW w:w="1979" w:type="dxa"/>
          </w:tcPr>
          <w:p w14:paraId="62BA2F78" w14:textId="77777777" w:rsidR="002C6CBA" w:rsidRDefault="002C6CBA" w:rsidP="002C6CBA"/>
        </w:tc>
        <w:tc>
          <w:tcPr>
            <w:tcW w:w="2158" w:type="dxa"/>
          </w:tcPr>
          <w:p w14:paraId="1BBC05F5" w14:textId="77777777" w:rsidR="002C6CBA" w:rsidRDefault="002C6CBA" w:rsidP="002C6CBA"/>
        </w:tc>
        <w:tc>
          <w:tcPr>
            <w:tcW w:w="2158" w:type="dxa"/>
          </w:tcPr>
          <w:p w14:paraId="173D490B" w14:textId="77777777" w:rsidR="002C6CBA" w:rsidRDefault="002C6CBA" w:rsidP="002C6CBA"/>
        </w:tc>
      </w:tr>
      <w:tr w:rsidR="002C6CBA" w14:paraId="29E64694" w14:textId="77777777" w:rsidTr="006C53D3">
        <w:trPr>
          <w:cantSplit/>
        </w:trPr>
        <w:tc>
          <w:tcPr>
            <w:tcW w:w="2158" w:type="dxa"/>
          </w:tcPr>
          <w:p w14:paraId="095FEDA9" w14:textId="1A95AB2E" w:rsidR="002C6CBA" w:rsidRDefault="002C6CBA" w:rsidP="002C6CBA">
            <w:r>
              <w:t>Rotation Policy</w:t>
            </w:r>
          </w:p>
        </w:tc>
        <w:tc>
          <w:tcPr>
            <w:tcW w:w="2337" w:type="dxa"/>
          </w:tcPr>
          <w:p w14:paraId="402D31B4" w14:textId="4FA6A589" w:rsidR="002C6CBA" w:rsidRDefault="002C6CBA" w:rsidP="002C6CBA">
            <w:r>
              <w:t>None</w:t>
            </w:r>
          </w:p>
        </w:tc>
        <w:tc>
          <w:tcPr>
            <w:tcW w:w="1979" w:type="dxa"/>
          </w:tcPr>
          <w:p w14:paraId="20D8A0E8" w14:textId="77777777" w:rsidR="002C6CBA" w:rsidRDefault="002C6CBA" w:rsidP="002C6CBA"/>
        </w:tc>
        <w:tc>
          <w:tcPr>
            <w:tcW w:w="2158" w:type="dxa"/>
          </w:tcPr>
          <w:p w14:paraId="31A1A7F1" w14:textId="77777777" w:rsidR="002C6CBA" w:rsidRDefault="002C6CBA" w:rsidP="002C6CBA"/>
        </w:tc>
        <w:tc>
          <w:tcPr>
            <w:tcW w:w="2158" w:type="dxa"/>
          </w:tcPr>
          <w:p w14:paraId="21B4A337" w14:textId="77777777" w:rsidR="002C6CBA" w:rsidRDefault="002C6CBA" w:rsidP="002C6CBA"/>
        </w:tc>
      </w:tr>
    </w:tbl>
    <w:p w14:paraId="022E6E31" w14:textId="77777777" w:rsidR="001923D1" w:rsidRDefault="001923D1" w:rsidP="001923D1"/>
    <w:p w14:paraId="4A45F9C9" w14:textId="7ABEA109" w:rsidR="001923D1" w:rsidRDefault="001923D1" w:rsidP="001923D1">
      <w:pPr>
        <w:pStyle w:val="Heading2"/>
      </w:pPr>
      <w:r>
        <w:t>4.4 Discovery Scheduling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1923D1" w:rsidRPr="0048765F" w14:paraId="6A5D0F03" w14:textId="77777777" w:rsidTr="00DF5014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798C5F66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934B28F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5B2DE03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09FBC633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AEF5358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2C6CBA" w14:paraId="409176CD" w14:textId="77777777" w:rsidTr="00DF5014">
        <w:trPr>
          <w:cantSplit/>
        </w:trPr>
        <w:tc>
          <w:tcPr>
            <w:tcW w:w="2158" w:type="dxa"/>
          </w:tcPr>
          <w:p w14:paraId="0F15E133" w14:textId="5318ECE1" w:rsidR="002C6CBA" w:rsidRDefault="002C6CBA" w:rsidP="002C6CBA">
            <w:r>
              <w:t>Frequency</w:t>
            </w:r>
          </w:p>
        </w:tc>
        <w:tc>
          <w:tcPr>
            <w:tcW w:w="2158" w:type="dxa"/>
          </w:tcPr>
          <w:p w14:paraId="556D25B6" w14:textId="1F9A1ED5" w:rsidR="002C6CBA" w:rsidRDefault="002C6CBA" w:rsidP="002C6CBA">
            <w:r>
              <w:t>Not set</w:t>
            </w:r>
          </w:p>
        </w:tc>
        <w:tc>
          <w:tcPr>
            <w:tcW w:w="2158" w:type="dxa"/>
          </w:tcPr>
          <w:p w14:paraId="574C9C32" w14:textId="77777777" w:rsidR="002C6CBA" w:rsidRDefault="002C6CBA" w:rsidP="002C6CBA"/>
        </w:tc>
        <w:tc>
          <w:tcPr>
            <w:tcW w:w="2158" w:type="dxa"/>
          </w:tcPr>
          <w:p w14:paraId="31110547" w14:textId="77777777" w:rsidR="002C6CBA" w:rsidRDefault="002C6CBA" w:rsidP="002C6CBA"/>
        </w:tc>
        <w:tc>
          <w:tcPr>
            <w:tcW w:w="2158" w:type="dxa"/>
          </w:tcPr>
          <w:p w14:paraId="750449D5" w14:textId="77777777" w:rsidR="002C6CBA" w:rsidRDefault="002C6CBA" w:rsidP="002C6CBA"/>
        </w:tc>
      </w:tr>
      <w:tr w:rsidR="002C6CBA" w14:paraId="576FE96E" w14:textId="77777777" w:rsidTr="00DF5014">
        <w:trPr>
          <w:cantSplit/>
        </w:trPr>
        <w:tc>
          <w:tcPr>
            <w:tcW w:w="2158" w:type="dxa"/>
          </w:tcPr>
          <w:p w14:paraId="27876B38" w14:textId="182067A4" w:rsidR="002C6CBA" w:rsidRDefault="002C6CBA" w:rsidP="002C6CBA">
            <w:r>
              <w:t>Timing</w:t>
            </w:r>
          </w:p>
        </w:tc>
        <w:tc>
          <w:tcPr>
            <w:tcW w:w="2158" w:type="dxa"/>
          </w:tcPr>
          <w:p w14:paraId="11290788" w14:textId="3945F63D" w:rsidR="002C6CBA" w:rsidRDefault="002C6CBA" w:rsidP="002C6CBA">
            <w:r>
              <w:t>Not defined</w:t>
            </w:r>
          </w:p>
        </w:tc>
        <w:tc>
          <w:tcPr>
            <w:tcW w:w="2158" w:type="dxa"/>
          </w:tcPr>
          <w:p w14:paraId="6E12AB1E" w14:textId="77777777" w:rsidR="002C6CBA" w:rsidRDefault="002C6CBA" w:rsidP="002C6CBA"/>
        </w:tc>
        <w:tc>
          <w:tcPr>
            <w:tcW w:w="2158" w:type="dxa"/>
          </w:tcPr>
          <w:p w14:paraId="5D3B9F60" w14:textId="77777777" w:rsidR="002C6CBA" w:rsidRDefault="002C6CBA" w:rsidP="002C6CBA"/>
        </w:tc>
        <w:tc>
          <w:tcPr>
            <w:tcW w:w="2158" w:type="dxa"/>
          </w:tcPr>
          <w:p w14:paraId="535DFAEB" w14:textId="77777777" w:rsidR="002C6CBA" w:rsidRDefault="002C6CBA" w:rsidP="002C6CBA"/>
        </w:tc>
      </w:tr>
      <w:tr w:rsidR="002C6CBA" w14:paraId="076ACF3C" w14:textId="77777777" w:rsidTr="00DF5014">
        <w:trPr>
          <w:cantSplit/>
        </w:trPr>
        <w:tc>
          <w:tcPr>
            <w:tcW w:w="2158" w:type="dxa"/>
          </w:tcPr>
          <w:p w14:paraId="7B5AF58D" w14:textId="5C3395BA" w:rsidR="002C6CBA" w:rsidRDefault="002C6CBA" w:rsidP="002C6CBA">
            <w:r>
              <w:t>Scope per Schedule</w:t>
            </w:r>
          </w:p>
        </w:tc>
        <w:tc>
          <w:tcPr>
            <w:tcW w:w="2158" w:type="dxa"/>
          </w:tcPr>
          <w:p w14:paraId="6B8B2532" w14:textId="28B0C1E3" w:rsidR="002C6CBA" w:rsidRDefault="002C6CBA" w:rsidP="002C6CBA">
            <w:r>
              <w:t>Unlimited</w:t>
            </w:r>
          </w:p>
        </w:tc>
        <w:tc>
          <w:tcPr>
            <w:tcW w:w="2158" w:type="dxa"/>
          </w:tcPr>
          <w:p w14:paraId="541EDC7C" w14:textId="77777777" w:rsidR="002C6CBA" w:rsidRDefault="002C6CBA" w:rsidP="002C6CBA"/>
        </w:tc>
        <w:tc>
          <w:tcPr>
            <w:tcW w:w="2158" w:type="dxa"/>
          </w:tcPr>
          <w:p w14:paraId="3EFD5B7C" w14:textId="77777777" w:rsidR="002C6CBA" w:rsidRDefault="002C6CBA" w:rsidP="002C6CBA"/>
        </w:tc>
        <w:tc>
          <w:tcPr>
            <w:tcW w:w="2158" w:type="dxa"/>
          </w:tcPr>
          <w:p w14:paraId="18AB871B" w14:textId="77777777" w:rsidR="002C6CBA" w:rsidRDefault="002C6CBA" w:rsidP="002C6CBA"/>
        </w:tc>
      </w:tr>
    </w:tbl>
    <w:p w14:paraId="279CDBA8" w14:textId="77777777" w:rsidR="001923D1" w:rsidRDefault="001923D1" w:rsidP="001923D1"/>
    <w:p w14:paraId="5EA88468" w14:textId="6FDE4E4C" w:rsidR="002C6CBA" w:rsidRDefault="002C6CBA" w:rsidP="001923D1">
      <w:r>
        <w:t>MVP Rule: Run manually or on limited schedule first</w:t>
      </w:r>
    </w:p>
    <w:p w14:paraId="47A391F9" w14:textId="340215BD" w:rsidR="001923D1" w:rsidRDefault="001923D1" w:rsidP="001923D1">
      <w:pPr>
        <w:pStyle w:val="Heading2"/>
      </w:pPr>
      <w:r>
        <w:t>4.5 CI Class Scope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1923D1" w:rsidRPr="0048765F" w14:paraId="2535D2FE" w14:textId="77777777" w:rsidTr="00DF5014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6923E468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0FE59A7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58C21669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8E2A39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9A9E15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2C6CBA" w14:paraId="137D3A3F" w14:textId="77777777" w:rsidTr="00DF5014">
        <w:trPr>
          <w:cantSplit/>
        </w:trPr>
        <w:tc>
          <w:tcPr>
            <w:tcW w:w="2158" w:type="dxa"/>
          </w:tcPr>
          <w:p w14:paraId="1CEC29B3" w14:textId="1D59A073" w:rsidR="002C6CBA" w:rsidRDefault="002C6CBA" w:rsidP="002C6CBA">
            <w:r>
              <w:t>Servers</w:t>
            </w:r>
          </w:p>
        </w:tc>
        <w:tc>
          <w:tcPr>
            <w:tcW w:w="2158" w:type="dxa"/>
          </w:tcPr>
          <w:p w14:paraId="2B08802F" w14:textId="7D1D0036" w:rsidR="002C6CBA" w:rsidRDefault="002C6CBA" w:rsidP="002C6CBA">
            <w:r>
              <w:t>Included</w:t>
            </w:r>
          </w:p>
        </w:tc>
        <w:tc>
          <w:tcPr>
            <w:tcW w:w="2158" w:type="dxa"/>
          </w:tcPr>
          <w:p w14:paraId="002A61D8" w14:textId="77777777" w:rsidR="002C6CBA" w:rsidRDefault="002C6CBA" w:rsidP="002C6CBA"/>
        </w:tc>
        <w:tc>
          <w:tcPr>
            <w:tcW w:w="2158" w:type="dxa"/>
          </w:tcPr>
          <w:p w14:paraId="74F85BFB" w14:textId="77777777" w:rsidR="002C6CBA" w:rsidRDefault="002C6CBA" w:rsidP="002C6CBA"/>
        </w:tc>
        <w:tc>
          <w:tcPr>
            <w:tcW w:w="2158" w:type="dxa"/>
          </w:tcPr>
          <w:p w14:paraId="76ED9515" w14:textId="77777777" w:rsidR="002C6CBA" w:rsidRDefault="002C6CBA" w:rsidP="002C6CBA"/>
        </w:tc>
      </w:tr>
      <w:tr w:rsidR="002C6CBA" w14:paraId="680D2C00" w14:textId="77777777" w:rsidTr="00DF5014">
        <w:trPr>
          <w:cantSplit/>
        </w:trPr>
        <w:tc>
          <w:tcPr>
            <w:tcW w:w="2158" w:type="dxa"/>
          </w:tcPr>
          <w:p w14:paraId="463040DA" w14:textId="39915331" w:rsidR="002C6CBA" w:rsidRDefault="002C6CBA" w:rsidP="002C6CBA">
            <w:r>
              <w:t>Network Devices</w:t>
            </w:r>
          </w:p>
        </w:tc>
        <w:tc>
          <w:tcPr>
            <w:tcW w:w="2158" w:type="dxa"/>
          </w:tcPr>
          <w:p w14:paraId="4434CD5A" w14:textId="575F6893" w:rsidR="002C6CBA" w:rsidRDefault="002C6CBA" w:rsidP="002C6CBA">
            <w:r>
              <w:t>Included</w:t>
            </w:r>
          </w:p>
        </w:tc>
        <w:tc>
          <w:tcPr>
            <w:tcW w:w="2158" w:type="dxa"/>
          </w:tcPr>
          <w:p w14:paraId="38B6CD96" w14:textId="77777777" w:rsidR="002C6CBA" w:rsidRDefault="002C6CBA" w:rsidP="002C6CBA"/>
        </w:tc>
        <w:tc>
          <w:tcPr>
            <w:tcW w:w="2158" w:type="dxa"/>
          </w:tcPr>
          <w:p w14:paraId="57F9CFCD" w14:textId="77777777" w:rsidR="002C6CBA" w:rsidRDefault="002C6CBA" w:rsidP="002C6CBA"/>
        </w:tc>
        <w:tc>
          <w:tcPr>
            <w:tcW w:w="2158" w:type="dxa"/>
          </w:tcPr>
          <w:p w14:paraId="25A5E349" w14:textId="77777777" w:rsidR="002C6CBA" w:rsidRDefault="002C6CBA" w:rsidP="002C6CBA"/>
        </w:tc>
      </w:tr>
      <w:tr w:rsidR="002C6CBA" w14:paraId="58EB3E36" w14:textId="77777777" w:rsidTr="00DF5014">
        <w:trPr>
          <w:cantSplit/>
        </w:trPr>
        <w:tc>
          <w:tcPr>
            <w:tcW w:w="2158" w:type="dxa"/>
          </w:tcPr>
          <w:p w14:paraId="5C5DFCF3" w14:textId="45B322E0" w:rsidR="002C6CBA" w:rsidRDefault="002C6CBA" w:rsidP="002C6CBA">
            <w:r>
              <w:t>Endpoints</w:t>
            </w:r>
          </w:p>
        </w:tc>
        <w:tc>
          <w:tcPr>
            <w:tcW w:w="2158" w:type="dxa"/>
          </w:tcPr>
          <w:p w14:paraId="1CBDE746" w14:textId="38C9FE2E" w:rsidR="002C6CBA" w:rsidRDefault="002C6CBA" w:rsidP="002C6CBA">
            <w:r>
              <w:t>Optional</w:t>
            </w:r>
          </w:p>
        </w:tc>
        <w:tc>
          <w:tcPr>
            <w:tcW w:w="2158" w:type="dxa"/>
          </w:tcPr>
          <w:p w14:paraId="3C5E189C" w14:textId="77777777" w:rsidR="002C6CBA" w:rsidRDefault="002C6CBA" w:rsidP="002C6CBA"/>
        </w:tc>
        <w:tc>
          <w:tcPr>
            <w:tcW w:w="2158" w:type="dxa"/>
          </w:tcPr>
          <w:p w14:paraId="00E2EAA6" w14:textId="77777777" w:rsidR="002C6CBA" w:rsidRDefault="002C6CBA" w:rsidP="002C6CBA"/>
        </w:tc>
        <w:tc>
          <w:tcPr>
            <w:tcW w:w="2158" w:type="dxa"/>
          </w:tcPr>
          <w:p w14:paraId="1C508AD8" w14:textId="77777777" w:rsidR="002C6CBA" w:rsidRDefault="002C6CBA" w:rsidP="002C6CBA"/>
        </w:tc>
      </w:tr>
    </w:tbl>
    <w:p w14:paraId="53BE765E" w14:textId="77777777" w:rsidR="001923D1" w:rsidRDefault="001923D1" w:rsidP="001923D1"/>
    <w:p w14:paraId="12115EEF" w14:textId="6C5B215A" w:rsidR="00AF4D4B" w:rsidRDefault="002C6CBA" w:rsidP="001923D1">
      <w:r>
        <w:t>Start with servers only if unsure</w:t>
      </w:r>
    </w:p>
    <w:p w14:paraId="4CCFE717" w14:textId="73F81E77" w:rsidR="001923D1" w:rsidRDefault="001923D1" w:rsidP="001923D1">
      <w:pPr>
        <w:pStyle w:val="Heading2"/>
      </w:pPr>
      <w:r>
        <w:t>4.6 Data Quality &amp; 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1981"/>
        <w:gridCol w:w="2158"/>
        <w:gridCol w:w="2158"/>
        <w:gridCol w:w="2158"/>
      </w:tblGrid>
      <w:tr w:rsidR="001923D1" w:rsidRPr="0048765F" w14:paraId="225A9397" w14:textId="77777777" w:rsidTr="003D0FEE">
        <w:trPr>
          <w:cantSplit/>
          <w:tblHeader/>
        </w:trPr>
        <w:tc>
          <w:tcPr>
            <w:tcW w:w="2335" w:type="dxa"/>
            <w:shd w:val="clear" w:color="auto" w:fill="D9D9D9" w:themeFill="background1" w:themeFillShade="D9"/>
          </w:tcPr>
          <w:p w14:paraId="5EE1294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1981" w:type="dxa"/>
            <w:shd w:val="clear" w:color="auto" w:fill="D9D9D9" w:themeFill="background1" w:themeFillShade="D9"/>
          </w:tcPr>
          <w:p w14:paraId="7EF8A2E3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38DDD78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47619F1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1CDE1C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2C6CBA" w14:paraId="45D5943C" w14:textId="77777777" w:rsidTr="003D0FEE">
        <w:trPr>
          <w:cantSplit/>
        </w:trPr>
        <w:tc>
          <w:tcPr>
            <w:tcW w:w="2335" w:type="dxa"/>
          </w:tcPr>
          <w:p w14:paraId="07DCBF9B" w14:textId="27ED30AA" w:rsidR="002C6CBA" w:rsidRDefault="002C6CBA" w:rsidP="002C6CBA">
            <w:r>
              <w:t>Validation Process</w:t>
            </w:r>
          </w:p>
        </w:tc>
        <w:tc>
          <w:tcPr>
            <w:tcW w:w="1981" w:type="dxa"/>
          </w:tcPr>
          <w:p w14:paraId="3AAF562E" w14:textId="6AFEB96E" w:rsidR="002C6CBA" w:rsidRDefault="002C6CBA" w:rsidP="002C6CBA">
            <w:r>
              <w:t>None</w:t>
            </w:r>
          </w:p>
        </w:tc>
        <w:tc>
          <w:tcPr>
            <w:tcW w:w="2158" w:type="dxa"/>
          </w:tcPr>
          <w:p w14:paraId="7389F761" w14:textId="77777777" w:rsidR="002C6CBA" w:rsidRDefault="002C6CBA" w:rsidP="002C6CBA"/>
        </w:tc>
        <w:tc>
          <w:tcPr>
            <w:tcW w:w="2158" w:type="dxa"/>
          </w:tcPr>
          <w:p w14:paraId="0EE427D2" w14:textId="77777777" w:rsidR="002C6CBA" w:rsidRDefault="002C6CBA" w:rsidP="002C6CBA"/>
        </w:tc>
        <w:tc>
          <w:tcPr>
            <w:tcW w:w="2158" w:type="dxa"/>
          </w:tcPr>
          <w:p w14:paraId="61D86633" w14:textId="77777777" w:rsidR="002C6CBA" w:rsidRDefault="002C6CBA" w:rsidP="002C6CBA"/>
        </w:tc>
      </w:tr>
      <w:tr w:rsidR="002C6CBA" w14:paraId="5012EDA5" w14:textId="77777777" w:rsidTr="003D0FEE">
        <w:trPr>
          <w:cantSplit/>
        </w:trPr>
        <w:tc>
          <w:tcPr>
            <w:tcW w:w="2335" w:type="dxa"/>
          </w:tcPr>
          <w:p w14:paraId="2DA4963E" w14:textId="68365E82" w:rsidR="002C6CBA" w:rsidRDefault="002C6CBA" w:rsidP="002C6CBA">
            <w:r>
              <w:t>Duplicate Handling</w:t>
            </w:r>
          </w:p>
        </w:tc>
        <w:tc>
          <w:tcPr>
            <w:tcW w:w="1981" w:type="dxa"/>
          </w:tcPr>
          <w:p w14:paraId="1E249733" w14:textId="5F02B8FD" w:rsidR="002C6CBA" w:rsidRDefault="002C6CBA" w:rsidP="002C6CBA">
            <w:r>
              <w:t>Basic</w:t>
            </w:r>
          </w:p>
        </w:tc>
        <w:tc>
          <w:tcPr>
            <w:tcW w:w="2158" w:type="dxa"/>
          </w:tcPr>
          <w:p w14:paraId="7CC94EB9" w14:textId="77777777" w:rsidR="002C6CBA" w:rsidRDefault="002C6CBA" w:rsidP="002C6CBA"/>
        </w:tc>
        <w:tc>
          <w:tcPr>
            <w:tcW w:w="2158" w:type="dxa"/>
          </w:tcPr>
          <w:p w14:paraId="51DE0F2F" w14:textId="77777777" w:rsidR="002C6CBA" w:rsidRDefault="002C6CBA" w:rsidP="002C6CBA"/>
        </w:tc>
        <w:tc>
          <w:tcPr>
            <w:tcW w:w="2158" w:type="dxa"/>
          </w:tcPr>
          <w:p w14:paraId="4EF96134" w14:textId="77777777" w:rsidR="002C6CBA" w:rsidRDefault="002C6CBA" w:rsidP="002C6CBA"/>
        </w:tc>
      </w:tr>
      <w:tr w:rsidR="002C6CBA" w14:paraId="3055DA52" w14:textId="77777777" w:rsidTr="003D0FEE">
        <w:trPr>
          <w:cantSplit/>
        </w:trPr>
        <w:tc>
          <w:tcPr>
            <w:tcW w:w="2335" w:type="dxa"/>
          </w:tcPr>
          <w:p w14:paraId="0133A00C" w14:textId="68058C3D" w:rsidR="002C6CBA" w:rsidRDefault="002C6CBA" w:rsidP="002C6CBA">
            <w:r>
              <w:t>Data Ownership</w:t>
            </w:r>
          </w:p>
        </w:tc>
        <w:tc>
          <w:tcPr>
            <w:tcW w:w="1981" w:type="dxa"/>
          </w:tcPr>
          <w:p w14:paraId="348F9C51" w14:textId="732F2D39" w:rsidR="002C6CBA" w:rsidRDefault="002C6CBA" w:rsidP="002C6CBA">
            <w:r>
              <w:t>Not defined</w:t>
            </w:r>
          </w:p>
        </w:tc>
        <w:tc>
          <w:tcPr>
            <w:tcW w:w="2158" w:type="dxa"/>
          </w:tcPr>
          <w:p w14:paraId="046C8C7F" w14:textId="77777777" w:rsidR="002C6CBA" w:rsidRDefault="002C6CBA" w:rsidP="002C6CBA"/>
        </w:tc>
        <w:tc>
          <w:tcPr>
            <w:tcW w:w="2158" w:type="dxa"/>
          </w:tcPr>
          <w:p w14:paraId="5356A489" w14:textId="77777777" w:rsidR="002C6CBA" w:rsidRDefault="002C6CBA" w:rsidP="002C6CBA"/>
        </w:tc>
        <w:tc>
          <w:tcPr>
            <w:tcW w:w="2158" w:type="dxa"/>
          </w:tcPr>
          <w:p w14:paraId="3DF30D66" w14:textId="77777777" w:rsidR="002C6CBA" w:rsidRDefault="002C6CBA" w:rsidP="002C6CBA"/>
        </w:tc>
      </w:tr>
    </w:tbl>
    <w:p w14:paraId="68A55494" w14:textId="77777777" w:rsidR="001923D1" w:rsidRDefault="001923D1" w:rsidP="001923D1"/>
    <w:p w14:paraId="43B7207C" w14:textId="77777777" w:rsidR="001923D1" w:rsidRDefault="001923D1" w:rsidP="001923D1">
      <w:pPr>
        <w:pStyle w:val="Heading1"/>
      </w:pPr>
      <w:r>
        <w:t>5. Data Requirements</w:t>
      </w:r>
    </w:p>
    <w:p w14:paraId="6365FAA7" w14:textId="306A8051" w:rsidR="001923D1" w:rsidRDefault="00757D72" w:rsidP="001923D1">
      <w:r>
        <w:t>Required MVP:</w:t>
      </w:r>
    </w:p>
    <w:p w14:paraId="678DEF5A" w14:textId="4764FF08" w:rsidR="002C6CBA" w:rsidRDefault="002C6CBA" w:rsidP="002C6CBA">
      <w:pPr>
        <w:pStyle w:val="ListParagraph"/>
        <w:numPr>
          <w:ilvl w:val="0"/>
          <w:numId w:val="11"/>
        </w:numPr>
      </w:pPr>
      <w:r>
        <w:t>Network access to target systems</w:t>
      </w:r>
    </w:p>
    <w:p w14:paraId="4B244D93" w14:textId="664470EB" w:rsidR="002C6CBA" w:rsidRDefault="002C6CBA" w:rsidP="002C6CBA">
      <w:pPr>
        <w:pStyle w:val="ListParagraph"/>
        <w:numPr>
          <w:ilvl w:val="0"/>
          <w:numId w:val="11"/>
        </w:numPr>
      </w:pPr>
      <w:r>
        <w:t>Valid credentials</w:t>
      </w:r>
    </w:p>
    <w:p w14:paraId="6EE0A58A" w14:textId="01014058" w:rsidR="001923D1" w:rsidRDefault="002C6CBA" w:rsidP="002C6CBA">
      <w:pPr>
        <w:pStyle w:val="ListParagraph"/>
        <w:numPr>
          <w:ilvl w:val="0"/>
          <w:numId w:val="11"/>
        </w:numPr>
      </w:pPr>
      <w:r>
        <w:t>MID Server connectivity</w:t>
      </w:r>
    </w:p>
    <w:p w14:paraId="71B92647" w14:textId="77777777" w:rsidR="001923D1" w:rsidRDefault="001923D1" w:rsidP="001923D1"/>
    <w:p w14:paraId="3EE170EA" w14:textId="71E38AB5" w:rsidR="008B22EF" w:rsidRDefault="002C6CBA" w:rsidP="001923D1">
      <w:r>
        <w:t>Generated by Discovery:</w:t>
      </w:r>
    </w:p>
    <w:p w14:paraId="17D9121C" w14:textId="2CEE365B" w:rsidR="002C6CBA" w:rsidRDefault="002C6CBA" w:rsidP="002C6CBA">
      <w:pPr>
        <w:pStyle w:val="ListParagraph"/>
        <w:numPr>
          <w:ilvl w:val="0"/>
          <w:numId w:val="4"/>
        </w:numPr>
      </w:pPr>
      <w:r>
        <w:t>CI Name</w:t>
      </w:r>
    </w:p>
    <w:p w14:paraId="7D98884C" w14:textId="4EFD73AB" w:rsidR="002C6CBA" w:rsidRDefault="002C6CBA" w:rsidP="002C6CBA">
      <w:pPr>
        <w:pStyle w:val="ListParagraph"/>
        <w:numPr>
          <w:ilvl w:val="0"/>
          <w:numId w:val="4"/>
        </w:numPr>
      </w:pPr>
      <w:r>
        <w:t>IP Address</w:t>
      </w:r>
    </w:p>
    <w:p w14:paraId="5FB1BA6D" w14:textId="1FB43BC6" w:rsidR="002C6CBA" w:rsidRDefault="002C6CBA" w:rsidP="002C6CBA">
      <w:pPr>
        <w:pStyle w:val="ListParagraph"/>
        <w:numPr>
          <w:ilvl w:val="0"/>
          <w:numId w:val="4"/>
        </w:numPr>
      </w:pPr>
      <w:r>
        <w:t>OS / System Info</w:t>
      </w:r>
    </w:p>
    <w:p w14:paraId="7FCDAF31" w14:textId="3C953E7D" w:rsidR="008B22EF" w:rsidRDefault="002C6CBA" w:rsidP="002C6CBA">
      <w:pPr>
        <w:pStyle w:val="ListParagraph"/>
        <w:numPr>
          <w:ilvl w:val="0"/>
          <w:numId w:val="4"/>
        </w:numPr>
      </w:pPr>
      <w:r>
        <w:t>Hardware details</w:t>
      </w:r>
    </w:p>
    <w:p w14:paraId="2E0B479C" w14:textId="77777777" w:rsidR="00791013" w:rsidRDefault="00791013" w:rsidP="00791013"/>
    <w:p w14:paraId="4DEB3A2A" w14:textId="3D5C16B5" w:rsidR="00791013" w:rsidRDefault="00791013" w:rsidP="00791013">
      <w:r>
        <w:t>Optional (MVP+):</w:t>
      </w:r>
    </w:p>
    <w:p w14:paraId="203432F7" w14:textId="7CF05304" w:rsidR="00BF4B34" w:rsidRDefault="00BF4B34" w:rsidP="00BF4B34">
      <w:pPr>
        <w:pStyle w:val="ListParagraph"/>
        <w:numPr>
          <w:ilvl w:val="0"/>
          <w:numId w:val="26"/>
        </w:numPr>
      </w:pPr>
      <w:r>
        <w:t>Relationships between systems</w:t>
      </w:r>
    </w:p>
    <w:p w14:paraId="0D93EC73" w14:textId="6888217A" w:rsidR="00BF4B34" w:rsidRDefault="00BF4B34" w:rsidP="00BF4B34">
      <w:pPr>
        <w:pStyle w:val="ListParagraph"/>
        <w:numPr>
          <w:ilvl w:val="0"/>
          <w:numId w:val="26"/>
        </w:numPr>
      </w:pPr>
      <w:r>
        <w:t>Application-level data</w:t>
      </w:r>
    </w:p>
    <w:p w14:paraId="7C80647F" w14:textId="4711D50A" w:rsidR="00791013" w:rsidRDefault="00BF4B34" w:rsidP="00BF4B34">
      <w:pPr>
        <w:pStyle w:val="ListParagraph"/>
        <w:numPr>
          <w:ilvl w:val="0"/>
          <w:numId w:val="26"/>
        </w:numPr>
      </w:pPr>
      <w:r>
        <w:t>Environment taggings</w:t>
      </w:r>
    </w:p>
    <w:p w14:paraId="66FE6DA6" w14:textId="77777777" w:rsidR="001923D1" w:rsidRDefault="001923D1" w:rsidP="001923D1">
      <w:pPr>
        <w:pStyle w:val="Heading1"/>
      </w:pPr>
      <w:r>
        <w:t>6. Process Flows (Simple)</w:t>
      </w:r>
    </w:p>
    <w:p w14:paraId="63A8A11D" w14:textId="2C35F68E" w:rsidR="00D4572C" w:rsidRDefault="00BF4B34" w:rsidP="00D4572C">
      <w:pPr>
        <w:pStyle w:val="Heading2"/>
      </w:pPr>
      <w:r>
        <w:t>Discovery Execution Flow</w:t>
      </w:r>
    </w:p>
    <w:p w14:paraId="30D0F86A" w14:textId="033B7BAB" w:rsidR="001923D1" w:rsidRDefault="00BF4B34" w:rsidP="001923D1">
      <w:r>
        <w:t>MID Server deployed</w:t>
      </w:r>
    </w:p>
    <w:p w14:paraId="1895E964" w14:textId="7165097A" w:rsidR="00BF4B34" w:rsidRDefault="00BF4B34" w:rsidP="00BF4B34">
      <w:pPr>
        <w:pStyle w:val="ListParagraph"/>
        <w:numPr>
          <w:ilvl w:val="0"/>
          <w:numId w:val="12"/>
        </w:numPr>
      </w:pPr>
      <w:r>
        <w:t>Credentials configured</w:t>
      </w:r>
    </w:p>
    <w:p w14:paraId="4A2750C2" w14:textId="71A2B9F0" w:rsidR="00BF4B34" w:rsidRDefault="00BF4B34" w:rsidP="00BF4B34">
      <w:pPr>
        <w:pStyle w:val="ListParagraph"/>
        <w:numPr>
          <w:ilvl w:val="0"/>
          <w:numId w:val="12"/>
        </w:numPr>
      </w:pPr>
      <w:r>
        <w:t>Discovery schedule created</w:t>
      </w:r>
    </w:p>
    <w:p w14:paraId="6151FB7D" w14:textId="215DFBDF" w:rsidR="00BF4B34" w:rsidRDefault="00BF4B34" w:rsidP="00BF4B34">
      <w:pPr>
        <w:pStyle w:val="ListParagraph"/>
        <w:numPr>
          <w:ilvl w:val="0"/>
          <w:numId w:val="12"/>
        </w:numPr>
      </w:pPr>
      <w:r>
        <w:t>Discovery runs</w:t>
      </w:r>
    </w:p>
    <w:p w14:paraId="239B096D" w14:textId="2DD2218F" w:rsidR="00D4572C" w:rsidRDefault="00BF4B34" w:rsidP="00BF4B34">
      <w:pPr>
        <w:pStyle w:val="ListParagraph"/>
        <w:numPr>
          <w:ilvl w:val="0"/>
          <w:numId w:val="12"/>
        </w:numPr>
      </w:pPr>
      <w:r>
        <w:t>CIs created/updated in CMDB</w:t>
      </w:r>
    </w:p>
    <w:p w14:paraId="5083BCD2" w14:textId="57B05336" w:rsidR="00D4572C" w:rsidRDefault="00BF4B34" w:rsidP="00D4572C">
      <w:pPr>
        <w:pStyle w:val="Heading2"/>
      </w:pPr>
      <w:r>
        <w:t>Validation Flow</w:t>
      </w:r>
    </w:p>
    <w:p w14:paraId="14895D18" w14:textId="38C7CDF3" w:rsidR="00D4572C" w:rsidRDefault="00BF4B34" w:rsidP="00D4572C">
      <w:r>
        <w:t>Discovery completes</w:t>
      </w:r>
    </w:p>
    <w:p w14:paraId="6A18826F" w14:textId="44125E23" w:rsidR="00BF4B34" w:rsidRDefault="00BF4B34" w:rsidP="00BF4B34">
      <w:pPr>
        <w:pStyle w:val="ListParagraph"/>
        <w:numPr>
          <w:ilvl w:val="0"/>
          <w:numId w:val="13"/>
        </w:numPr>
      </w:pPr>
      <w:r>
        <w:t>Review CI records</w:t>
      </w:r>
    </w:p>
    <w:p w14:paraId="4950CD77" w14:textId="46838353" w:rsidR="00BF4B34" w:rsidRDefault="00BF4B34" w:rsidP="00BF4B34">
      <w:pPr>
        <w:pStyle w:val="ListParagraph"/>
        <w:numPr>
          <w:ilvl w:val="0"/>
          <w:numId w:val="13"/>
        </w:numPr>
      </w:pPr>
      <w:r>
        <w:t>Validate key attributes</w:t>
      </w:r>
    </w:p>
    <w:p w14:paraId="018DE5F8" w14:textId="64F5102B" w:rsidR="00CF75A1" w:rsidRDefault="00BF4B34" w:rsidP="00BF4B34">
      <w:pPr>
        <w:pStyle w:val="ListParagraph"/>
        <w:numPr>
          <w:ilvl w:val="0"/>
          <w:numId w:val="13"/>
        </w:numPr>
      </w:pPr>
      <w:r>
        <w:t>Confirm accuracy</w:t>
      </w:r>
    </w:p>
    <w:p w14:paraId="4882E88F" w14:textId="0F020D2F" w:rsidR="00D4572C" w:rsidRDefault="00BF4B34" w:rsidP="00D4572C">
      <w:pPr>
        <w:pStyle w:val="Heading2"/>
      </w:pPr>
      <w:r>
        <w:t>Iteration Flow</w:t>
      </w:r>
    </w:p>
    <w:p w14:paraId="7D8B48F4" w14:textId="5FB94317" w:rsidR="00CF75A1" w:rsidRDefault="00BF4B34" w:rsidP="00CF75A1">
      <w:r>
        <w:t>Adjust scope/credentials</w:t>
      </w:r>
    </w:p>
    <w:p w14:paraId="6E1AA286" w14:textId="501368D7" w:rsidR="00BF4B34" w:rsidRDefault="00BF4B34" w:rsidP="00BF4B34">
      <w:pPr>
        <w:pStyle w:val="ListParagraph"/>
        <w:numPr>
          <w:ilvl w:val="0"/>
          <w:numId w:val="14"/>
        </w:numPr>
      </w:pPr>
      <w:r>
        <w:t>Re-run discovery</w:t>
      </w:r>
    </w:p>
    <w:p w14:paraId="6AA183E8" w14:textId="4026AA9A" w:rsidR="00CF75A1" w:rsidRDefault="00BF4B34" w:rsidP="00BF4B34">
      <w:pPr>
        <w:pStyle w:val="ListParagraph"/>
        <w:numPr>
          <w:ilvl w:val="0"/>
          <w:numId w:val="14"/>
        </w:numPr>
      </w:pPr>
      <w:r>
        <w:t>Improve data quality</w:t>
      </w:r>
    </w:p>
    <w:p w14:paraId="5BD6BB8B" w14:textId="77777777" w:rsidR="001923D1" w:rsidRDefault="001923D1" w:rsidP="001923D1">
      <w:pPr>
        <w:pStyle w:val="Heading1"/>
      </w:pPr>
      <w:r>
        <w:t>7. Acceptance Criteria (Business-Level)</w:t>
      </w:r>
    </w:p>
    <w:p w14:paraId="57E5B6CF" w14:textId="55D731D6" w:rsidR="001923D1" w:rsidRDefault="00DB76EB" w:rsidP="001923D1">
      <w:r>
        <w:t>Discovery is “working” when:</w:t>
      </w:r>
    </w:p>
    <w:p w14:paraId="4191BFE6" w14:textId="6C764B4C" w:rsidR="00DB76EB" w:rsidRDefault="00DB76EB" w:rsidP="00DB76EB">
      <w:pPr>
        <w:pStyle w:val="ListParagraph"/>
        <w:numPr>
          <w:ilvl w:val="0"/>
          <w:numId w:val="5"/>
        </w:numPr>
      </w:pPr>
      <w:r>
        <w:t>MID Server is installed and operational</w:t>
      </w:r>
    </w:p>
    <w:p w14:paraId="0F7BB8D1" w14:textId="03506A74" w:rsidR="00DB76EB" w:rsidRDefault="00DB76EB" w:rsidP="00DB76EB">
      <w:pPr>
        <w:pStyle w:val="ListParagraph"/>
        <w:numPr>
          <w:ilvl w:val="0"/>
          <w:numId w:val="5"/>
        </w:numPr>
      </w:pPr>
      <w:r>
        <w:t>Discovery jobs run successfully</w:t>
      </w:r>
    </w:p>
    <w:p w14:paraId="186DF0BC" w14:textId="7AF9F58B" w:rsidR="00DB76EB" w:rsidRDefault="00DB76EB" w:rsidP="00DB76EB">
      <w:pPr>
        <w:pStyle w:val="ListParagraph"/>
        <w:numPr>
          <w:ilvl w:val="0"/>
          <w:numId w:val="5"/>
        </w:numPr>
      </w:pPr>
      <w:r>
        <w:t>CIs are created in the CMDB</w:t>
      </w:r>
    </w:p>
    <w:p w14:paraId="4CB928B9" w14:textId="5E0F1127" w:rsidR="00DB76EB" w:rsidRDefault="00DB76EB" w:rsidP="00DB76EB">
      <w:pPr>
        <w:pStyle w:val="ListParagraph"/>
        <w:numPr>
          <w:ilvl w:val="0"/>
          <w:numId w:val="5"/>
        </w:numPr>
      </w:pPr>
      <w:r>
        <w:t>Key attributes (name, IP, OS) are populated</w:t>
      </w:r>
    </w:p>
    <w:p w14:paraId="0E527A50" w14:textId="633A1824" w:rsidR="001923D1" w:rsidRDefault="00DB76EB" w:rsidP="00DB76EB">
      <w:pPr>
        <w:pStyle w:val="ListParagraph"/>
        <w:numPr>
          <w:ilvl w:val="0"/>
          <w:numId w:val="5"/>
        </w:numPr>
      </w:pPr>
      <w:r>
        <w:t xml:space="preserve">Data is accurate for the discovered scope </w:t>
      </w:r>
    </w:p>
    <w:p w14:paraId="0D2B090F" w14:textId="77777777" w:rsidR="001923D1" w:rsidRDefault="001923D1" w:rsidP="001923D1"/>
    <w:p w14:paraId="47074E8E" w14:textId="77777777" w:rsidR="001923D1" w:rsidRDefault="001923D1" w:rsidP="001923D1">
      <w:pPr>
        <w:pStyle w:val="Heading1"/>
      </w:pPr>
      <w:r>
        <w:t>8. Risks &amp; Watchouts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1923D1" w:rsidRPr="006A2583" w14:paraId="75601889" w14:textId="77777777" w:rsidTr="00DF5014">
        <w:trPr>
          <w:cantSplit/>
          <w:tblHeader/>
        </w:trPr>
        <w:tc>
          <w:tcPr>
            <w:tcW w:w="5395" w:type="dxa"/>
            <w:shd w:val="clear" w:color="auto" w:fill="D9D9D9" w:themeFill="background1" w:themeFillShade="D9"/>
          </w:tcPr>
          <w:p w14:paraId="7E5D69B6" w14:textId="77777777" w:rsidR="001923D1" w:rsidRPr="006A2583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Risk</w:t>
            </w:r>
          </w:p>
        </w:tc>
        <w:tc>
          <w:tcPr>
            <w:tcW w:w="5395" w:type="dxa"/>
            <w:shd w:val="clear" w:color="auto" w:fill="D9D9D9" w:themeFill="background1" w:themeFillShade="D9"/>
          </w:tcPr>
          <w:p w14:paraId="60AD59EF" w14:textId="77777777" w:rsidR="001923D1" w:rsidRPr="006A2583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Elaboration</w:t>
            </w:r>
          </w:p>
        </w:tc>
      </w:tr>
      <w:tr w:rsidR="001923D1" w14:paraId="18E5CCFC" w14:textId="77777777" w:rsidTr="00DF5014">
        <w:trPr>
          <w:cantSplit/>
        </w:trPr>
        <w:tc>
          <w:tcPr>
            <w:tcW w:w="5395" w:type="dxa"/>
          </w:tcPr>
          <w:p w14:paraId="029A437F" w14:textId="2B565683" w:rsidR="001923D1" w:rsidRDefault="00DB76EB" w:rsidP="00DF5014">
            <w:r>
              <w:t>Starting with too large a scope</w:t>
            </w:r>
          </w:p>
        </w:tc>
        <w:tc>
          <w:tcPr>
            <w:tcW w:w="5395" w:type="dxa"/>
          </w:tcPr>
          <w:p w14:paraId="731C1F33" w14:textId="5E0D374B" w:rsidR="001923D1" w:rsidRDefault="00DB76EB" w:rsidP="00DF5014">
            <w:r>
              <w:t>Leads to noise and confusion</w:t>
            </w:r>
          </w:p>
        </w:tc>
      </w:tr>
      <w:tr w:rsidR="001923D1" w14:paraId="46216830" w14:textId="77777777" w:rsidTr="00DF5014">
        <w:trPr>
          <w:cantSplit/>
        </w:trPr>
        <w:tc>
          <w:tcPr>
            <w:tcW w:w="5395" w:type="dxa"/>
          </w:tcPr>
          <w:p w14:paraId="42F5A7DA" w14:textId="0F39B2C0" w:rsidR="001923D1" w:rsidRDefault="00DB76EB" w:rsidP="00DF5014">
            <w:r>
              <w:t>Credential issues</w:t>
            </w:r>
          </w:p>
        </w:tc>
        <w:tc>
          <w:tcPr>
            <w:tcW w:w="5395" w:type="dxa"/>
          </w:tcPr>
          <w:p w14:paraId="65353AE6" w14:textId="6346E11A" w:rsidR="001923D1" w:rsidRDefault="00DB76EB" w:rsidP="00DF5014">
            <w:r>
              <w:t>Most common failure point</w:t>
            </w:r>
          </w:p>
        </w:tc>
      </w:tr>
      <w:tr w:rsidR="001923D1" w14:paraId="45CE218D" w14:textId="77777777" w:rsidTr="00DF5014">
        <w:trPr>
          <w:cantSplit/>
        </w:trPr>
        <w:tc>
          <w:tcPr>
            <w:tcW w:w="5395" w:type="dxa"/>
          </w:tcPr>
          <w:p w14:paraId="0AA6E317" w14:textId="1DB8D199" w:rsidR="001923D1" w:rsidRDefault="00DB76EB" w:rsidP="00DF5014">
            <w:r>
              <w:t>Expecting perfect data immediately</w:t>
            </w:r>
          </w:p>
        </w:tc>
        <w:tc>
          <w:tcPr>
            <w:tcW w:w="5395" w:type="dxa"/>
          </w:tcPr>
          <w:p w14:paraId="3F62A12D" w14:textId="1D8FEF7C" w:rsidR="001923D1" w:rsidRDefault="00DB76EB" w:rsidP="00DF5014">
            <w:r>
              <w:t>Iteration is required</w:t>
            </w:r>
          </w:p>
        </w:tc>
      </w:tr>
      <w:tr w:rsidR="001923D1" w14:paraId="0A80D6FF" w14:textId="77777777" w:rsidTr="00DF5014">
        <w:trPr>
          <w:cantSplit/>
        </w:trPr>
        <w:tc>
          <w:tcPr>
            <w:tcW w:w="5395" w:type="dxa"/>
          </w:tcPr>
          <w:p w14:paraId="0FE9EEC6" w14:textId="519806CE" w:rsidR="001923D1" w:rsidRDefault="00DB76EB" w:rsidP="00DF5014">
            <w:r>
              <w:t>No validation step</w:t>
            </w:r>
          </w:p>
        </w:tc>
        <w:tc>
          <w:tcPr>
            <w:tcW w:w="5395" w:type="dxa"/>
          </w:tcPr>
          <w:p w14:paraId="1C79DF86" w14:textId="4302962A" w:rsidR="001923D1" w:rsidRDefault="00DB76EB" w:rsidP="00DF5014">
            <w:r>
              <w:t>Bad data enters CMDB</w:t>
            </w:r>
          </w:p>
        </w:tc>
      </w:tr>
      <w:tr w:rsidR="001923D1" w14:paraId="0479F36C" w14:textId="77777777" w:rsidTr="00DF5014">
        <w:trPr>
          <w:cantSplit/>
        </w:trPr>
        <w:tc>
          <w:tcPr>
            <w:tcW w:w="5395" w:type="dxa"/>
          </w:tcPr>
          <w:p w14:paraId="0BC4BAC6" w14:textId="65DC92A4" w:rsidR="001923D1" w:rsidRDefault="00DB76EB" w:rsidP="00DF5014">
            <w:r>
              <w:t>Trying to map relationships too early</w:t>
            </w:r>
          </w:p>
        </w:tc>
        <w:tc>
          <w:tcPr>
            <w:tcW w:w="5395" w:type="dxa"/>
          </w:tcPr>
          <w:p w14:paraId="153DF202" w14:textId="658FFF74" w:rsidR="001923D1" w:rsidRDefault="00DB76EB" w:rsidP="00DF5014">
            <w:r>
              <w:t>Keep it simple first</w:t>
            </w:r>
          </w:p>
        </w:tc>
      </w:tr>
    </w:tbl>
    <w:p w14:paraId="557C2EA8" w14:textId="77777777" w:rsidR="001923D1" w:rsidRDefault="001923D1" w:rsidP="001923D1"/>
    <w:p w14:paraId="1816B442" w14:textId="2B2DAA19" w:rsidR="001923D1" w:rsidRDefault="001923D1" w:rsidP="001923D1">
      <w:pPr>
        <w:pStyle w:val="Heading1"/>
      </w:pPr>
      <w:r>
        <w:t xml:space="preserve">9. Recommended MVP Defaults </w:t>
      </w:r>
    </w:p>
    <w:p w14:paraId="3A0DF78F" w14:textId="4B2E2CCB" w:rsidR="001923D1" w:rsidRDefault="00B83E4F" w:rsidP="001923D1">
      <w:pPr>
        <w:pStyle w:val="ListParagraph"/>
        <w:ind w:left="0"/>
      </w:pPr>
      <w:r>
        <w:t>If the client hesitates, use these:</w:t>
      </w:r>
    </w:p>
    <w:p w14:paraId="69F22B85" w14:textId="03656626" w:rsidR="00DB76EB" w:rsidRDefault="00DB76EB" w:rsidP="00DB76EB">
      <w:pPr>
        <w:pStyle w:val="ListParagraph"/>
        <w:numPr>
          <w:ilvl w:val="0"/>
          <w:numId w:val="6"/>
        </w:numPr>
      </w:pPr>
      <w:r>
        <w:t>Scope: Small subnet or known server group</w:t>
      </w:r>
    </w:p>
    <w:p w14:paraId="0A7C8009" w14:textId="4E0B418D" w:rsidR="00DB76EB" w:rsidRDefault="00DB76EB" w:rsidP="00DB76EB">
      <w:pPr>
        <w:pStyle w:val="ListParagraph"/>
        <w:numPr>
          <w:ilvl w:val="0"/>
          <w:numId w:val="6"/>
        </w:numPr>
      </w:pPr>
      <w:r>
        <w:t>CI Classes: Servers only</w:t>
      </w:r>
    </w:p>
    <w:p w14:paraId="65489044" w14:textId="18091DA4" w:rsidR="00DB76EB" w:rsidRDefault="00DB76EB" w:rsidP="00DB76EB">
      <w:pPr>
        <w:pStyle w:val="ListParagraph"/>
        <w:numPr>
          <w:ilvl w:val="0"/>
          <w:numId w:val="6"/>
        </w:numPr>
      </w:pPr>
      <w:r>
        <w:t>MID Server: Single instance</w:t>
      </w:r>
    </w:p>
    <w:p w14:paraId="2BD366FB" w14:textId="3DA5EFE5" w:rsidR="00DB76EB" w:rsidRDefault="00DB76EB" w:rsidP="00DB76EB">
      <w:pPr>
        <w:pStyle w:val="ListParagraph"/>
        <w:numPr>
          <w:ilvl w:val="0"/>
          <w:numId w:val="6"/>
        </w:numPr>
      </w:pPr>
      <w:r>
        <w:t>Credentials: 1–2 working credentials</w:t>
      </w:r>
    </w:p>
    <w:p w14:paraId="682282B3" w14:textId="351A8CE8" w:rsidR="00DB76EB" w:rsidRDefault="00DB76EB" w:rsidP="00DB76EB">
      <w:pPr>
        <w:pStyle w:val="ListParagraph"/>
        <w:numPr>
          <w:ilvl w:val="0"/>
          <w:numId w:val="6"/>
        </w:numPr>
      </w:pPr>
      <w:r>
        <w:t>Schedule: Manual or limited run</w:t>
      </w:r>
    </w:p>
    <w:p w14:paraId="35EFE700" w14:textId="4B92CE1B" w:rsidR="006C1DA6" w:rsidRDefault="00DB76EB" w:rsidP="00DB76EB">
      <w:pPr>
        <w:pStyle w:val="ListParagraph"/>
        <w:numPr>
          <w:ilvl w:val="0"/>
          <w:numId w:val="6"/>
        </w:numPr>
      </w:pPr>
      <w:r>
        <w:t>Validation: Manual review of results</w:t>
      </w:r>
    </w:p>
    <w:p w14:paraId="449573AC" w14:textId="77777777" w:rsidR="001923D1" w:rsidRDefault="001923D1" w:rsidP="001923D1">
      <w:pPr>
        <w:pStyle w:val="Heading1"/>
      </w:pPr>
      <w:r>
        <w:t>10. Workshop Facilitation Notes</w:t>
      </w:r>
    </w:p>
    <w:p w14:paraId="348354F8" w14:textId="2571275D" w:rsidR="001923D1" w:rsidRDefault="001923D1" w:rsidP="001923D1">
      <w:r>
        <w:t>When running this session:</w:t>
      </w:r>
    </w:p>
    <w:p w14:paraId="621FF10E" w14:textId="01DA94A9" w:rsidR="001923D1" w:rsidRPr="00BA2571" w:rsidRDefault="00BA2571" w:rsidP="001923D1">
      <w:pPr>
        <w:pStyle w:val="ListParagraph"/>
        <w:numPr>
          <w:ilvl w:val="0"/>
          <w:numId w:val="7"/>
        </w:numPr>
      </w:pPr>
      <w:r>
        <w:t>Ask: “Where can we safely test discovery first?”</w:t>
      </w:r>
    </w:p>
    <w:p w14:paraId="1E350405" w14:textId="753D31C1" w:rsidR="00BA2571" w:rsidRDefault="00BA2571" w:rsidP="001923D1">
      <w:pPr>
        <w:pStyle w:val="ListParagraph"/>
        <w:numPr>
          <w:ilvl w:val="0"/>
          <w:numId w:val="7"/>
        </w:numPr>
      </w:pPr>
      <w:r>
        <w:t>Avoid: “What do you want to discover?”</w:t>
      </w:r>
    </w:p>
    <w:p w14:paraId="6F9935FE" w14:textId="4FCFCAB3" w:rsidR="00BA2571" w:rsidRPr="00BA2571" w:rsidRDefault="00894421" w:rsidP="001923D1">
      <w:pPr>
        <w:pStyle w:val="ListParagraph"/>
        <w:numPr>
          <w:ilvl w:val="0"/>
          <w:numId w:val="7"/>
        </w:numPr>
      </w:pPr>
      <w:r>
        <w:rPr>
          <w:rFonts w:ascii="Aptos" w:eastAsia="Times New Roman" w:hAnsi="Aptos"/>
          <w14:ligatures w14:val="none"/>
        </w:rPr>
        <w:t>Push toward: “What small set of systems can we validate quickly?”</w:t>
      </w:r>
    </w:p>
    <w:p w14:paraId="1FC98C43" w14:textId="4B358375" w:rsidR="00BA2571" w:rsidRDefault="00BA2571" w:rsidP="001923D1">
      <w:pPr>
        <w:pStyle w:val="ListParagraph"/>
        <w:numPr>
          <w:ilvl w:val="0"/>
          <w:numId w:val="7"/>
        </w:numPr>
      </w:pPr>
      <w:r>
        <w:t>Anchor everything to:</w:t>
      </w:r>
    </w:p>
    <w:p w14:paraId="7E6F88EA" w14:textId="6F2DD6F2" w:rsidR="001923D1" w:rsidRPr="00E177E5" w:rsidRDefault="00CF75A1" w:rsidP="001923D1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“Do we need this for MVP?</w:t>
      </w:r>
    </w:p>
    <w:p w14:paraId="6A612705" w14:textId="77777777" w:rsidR="001923D1" w:rsidRPr="001923D1" w:rsidRDefault="001923D1" w:rsidP="001923D1"/>
    <w:p w14:paraId="4620E3C1" w14:textId="77777777" w:rsidR="006D655C" w:rsidRDefault="006D655C"/>
    <w:sectPr w:rsidR="006D655C" w:rsidSect="00942DD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63A14"/>
    <w:multiLevelType w:val="hybridMultilevel"/>
    <w:tmpl w:val="98F0D9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517C60"/>
    <w:multiLevelType w:val="hybridMultilevel"/>
    <w:tmpl w:val="9F562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CC7D4C"/>
    <w:multiLevelType w:val="hybridMultilevel"/>
    <w:tmpl w:val="380695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084C3D"/>
    <w:multiLevelType w:val="hybridMultilevel"/>
    <w:tmpl w:val="14A41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E4E8D"/>
    <w:multiLevelType w:val="hybridMultilevel"/>
    <w:tmpl w:val="302EC4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7B48F0"/>
    <w:multiLevelType w:val="hybridMultilevel"/>
    <w:tmpl w:val="BA1429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DD77AE"/>
    <w:multiLevelType w:val="hybridMultilevel"/>
    <w:tmpl w:val="2ED87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CC7C08"/>
    <w:multiLevelType w:val="hybridMultilevel"/>
    <w:tmpl w:val="0C2894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545191"/>
    <w:multiLevelType w:val="hybridMultilevel"/>
    <w:tmpl w:val="CF36E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7011AB"/>
    <w:multiLevelType w:val="hybridMultilevel"/>
    <w:tmpl w:val="E1344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242DA2"/>
    <w:multiLevelType w:val="hybridMultilevel"/>
    <w:tmpl w:val="A934D0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27352C"/>
    <w:multiLevelType w:val="hybridMultilevel"/>
    <w:tmpl w:val="1B945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582745"/>
    <w:multiLevelType w:val="hybridMultilevel"/>
    <w:tmpl w:val="76AE9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7021B9"/>
    <w:multiLevelType w:val="hybridMultilevel"/>
    <w:tmpl w:val="D884B7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157BF0"/>
    <w:multiLevelType w:val="hybridMultilevel"/>
    <w:tmpl w:val="F6605C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3C50E6"/>
    <w:multiLevelType w:val="hybridMultilevel"/>
    <w:tmpl w:val="7F320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E74E59"/>
    <w:multiLevelType w:val="hybridMultilevel"/>
    <w:tmpl w:val="C4D49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D850EB"/>
    <w:multiLevelType w:val="hybridMultilevel"/>
    <w:tmpl w:val="009240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AA6D05"/>
    <w:multiLevelType w:val="hybridMultilevel"/>
    <w:tmpl w:val="6BF4C7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F31A66"/>
    <w:multiLevelType w:val="hybridMultilevel"/>
    <w:tmpl w:val="AA1A3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C61C02"/>
    <w:multiLevelType w:val="hybridMultilevel"/>
    <w:tmpl w:val="3A402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84606E"/>
    <w:multiLevelType w:val="hybridMultilevel"/>
    <w:tmpl w:val="3676D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6A6652"/>
    <w:multiLevelType w:val="hybridMultilevel"/>
    <w:tmpl w:val="261A3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7576AF"/>
    <w:multiLevelType w:val="hybridMultilevel"/>
    <w:tmpl w:val="CB309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9523EF"/>
    <w:multiLevelType w:val="hybridMultilevel"/>
    <w:tmpl w:val="70722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786BB1"/>
    <w:multiLevelType w:val="hybridMultilevel"/>
    <w:tmpl w:val="7A3CE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5078790">
    <w:abstractNumId w:val="0"/>
  </w:num>
  <w:num w:numId="2" w16cid:durableId="901066571">
    <w:abstractNumId w:val="4"/>
  </w:num>
  <w:num w:numId="3" w16cid:durableId="903295714">
    <w:abstractNumId w:val="15"/>
  </w:num>
  <w:num w:numId="4" w16cid:durableId="47776009">
    <w:abstractNumId w:val="19"/>
  </w:num>
  <w:num w:numId="5" w16cid:durableId="1553544347">
    <w:abstractNumId w:val="18"/>
  </w:num>
  <w:num w:numId="6" w16cid:durableId="587078171">
    <w:abstractNumId w:val="13"/>
  </w:num>
  <w:num w:numId="7" w16cid:durableId="1463231596">
    <w:abstractNumId w:val="22"/>
  </w:num>
  <w:num w:numId="8" w16cid:durableId="1378630317">
    <w:abstractNumId w:val="9"/>
  </w:num>
  <w:num w:numId="9" w16cid:durableId="1744062372">
    <w:abstractNumId w:val="5"/>
  </w:num>
  <w:num w:numId="10" w16cid:durableId="140074366">
    <w:abstractNumId w:val="24"/>
  </w:num>
  <w:num w:numId="11" w16cid:durableId="1163472494">
    <w:abstractNumId w:val="25"/>
  </w:num>
  <w:num w:numId="12" w16cid:durableId="1449350217">
    <w:abstractNumId w:val="14"/>
  </w:num>
  <w:num w:numId="13" w16cid:durableId="1926958638">
    <w:abstractNumId w:val="10"/>
  </w:num>
  <w:num w:numId="14" w16cid:durableId="1807117042">
    <w:abstractNumId w:val="2"/>
  </w:num>
  <w:num w:numId="15" w16cid:durableId="547765294">
    <w:abstractNumId w:val="20"/>
  </w:num>
  <w:num w:numId="16" w16cid:durableId="553614438">
    <w:abstractNumId w:val="7"/>
  </w:num>
  <w:num w:numId="17" w16cid:durableId="1547643379">
    <w:abstractNumId w:val="1"/>
  </w:num>
  <w:num w:numId="18" w16cid:durableId="333731126">
    <w:abstractNumId w:val="12"/>
  </w:num>
  <w:num w:numId="19" w16cid:durableId="1644888372">
    <w:abstractNumId w:val="21"/>
  </w:num>
  <w:num w:numId="20" w16cid:durableId="896673025">
    <w:abstractNumId w:val="16"/>
  </w:num>
  <w:num w:numId="21" w16cid:durableId="404959389">
    <w:abstractNumId w:val="11"/>
  </w:num>
  <w:num w:numId="22" w16cid:durableId="1538351725">
    <w:abstractNumId w:val="8"/>
  </w:num>
  <w:num w:numId="23" w16cid:durableId="985159212">
    <w:abstractNumId w:val="3"/>
  </w:num>
  <w:num w:numId="24" w16cid:durableId="239220998">
    <w:abstractNumId w:val="17"/>
  </w:num>
  <w:num w:numId="25" w16cid:durableId="1559434043">
    <w:abstractNumId w:val="23"/>
  </w:num>
  <w:num w:numId="26" w16cid:durableId="15025761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/>
  <w:defaultTabStop w:val="720"/>
  <w:drawingGridHorizontalSpacing w:val="105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0FE"/>
    <w:rsid w:val="000355DA"/>
    <w:rsid w:val="000A333F"/>
    <w:rsid w:val="0013495B"/>
    <w:rsid w:val="00142636"/>
    <w:rsid w:val="00146E97"/>
    <w:rsid w:val="0015353F"/>
    <w:rsid w:val="001923D1"/>
    <w:rsid w:val="001D3BA2"/>
    <w:rsid w:val="00204C03"/>
    <w:rsid w:val="00212D5A"/>
    <w:rsid w:val="002951FD"/>
    <w:rsid w:val="002C6CBA"/>
    <w:rsid w:val="002E0DF5"/>
    <w:rsid w:val="002E10F5"/>
    <w:rsid w:val="003101E1"/>
    <w:rsid w:val="003253FC"/>
    <w:rsid w:val="003D0FEE"/>
    <w:rsid w:val="00442D13"/>
    <w:rsid w:val="00452422"/>
    <w:rsid w:val="00471152"/>
    <w:rsid w:val="00513587"/>
    <w:rsid w:val="005E51F5"/>
    <w:rsid w:val="005E7856"/>
    <w:rsid w:val="006553ED"/>
    <w:rsid w:val="006C1DA6"/>
    <w:rsid w:val="006C2A64"/>
    <w:rsid w:val="006C53D3"/>
    <w:rsid w:val="006D39B7"/>
    <w:rsid w:val="006D655C"/>
    <w:rsid w:val="006E4639"/>
    <w:rsid w:val="0072435D"/>
    <w:rsid w:val="00750E58"/>
    <w:rsid w:val="00757D72"/>
    <w:rsid w:val="00763CC1"/>
    <w:rsid w:val="00791013"/>
    <w:rsid w:val="007941C4"/>
    <w:rsid w:val="007B757D"/>
    <w:rsid w:val="00866B43"/>
    <w:rsid w:val="008909E6"/>
    <w:rsid w:val="00894421"/>
    <w:rsid w:val="008A5E67"/>
    <w:rsid w:val="008B22EF"/>
    <w:rsid w:val="00902946"/>
    <w:rsid w:val="00942DDC"/>
    <w:rsid w:val="009C1176"/>
    <w:rsid w:val="00A562ED"/>
    <w:rsid w:val="00A779F4"/>
    <w:rsid w:val="00AF4D4B"/>
    <w:rsid w:val="00B548C1"/>
    <w:rsid w:val="00B63929"/>
    <w:rsid w:val="00B66003"/>
    <w:rsid w:val="00B83E4F"/>
    <w:rsid w:val="00BA2571"/>
    <w:rsid w:val="00BF4B34"/>
    <w:rsid w:val="00C076DE"/>
    <w:rsid w:val="00C25B3D"/>
    <w:rsid w:val="00CB3A31"/>
    <w:rsid w:val="00CB586D"/>
    <w:rsid w:val="00CD60FE"/>
    <w:rsid w:val="00CE76F1"/>
    <w:rsid w:val="00CF75A1"/>
    <w:rsid w:val="00D4572C"/>
    <w:rsid w:val="00D54101"/>
    <w:rsid w:val="00D836B8"/>
    <w:rsid w:val="00DB76EB"/>
    <w:rsid w:val="00E41217"/>
    <w:rsid w:val="00E846BE"/>
    <w:rsid w:val="00F14B1F"/>
    <w:rsid w:val="00F22A2C"/>
    <w:rsid w:val="00F42689"/>
    <w:rsid w:val="00F63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BA87C"/>
  <w15:chartTrackingRefBased/>
  <w15:docId w15:val="{BEF8D6B9-9A00-43B5-9153-046192070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spacing w:val="-10"/>
        <w:kern w:val="28"/>
        <w:sz w:val="22"/>
        <w:szCs w:val="22"/>
        <w:lang w:val="en-U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6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0F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0F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0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0F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0F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0F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0F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0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60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0F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0F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0F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0F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0F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0F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0F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0FE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0FE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0F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0F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0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0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0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0F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923D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10" Type="http://schemas.openxmlformats.org/officeDocument/2006/relationships/customXml" Target="../customXml/item4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18AF536E63484A9B73CECC96E010FF" ma:contentTypeVersion="19" ma:contentTypeDescription="Create a new document." ma:contentTypeScope="" ma:versionID="33422ae79d2a315b8c303e9c27e5a991">
  <xsd:schema xmlns:xsd="http://www.w3.org/2001/XMLSchema" xmlns:xs="http://www.w3.org/2001/XMLSchema" xmlns:p="http://schemas.microsoft.com/office/2006/metadata/properties" xmlns:ns2="d1ffb523-bb88-49c4-b429-725e751bd64a" xmlns:ns3="ea10e7c1-45f6-45a6-9220-470b2ac38f45" targetNamespace="http://schemas.microsoft.com/office/2006/metadata/properties" ma:root="true" ma:fieldsID="02f734f998161832bfcf327b16e32379" ns2:_="" ns3:_="">
    <xsd:import namespace="d1ffb523-bb88-49c4-b429-725e751bd64a"/>
    <xsd:import namespace="ea10e7c1-45f6-45a6-9220-470b2ac38f4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SN_x0020_Document_x0020_ID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3:_dlc_DocId" minOccurs="0"/>
                <xsd:element ref="ns3:_dlc_DocIdUrl" minOccurs="0"/>
                <xsd:element ref="ns3:_dlc_DocIdPersistId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ffb523-bb88-49c4-b429-725e751bd6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SN_x0020_Document_x0020_ID" ma:index="19" nillable="true" ma:displayName="SN Document ID" ma:internalName="SN_x0020_Document_x0020_ID">
      <xsd:simpleType>
        <xsd:restriction base="dms:Text">
          <xsd:maxLength value="255"/>
        </xsd:restriction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4d9e1cf0-734a-42bd-bffb-729eb9a511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10e7c1-45f6-45a6-9220-470b2ac38f45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d7da812-b143-4bf6-b650-654521c20479}" ma:internalName="TaxCatchAll" ma:showField="CatchAllData" ma:web="ea10e7c1-45f6-45a6-9220-470b2ac38f4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_dlc_DocId" ma:index="26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27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8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N_x0020_Document_x0020_ID xmlns="d1ffb523-bb88-49c4-b429-725e751bd64a" xsi:nil="true"/>
    <TaxCatchAll xmlns="ea10e7c1-45f6-45a6-9220-470b2ac38f45" xsi:nil="true"/>
    <lcf76f155ced4ddcb4097134ff3c332f xmlns="d1ffb523-bb88-49c4-b429-725e751bd64a">
      <Terms xmlns="http://schemas.microsoft.com/office/infopath/2007/PartnerControls"/>
    </lcf76f155ced4ddcb4097134ff3c332f>
    <_dlc_DocId xmlns="ea10e7c1-45f6-45a6-9220-470b2ac38f45">DOCID-202112391-25620</_dlc_DocId>
    <_dlc_DocIdUrl xmlns="ea10e7c1-45f6-45a6-9220-470b2ac38f45">
      <Url>https://itecsfederal.sharepoint.com/teams/MissionSolutions/ISM/_layouts/15/DocIdRedir.aspx?ID=DOCID-202112391-25620</Url>
      <Description>DOCID-202112391-25620</Description>
    </_dlc_DocIdUrl>
  </documentManagement>
</p:properties>
</file>

<file path=customXml/itemProps1.xml><?xml version="1.0" encoding="utf-8"?>
<ds:datastoreItem xmlns:ds="http://schemas.openxmlformats.org/officeDocument/2006/customXml" ds:itemID="{B4D99E09-2371-487F-A1E1-FAF5F558D1DB}"/>
</file>

<file path=customXml/itemProps2.xml><?xml version="1.0" encoding="utf-8"?>
<ds:datastoreItem xmlns:ds="http://schemas.openxmlformats.org/officeDocument/2006/customXml" ds:itemID="{4A5E15F5-80F3-4589-8EEB-DA341099D318}"/>
</file>

<file path=customXml/itemProps3.xml><?xml version="1.0" encoding="utf-8"?>
<ds:datastoreItem xmlns:ds="http://schemas.openxmlformats.org/officeDocument/2006/customXml" ds:itemID="{5F784BE9-A020-411F-9903-589840F77B5D}"/>
</file>

<file path=customXml/itemProps4.xml><?xml version="1.0" encoding="utf-8"?>
<ds:datastoreItem xmlns:ds="http://schemas.openxmlformats.org/officeDocument/2006/customXml" ds:itemID="{F8B06BA7-71DC-4AF7-9203-6FEDC86D7EF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5</Pages>
  <Words>668</Words>
  <Characters>3810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24</vt:i4>
      </vt:variant>
    </vt:vector>
  </HeadingPairs>
  <TitlesOfParts>
    <vt:vector size="25" baseType="lpstr">
      <vt:lpstr/>
      <vt:lpstr>1. Purpose</vt:lpstr>
      <vt:lpstr>2. Scope (Sprint 4 Focus Only)</vt:lpstr>
      <vt:lpstr>3. Out-of-the-Box (OOTB) Configuration</vt:lpstr>
      <vt:lpstr>    3.1 Discovery Framework</vt:lpstr>
      <vt:lpstr>    3.2 MID Server</vt:lpstr>
      <vt:lpstr>    3.3 Credentials</vt:lpstr>
      <vt:lpstr>    3.4 CI Population</vt:lpstr>
      <vt:lpstr>    3.5 Integration Points</vt:lpstr>
      <vt:lpstr>4. Key Decisions (Client Input)</vt:lpstr>
      <vt:lpstr>    4.1 Discovery Scope</vt:lpstr>
      <vt:lpstr>    4.2 MID Server Placement</vt:lpstr>
      <vt:lpstr>    4.3 Credential Strategy</vt:lpstr>
      <vt:lpstr>    4.4 Discovery Scheduling</vt:lpstr>
      <vt:lpstr>    4.5 CI Class Scope</vt:lpstr>
      <vt:lpstr>    4.6 Data Quality &amp; Validation</vt:lpstr>
      <vt:lpstr>5. Data Requirements</vt:lpstr>
      <vt:lpstr>6. Process Flows (Simple)</vt:lpstr>
      <vt:lpstr>    CI Creation Flow</vt:lpstr>
      <vt:lpstr>    Incident Flow (with CMDB)</vt:lpstr>
      <vt:lpstr>    Change Flow (with CMDB)</vt:lpstr>
      <vt:lpstr>7. Acceptance Criteria (Business-Level)</vt:lpstr>
      <vt:lpstr>8. Risks &amp; Watchouts</vt:lpstr>
      <vt:lpstr>9. Recommended MVP Defaults </vt:lpstr>
      <vt:lpstr>10. Workshop Facilitation Notes</vt:lpstr>
    </vt:vector>
  </TitlesOfParts>
  <Company>ECS</Company>
  <LinksUpToDate>false</LinksUpToDate>
  <CharactersWithSpaces>4470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Norris</dc:creator>
  <cp:keywords/>
  <dc:description/>
  <cp:lastModifiedBy>Joseph Norris</cp:lastModifiedBy>
  <cp:revision>35</cp:revision>
  <dcterms:created xsi:type="dcterms:W3CDTF">2026-05-01T16:44:00Z</dcterms:created>
  <dcterms:modified xsi:type="dcterms:W3CDTF">2026-05-04T13:30:00Z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0x010100DC18AF536E63484A9B73CECC96E010FF</vt:lpwstr>
  </property>
  <property fmtid="{D5CDD505-2E9C-101B-9397-08002B2CF9AE}" pid="3" name="_dlc_DocIdItemGuid">
    <vt:lpwstr>cf6af8db-469a-460f-b799-05cd2c0427ad</vt:lpwstr>
  </property>
</Properties>
</file>