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0001" w14:textId="11110001">
      <w:pPr>
        <w:spacing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2095500" cy="390525"/>
            <wp:effectExtent l="0" t="0" r="0" b="0"/>
            <wp:docPr id="1" name="Logo" descr="Everforth ECS Feder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002" w14:textId="11110002">
      <w:pPr>
        <w:spacing w:before="1800" w:after="240"/>
      </w:pPr>
      <w:r>
        <w:rPr>
          <w:b/>
          <w:bCs/>
          <w:color w:val="14B8A6"/>
          <w:spacing w:val="80"/>
          <w:sz w:val="18"/>
          <w:szCs w:val="18"/>
        </w:rPr>
        <w:t>INTERNAL WORKBOOK</w:t>
      </w:r>
    </w:p>
    <w:p w14:paraId="11110003" w14:textId="11110003">
      <w:pPr>
        <w:spacing w:after="120"/>
      </w:pPr>
      <w:r>
        <w:rPr>
          <w:b/>
          <w:bCs/>
          <w:color w:val="0B1F3A"/>
          <w:sz w:val="56"/>
          <w:szCs w:val="56"/>
        </w:rPr>
        <w:t>Agile SOW Sprint</w:t>
      </w:r>
    </w:p>
    <w:p w14:paraId="11110004" w14:textId="11110004">
      <w:pPr>
        <w:spacing w:after="120"/>
      </w:pPr>
      <w:r>
        <w:rPr>
          <w:b/>
          <w:bCs/>
          <w:color w:val="0B1F3A"/>
          <w:sz w:val="56"/>
          <w:szCs w:val="56"/>
        </w:rPr>
        <w:t>Workbook Template</w:t>
      </w:r>
    </w:p>
    <w:p w14:paraId="11110005" w14:textId="11110005">
      <w:pPr>
        <w:spacing w:after="480"/>
      </w:pPr>
      <w:r>
        <w:rPr>
          <w:i/>
          <w:iCs/>
          <w:color w:val="0D9488"/>
          <w:sz w:val="24"/>
          <w:szCs w:val="24"/>
        </w:rPr>
        <w:t>Workshop-driven workbook for OOTB-first sprint MVP scoping, decisions, and acceptance</w:t>
      </w:r>
    </w:p>
    <w:p w14:paraId="11110006" w14:textId="11110006">
      <w:pPr>
        <w:pBdr>
          <w:bottom w:val="single" w:color="14B8A6" w:sz="12" w:space="1"/>
        </w:pBdr>
      </w:pPr>
    </w:p>
    <w:p w14:paraId="11110007" w14:textId="11110007">
      <w:pPr>
        <w:spacing w:before="200" w:after="60"/>
      </w:pPr>
      <w:r>
        <w:rPr>
          <w:color w:val="1E293B"/>
        </w:rPr>
        <w:t xml:space="preserve">ECS Federal  ·  ServiceNow Practice</w:t>
      </w:r>
    </w:p>
    <w:p w14:paraId="11110008" w14:textId="11110008">
      <w:pPr>
        <w:spacing w:after="60"/>
      </w:pPr>
      <w:r>
        <w:rPr>
          <w:color w:val="475569"/>
          <w:sz w:val="20"/>
          <w:szCs w:val="20"/>
        </w:rPr>
        <w:t xml:space="preserve">Audience: Solution Architect, Process Consultant, Client SMEs</w:t>
      </w:r>
    </w:p>
    <w:p w14:paraId="11110009" w14:textId="11110009">
      <w:r>
        <w:rPr>
          <w:i/>
          <w:iCs/>
          <w:color w:val="475569"/>
          <w:sz w:val="18"/>
          <w:szCs w:val="18"/>
        </w:rPr>
        <w:t xml:space="preserve">Internal Use Only · Confidential</w:t>
      </w:r>
    </w:p>
    <w:p w14:paraId="1111000A" w14:textId="1111000A">
      <w:pPr>
        <w:sectPr>
          <w:pgSz w:w="12240" w:h="15840" w:orient="portrait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50C762BE" w14:textId="77777777" w:rsidR="00BE1F50" w:rsidRDefault="00BE1F50" w:rsidP="00BE1F50"/>
    <w:p w14:paraId="5C6787BF" w14:textId="00012972" w:rsidR="00BE1F50" w:rsidRDefault="00BE1F50" w:rsidP="00BE1F50"/>
    <w:p w14:paraId="479FB768" w14:textId="77777777" w:rsidR="00BE1F50" w:rsidRDefault="00BE1F50">
      <w:r>
        <w:br w:type="page"/>
      </w:r>
    </w:p>
    <w:sdt>
      <w:sdtPr>
        <w:rPr>
          <w:rFonts w:ascii="Calibri" w:eastAsiaTheme="minorHAnsi" w:hAnsi="Calibri" w:cs="Calibri"/>
          <w:color w:val="auto"/>
          <w:spacing w:val="-10"/>
          <w:kern w:val="28"/>
          <w:sz w:val="22"/>
          <w:szCs w:val="22"/>
          <w14:ligatures w14:val="standardContextual"/>
        </w:rPr>
        <w:id w:val="-9634222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7744A76" w14:textId="46893139" w:rsidR="00BE1F50" w:rsidRDefault="00BE1F50">
          <w:pPr>
            <w:pStyle w:val="TOCHeading"/>
          </w:pPr>
          <w:r>
            <w:t>Contents</w:t>
          </w:r>
        </w:p>
        <w:p w14:paraId="76D1D8F7" w14:textId="28B9E2D0" w:rsidR="00656544" w:rsidRDefault="00BE1F5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pacing w:val="0"/>
              <w:kern w:val="2"/>
              <w:sz w:val="24"/>
              <w:szCs w:val="24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28790530" w:history="1">
            <w:r>
              <w:rPr>
                <w:rStyle w:val="Hyperlink"/>
                <w:noProof/>
              </w:rPr>
              <w:t>1. Purpose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_Toc228790530 \h </w:instrText>
              <w:fldChar w:fldCharType="separate"/>
              <w:t>3</w:t>
              <w:fldChar w:fldCharType="end"/>
            </w:r>
          </w:hyperlink>
        </w:p>
        <w:p w14:paraId="6B7D65E7" w14:textId="546B5DB2" w:rsidR="00656544" w:rsidRDefault="00656544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pacing w:val="0"/>
              <w:kern w:val="2"/>
              <w:sz w:val="24"/>
              <w:szCs w:val="24"/>
            </w:rPr>
          </w:pPr>
          <w:hyperlink w:anchor="_Toc228790531" w:history="1">
            <w:r>
              <w:rPr>
                <w:rStyle w:val="Hyperlink"/>
                <w:noProof/>
              </w:rPr>
              <w:t>2. Scope (Sprint MVP Focus Only)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_Toc228790531 \h </w:instrText>
              <w:fldChar w:fldCharType="separate"/>
              <w:t>3</w:t>
              <w:fldChar w:fldCharType="end"/>
            </w:r>
          </w:hyperlink>
        </w:p>
        <w:p w14:paraId="44BB3798" w14:textId="46D04877" w:rsidR="00656544" w:rsidRDefault="00656544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pacing w:val="0"/>
              <w:kern w:val="2"/>
              <w:sz w:val="24"/>
              <w:szCs w:val="24"/>
            </w:rPr>
          </w:pPr>
          <w:hyperlink w:anchor="_Toc228790532" w:history="1">
            <w:r>
              <w:rPr>
                <w:rStyle w:val="Hyperlink"/>
                <w:noProof/>
              </w:rPr>
              <w:t>3. Out-of-the-Box (OOTB) Configuration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_Toc228790532 \h </w:instrText>
              <w:fldChar w:fldCharType="separate"/>
              <w:t>3</w:t>
              <w:fldChar w:fldCharType="end"/>
            </w:r>
          </w:hyperlink>
        </w:p>
        <w:p w14:paraId="5D50929E" w14:textId="18C5EBE3" w:rsidR="00656544" w:rsidRDefault="00656544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pacing w:val="0"/>
              <w:kern w:val="2"/>
              <w:sz w:val="24"/>
              <w:szCs w:val="24"/>
            </w:rPr>
          </w:pPr>
          <w:hyperlink w:anchor="_Toc228790533" w:history="1">
            <w:r>
              <w:rPr>
                <w:rStyle w:val="Hyperlink"/>
                <w:noProof/>
              </w:rPr>
              <w:t>4. Key Decisions (Client Input)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_Toc228790533 \h </w:instrText>
              <w:fldChar w:fldCharType="separate"/>
              <w:t>3</w:t>
              <w:fldChar w:fldCharType="end"/>
            </w:r>
          </w:hyperlink>
        </w:p>
        <w:p w14:paraId="77158D6A" w14:textId="542ECB14" w:rsidR="00656544" w:rsidRDefault="00656544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pacing w:val="0"/>
              <w:kern w:val="2"/>
              <w:sz w:val="24"/>
              <w:szCs w:val="24"/>
            </w:rPr>
          </w:pPr>
          <w:hyperlink w:anchor="_Toc228790534" w:history="1">
            <w:r>
              <w:rPr>
                <w:rStyle w:val="Hyperlink"/>
                <w:noProof/>
              </w:rPr>
              <w:t>5. Data Requirements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_Toc228790534 \h </w:instrText>
              <w:fldChar w:fldCharType="separate"/>
              <w:t>3</w:t>
              <w:fldChar w:fldCharType="end"/>
            </w:r>
          </w:hyperlink>
        </w:p>
        <w:p w14:paraId="10DF096E" w14:textId="67486B94" w:rsidR="00656544" w:rsidRDefault="00656544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pacing w:val="0"/>
              <w:kern w:val="2"/>
              <w:sz w:val="24"/>
              <w:szCs w:val="24"/>
            </w:rPr>
          </w:pPr>
          <w:hyperlink w:anchor="_Toc228790535" w:history="1">
            <w:r>
              <w:rPr>
                <w:rStyle w:val="Hyperlink"/>
                <w:noProof/>
              </w:rPr>
              <w:t>6. Process Flow (Simple)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_Toc228790535 \h </w:instrText>
              <w:fldChar w:fldCharType="separate"/>
              <w:t>3</w:t>
              <w:fldChar w:fldCharType="end"/>
            </w:r>
          </w:hyperlink>
        </w:p>
        <w:p w14:paraId="5779866B" w14:textId="0ED0CDD4" w:rsidR="00656544" w:rsidRDefault="00656544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pacing w:val="0"/>
              <w:kern w:val="2"/>
              <w:sz w:val="24"/>
              <w:szCs w:val="24"/>
            </w:rPr>
          </w:pPr>
          <w:hyperlink w:anchor="_Toc228790536" w:history="1">
            <w:r>
              <w:rPr>
                <w:rStyle w:val="Hyperlink"/>
                <w:noProof/>
              </w:rPr>
              <w:t>7. Acceptance Criteria (Business-Level)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_Toc228790536 \h </w:instrText>
              <w:fldChar w:fldCharType="separate"/>
              <w:t>3</w:t>
              <w:fldChar w:fldCharType="end"/>
            </w:r>
          </w:hyperlink>
        </w:p>
        <w:p w14:paraId="6C269F52" w14:textId="4FC047B0" w:rsidR="00656544" w:rsidRDefault="00656544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pacing w:val="0"/>
              <w:kern w:val="2"/>
              <w:sz w:val="24"/>
              <w:szCs w:val="24"/>
            </w:rPr>
          </w:pPr>
          <w:hyperlink w:anchor="_Toc228790537" w:history="1">
            <w:r>
              <w:rPr>
                <w:rStyle w:val="Hyperlink"/>
                <w:noProof/>
              </w:rPr>
              <w:t>8. Risks / Watchouts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_Toc228790537 \h </w:instrText>
              <w:fldChar w:fldCharType="separate"/>
              <w:t>4</w:t>
              <w:fldChar w:fldCharType="end"/>
            </w:r>
          </w:hyperlink>
        </w:p>
        <w:p w14:paraId="20BAEE93" w14:textId="564E9772" w:rsidR="00656544" w:rsidRDefault="00656544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pacing w:val="0"/>
              <w:kern w:val="2"/>
              <w:sz w:val="24"/>
              <w:szCs w:val="24"/>
            </w:rPr>
          </w:pPr>
          <w:hyperlink w:anchor="_Toc228790538" w:history="1">
            <w:r>
              <w:rPr>
                <w:rStyle w:val="Hyperlink"/>
                <w:noProof/>
              </w:rPr>
              <w:t>9. Recommended MVP Defaults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_Toc228790538 \h </w:instrText>
              <w:fldChar w:fldCharType="separate"/>
              <w:t>4</w:t>
              <w:fldChar w:fldCharType="end"/>
            </w:r>
          </w:hyperlink>
        </w:p>
        <w:p w14:paraId="3E5F3287" w14:textId="5BD60C4C" w:rsidR="00656544" w:rsidRDefault="00656544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pacing w:val="0"/>
              <w:kern w:val="2"/>
              <w:sz w:val="24"/>
              <w:szCs w:val="24"/>
            </w:rPr>
          </w:pPr>
          <w:hyperlink w:anchor="_Toc228790539" w:history="1">
            <w:r>
              <w:rPr>
                <w:rStyle w:val="Hyperlink"/>
                <w:noProof/>
              </w:rPr>
              <w:t>10. Workshop Facilitation Notes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_Toc228790539 \h </w:instrText>
              <w:fldChar w:fldCharType="separate"/>
              <w:t>4</w:t>
              <w:fldChar w:fldCharType="end"/>
            </w:r>
          </w:hyperlink>
        </w:p>
        <w:p w14:paraId="0359622B" w14:textId="65223690" w:rsidR="00BE1F50" w:rsidRDefault="00BE1F50">
          <w:r>
            <w:rPr>
              <w:b/>
              <w:bCs/>
              <w:noProof/>
            </w:rPr>
            <w:fldChar w:fldCharType="end"/>
          </w:r>
        </w:p>
      </w:sdtContent>
    </w:sdt>
    <w:p w14:paraId="558C3CB1" w14:textId="77777777" w:rsidR="00BE1F50" w:rsidRDefault="00BE1F50" w:rsidP="00BE1F50"/>
    <w:p w14:paraId="3A537A6E" w14:textId="77777777" w:rsidR="00BE1F50" w:rsidRDefault="00BE1F50" w:rsidP="00BE1F50"/>
    <w:p w14:paraId="430B29C4" w14:textId="6916D088" w:rsidR="00BE1F50" w:rsidRDefault="00BE1F50" w:rsidP="00BE1F50"/>
    <w:p w14:paraId="2B4AD98F" w14:textId="77777777" w:rsidR="00BE1F50" w:rsidRDefault="00BE1F50">
      <w:r>
        <w:br w:type="page"/>
      </w:r>
    </w:p>
    <w:p w14:paraId="33373C73" w14:textId="6FB82531" w:rsidR="00BE1F50" w:rsidRDefault="00BE1F50" w:rsidP="00BE1F50">
      <w:pPr>
        <w:pStyle w:val="Heading1"/>
      </w:pPr>
      <w:bookmarkStart w:id="0" w:name="_Toc228790530"/>
      <w:r>
        <w:t>1. Purpose</w:t>
      </w:r>
      <w:bookmarkEnd w:id="0"/>
    </w:p>
    <w:p w14:paraId="46D35CAB" w14:textId="530CE412" w:rsidR="00F731DC" w:rsidRDefault="00F731DC" w:rsidP="00F731DC">
      <w:pPr>
        <w:pStyle w:val="ListParagraph"/>
        <w:numPr>
          <w:ilvl w:val="0"/>
          <w:numId w:val="3"/>
        </w:numPr>
      </w:pPr>
      <w:r>
        <w:t>What this module does (plain language)</w:t>
      </w:r>
    </w:p>
    <w:p w14:paraId="08C4E93E" w14:textId="7ED24365" w:rsidR="00BE1F50" w:rsidRDefault="00F731DC" w:rsidP="00F731DC">
      <w:pPr>
        <w:pStyle w:val="ListParagraph"/>
        <w:numPr>
          <w:ilvl w:val="0"/>
          <w:numId w:val="3"/>
        </w:numPr>
      </w:pPr>
      <w:r>
        <w:t>Why it matters in the MVP, sprint, or Increment</w:t>
      </w:r>
    </w:p>
    <w:p w14:paraId="20000001" w14:textId="20000001">
      <w:pPr>
        <w:pStyle w:val="ListParagraph"/>
        <w:numPr>
          <w:ilvl w:val="0"/>
          <w:numId w:val="3"/>
        </w:numPr>
        <w:rPr>
          <w:ins w:id="100" w:author="Claude" w:date="2026-05-08T00:00:00Z"/>
        </w:rPr>
      </w:pPr>
      <w:ins w:id="101" w:author="Claude" w:date="2026-05-08T00:00:00Z">
        <w:r>
          <w:t>How we’ll know it works at sprint demo (the success bar)</w:t>
        </w:r>
      </w:ins>
    </w:p>
    <w:p w14:paraId="1B644D4C" w14:textId="6C05D80C" w:rsidR="00896B07" w:rsidRDefault="00896B07" w:rsidP="00896B07">
      <w:pPr>
        <w:pStyle w:val="Heading1"/>
      </w:pPr>
      <w:bookmarkStart w:id="1" w:name="_Toc228790531"/>
      <w:r>
        <w:t>2. Scope (Sprint MVP Focus Only)</w:t>
      </w:r>
      <w:bookmarkEnd w:id="1"/>
    </w:p>
    <w:p w14:paraId="49AF5D3F" w14:textId="116A064D" w:rsidR="008314EC" w:rsidRPr="008314EC" w:rsidRDefault="008314EC" w:rsidP="008314EC">
      <w:del w:id="200" w:author="Claude" w:date="2026-05-08T00:00:00Z">
        <w:r>
          <w:delText>Clarifies what is included (and excluded) in the current sprint implementation</w:delText>
        </w:r>
      </w:del>
      <w:ins w:id="201" w:author="Claude" w:date="2026-05-08T00:00:00Z">
        <w:r>
          <w:t>What is in MVP scope this sprint — and what is explicitly deferred or out-of-scope.</w:t>
        </w:r>
      </w:ins>
    </w:p>
    <w:p w14:paraId="18CE8D16" w14:textId="69D0A5F4" w:rsidR="00BE1F50" w:rsidRDefault="00896B07" w:rsidP="00BE1F50">
      <w:pPr>
        <w:pStyle w:val="Heading1"/>
      </w:pPr>
      <w:bookmarkStart w:id="2" w:name="_Toc228790532"/>
      <w:r>
        <w:t>3. Out-of-the-Box (OOTB) Configuration</w:t>
      </w:r>
      <w:bookmarkEnd w:id="2"/>
    </w:p>
    <w:p w14:paraId="663461EB" w14:textId="3EE00F2C" w:rsidR="00BE1F50" w:rsidRDefault="00F731DC" w:rsidP="00BE1F50">
      <w:r>
        <w:t>“What you get for free”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2970"/>
        <w:gridCol w:w="5935"/>
      </w:tblGrid>
      <w:tr w:rsidR="00F731DC" w:rsidRPr="00F731DC" w14:paraId="262F4EAD" w14:textId="77777777" w:rsidTr="00F731DC">
        <w:trPr>
          <w:cantSplit/>
          <w:tblHeader/>
        </w:trPr>
        <w:tc>
          <w:tcPr>
            <w:tcW w:w="1885" w:type="dxa"/>
            <w:shd w:val="clear" w:color="auto" w:fill="D9D9D9" w:themeFill="background1" w:themeFillShade="D9"/>
          </w:tcPr>
          <w:p w14:paraId="0D685DC5" w14:textId="6ED1CE0D" w:rsidR="00F731DC" w:rsidRPr="00F731DC" w:rsidRDefault="00F731DC" w:rsidP="00F731DC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77E213CC" w14:textId="01DACD46" w:rsidR="00F731DC" w:rsidRPr="00F731DC" w:rsidRDefault="00F731DC" w:rsidP="00F731DC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5935" w:type="dxa"/>
            <w:shd w:val="clear" w:color="auto" w:fill="D9D9D9" w:themeFill="background1" w:themeFillShade="D9"/>
          </w:tcPr>
          <w:p w14:paraId="371E7305" w14:textId="4201B658" w:rsidR="00F731DC" w:rsidRPr="00F731DC" w:rsidRDefault="00F731DC" w:rsidP="00F731DC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F731DC" w14:paraId="4F1EC72A" w14:textId="77777777" w:rsidTr="00F731DC">
        <w:trPr>
          <w:cantSplit/>
        </w:trPr>
        <w:tc>
          <w:tcPr>
            <w:tcW w:w="1885" w:type="dxa"/>
          </w:tcPr>
          <w:p w14:paraId="7FE9FDBD" w14:textId="56BD257C" w:rsidR="00F731DC" w:rsidRDefault="00F731DC" w:rsidP="00F731DC">
            <w:r>
              <w:t>Data Model</w:t>
            </w:r>
          </w:p>
        </w:tc>
        <w:tc>
          <w:tcPr>
            <w:tcW w:w="2970" w:type="dxa"/>
          </w:tcPr>
          <w:p w14:paraId="4EB83305" w14:textId="77777777" w:rsidR="00F731DC" w:rsidRDefault="00F731DC" w:rsidP="00F731DC"/>
        </w:tc>
        <w:tc>
          <w:tcPr>
            <w:tcW w:w="5935" w:type="dxa"/>
          </w:tcPr>
          <w:p w14:paraId="0B8A2E4C" w14:textId="77777777" w:rsidR="00F731DC" w:rsidRDefault="00F731DC" w:rsidP="00F731DC"/>
        </w:tc>
      </w:tr>
      <w:tr w:rsidR="00F731DC" w14:paraId="4F20E140" w14:textId="77777777" w:rsidTr="00F731DC">
        <w:trPr>
          <w:cantSplit/>
        </w:trPr>
        <w:tc>
          <w:tcPr>
            <w:tcW w:w="1885" w:type="dxa"/>
          </w:tcPr>
          <w:p w14:paraId="6ACB80E1" w14:textId="3153FCE2" w:rsidR="00F731DC" w:rsidRDefault="00F731DC" w:rsidP="00F731DC">
            <w:r>
              <w:t>Workflows</w:t>
            </w:r>
          </w:p>
        </w:tc>
        <w:tc>
          <w:tcPr>
            <w:tcW w:w="2970" w:type="dxa"/>
          </w:tcPr>
          <w:p w14:paraId="1C1C23CA" w14:textId="77777777" w:rsidR="00F731DC" w:rsidRDefault="00F731DC" w:rsidP="00F731DC"/>
        </w:tc>
        <w:tc>
          <w:tcPr>
            <w:tcW w:w="5935" w:type="dxa"/>
          </w:tcPr>
          <w:p w14:paraId="7E95AD28" w14:textId="77777777" w:rsidR="00F731DC" w:rsidRDefault="00F731DC" w:rsidP="00F731DC"/>
        </w:tc>
      </w:tr>
      <w:tr w:rsidR="00F731DC" w14:paraId="36D48B73" w14:textId="77777777" w:rsidTr="00F731DC">
        <w:trPr>
          <w:cantSplit/>
        </w:trPr>
        <w:tc>
          <w:tcPr>
            <w:tcW w:w="1885" w:type="dxa"/>
          </w:tcPr>
          <w:p w14:paraId="3B6E28B2" w14:textId="7E194716" w:rsidR="00F731DC" w:rsidRDefault="00F731DC" w:rsidP="00F731DC">
            <w:r>
              <w:t>Roles</w:t>
            </w:r>
          </w:p>
        </w:tc>
        <w:tc>
          <w:tcPr>
            <w:tcW w:w="2970" w:type="dxa"/>
          </w:tcPr>
          <w:p w14:paraId="0C1C0358" w14:textId="77777777" w:rsidR="00F731DC" w:rsidRDefault="00F731DC" w:rsidP="00F731DC"/>
        </w:tc>
        <w:tc>
          <w:tcPr>
            <w:tcW w:w="5935" w:type="dxa"/>
          </w:tcPr>
          <w:p w14:paraId="29B8EFCE" w14:textId="77777777" w:rsidR="00F731DC" w:rsidRDefault="00F731DC" w:rsidP="00F731DC"/>
        </w:tc>
      </w:tr>
      <w:tr w:rsidR="00F731DC" w14:paraId="584A6BD4" w14:textId="77777777" w:rsidTr="00F731DC">
        <w:trPr>
          <w:cantSplit/>
        </w:trPr>
        <w:tc>
          <w:tcPr>
            <w:tcW w:w="1885" w:type="dxa"/>
          </w:tcPr>
          <w:p w14:paraId="12F69DE9" w14:textId="2AC900CB" w:rsidR="00F731DC" w:rsidRDefault="00F731DC" w:rsidP="00F731DC">
            <w:r>
              <w:t>UI / Forms</w:t>
            </w:r>
          </w:p>
        </w:tc>
        <w:tc>
          <w:tcPr>
            <w:tcW w:w="2970" w:type="dxa"/>
          </w:tcPr>
          <w:p w14:paraId="1A14B309" w14:textId="77777777" w:rsidR="00F731DC" w:rsidRDefault="00F731DC" w:rsidP="00F731DC"/>
        </w:tc>
        <w:tc>
          <w:tcPr>
            <w:tcW w:w="5935" w:type="dxa"/>
          </w:tcPr>
          <w:p w14:paraId="27252D5F" w14:textId="77777777" w:rsidR="00F731DC" w:rsidRDefault="00F731DC" w:rsidP="00F731DC"/>
        </w:tc>
      </w:tr>
      <w:tr w:rsidR="00F731DC" w14:paraId="789EE2D4" w14:textId="77777777" w:rsidTr="00F731DC">
        <w:trPr>
          <w:cantSplit/>
        </w:trPr>
        <w:tc>
          <w:tcPr>
            <w:tcW w:w="1885" w:type="dxa"/>
          </w:tcPr>
          <w:p w14:paraId="3A178772" w14:textId="7C303180" w:rsidR="00F731DC" w:rsidRDefault="00F731DC" w:rsidP="00F731DC">
            <w:r>
              <w:t>Integrations</w:t>
            </w:r>
          </w:p>
        </w:tc>
        <w:tc>
          <w:tcPr>
            <w:tcW w:w="2970" w:type="dxa"/>
          </w:tcPr>
          <w:p w14:paraId="33B3FBAE" w14:textId="77777777" w:rsidR="00F731DC" w:rsidRDefault="00F731DC" w:rsidP="00F731DC"/>
        </w:tc>
        <w:tc>
          <w:tcPr>
            <w:tcW w:w="5935" w:type="dxa"/>
          </w:tcPr>
          <w:p w14:paraId="1ACAFED5" w14:textId="77777777" w:rsidR="00F731DC" w:rsidRDefault="00F731DC" w:rsidP="00F731DC"/>
        </w:tc>
      </w:tr>
    </w:tbl>
    <w:p w14:paraId="4EE17A3C" w14:textId="77777777" w:rsidR="00F731DC" w:rsidRDefault="00F731DC" w:rsidP="00BE1F50"/>
    <w:p w14:paraId="274898A9" w14:textId="531B9D77" w:rsidR="008314EC" w:rsidRDefault="008314EC" w:rsidP="00BE1F50">
      <w:r>
        <w:t>Describes the default capabilities and settings provided by ServiceNow without customization.</w:t>
      </w:r>
    </w:p>
    <w:p w14:paraId="6D689EC1" w14:textId="117EA9A7" w:rsidR="00BE1F50" w:rsidRDefault="00896B07" w:rsidP="00BE1F50">
      <w:pPr>
        <w:pStyle w:val="Heading1"/>
      </w:pPr>
      <w:bookmarkStart w:id="3" w:name="_Toc228790533"/>
      <w:r>
        <w:t>4. Key Decisions (Client Input)</w:t>
      </w:r>
      <w:bookmarkEnd w:id="3"/>
    </w:p>
    <w:p w14:paraId="348DA6B4" w14:textId="4EC8D274" w:rsidR="00BE1F50" w:rsidRDefault="00BE1F50" w:rsidP="00BE1F50">
      <w:r>
        <w:t>“Where you choose to keep or change”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BE1F50" w:rsidRPr="00BE1F50" w14:paraId="28C7D63B" w14:textId="77777777" w:rsidTr="00F731DC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024EBC65" w14:textId="16904711" w:rsidR="00BE1F50" w:rsidRPr="00BE1F50" w:rsidRDefault="00BE1F50" w:rsidP="00BE1F50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19E1A74" w14:textId="380321CE" w:rsidR="00BE1F50" w:rsidRPr="00BE1F50" w:rsidRDefault="00BE1F50" w:rsidP="00BE1F50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9698A9E" w14:textId="6B34B260" w:rsidR="00BE1F50" w:rsidRPr="00BE1F50" w:rsidRDefault="00BE1F50" w:rsidP="00BE1F50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70F79BE6" w14:textId="5FAC0535" w:rsidR="00BE1F50" w:rsidRPr="00BE1F50" w:rsidRDefault="00BE1F50" w:rsidP="00BE1F50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624B1DA" w14:textId="6550B7AA" w:rsidR="00BE1F50" w:rsidRPr="00BE1F50" w:rsidRDefault="00BE1F50" w:rsidP="00BE1F50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BE1F50" w14:paraId="3934F229" w14:textId="77777777" w:rsidTr="00F731DC">
        <w:trPr>
          <w:cantSplit/>
        </w:trPr>
        <w:tc>
          <w:tcPr>
            <w:tcW w:w="2158" w:type="dxa"/>
          </w:tcPr>
          <w:p w14:paraId="15726DB4" w14:textId="77777777" w:rsidR="00BE1F50" w:rsidRDefault="00BE1F50" w:rsidP="00BE1F50"/>
        </w:tc>
        <w:tc>
          <w:tcPr>
            <w:tcW w:w="2158" w:type="dxa"/>
          </w:tcPr>
          <w:p w14:paraId="61E744D1" w14:textId="77777777" w:rsidR="00BE1F50" w:rsidRDefault="00BE1F50" w:rsidP="00BE1F50"/>
        </w:tc>
        <w:tc>
          <w:tcPr>
            <w:tcW w:w="2158" w:type="dxa"/>
          </w:tcPr>
          <w:p w14:paraId="0047E923" w14:textId="77777777" w:rsidR="00BE1F50" w:rsidRDefault="00BE1F50" w:rsidP="00BE1F50"/>
        </w:tc>
        <w:tc>
          <w:tcPr>
            <w:tcW w:w="2158" w:type="dxa"/>
          </w:tcPr>
          <w:p w14:paraId="61C783B5" w14:textId="77777777" w:rsidR="00BE1F50" w:rsidRDefault="00BE1F50" w:rsidP="00BE1F50"/>
        </w:tc>
        <w:tc>
          <w:tcPr>
            <w:tcW w:w="2158" w:type="dxa"/>
          </w:tcPr>
          <w:p w14:paraId="3E14A619" w14:textId="77777777" w:rsidR="00BE1F50" w:rsidRDefault="00BE1F50" w:rsidP="00BE1F50"/>
        </w:tc>
      </w:tr>
      <w:tr w:rsidR="00BE1F50" w14:paraId="6461EC76" w14:textId="77777777" w:rsidTr="00F731DC">
        <w:trPr>
          <w:cantSplit/>
        </w:trPr>
        <w:tc>
          <w:tcPr>
            <w:tcW w:w="2158" w:type="dxa"/>
          </w:tcPr>
          <w:p w14:paraId="3F3AEA02" w14:textId="77777777" w:rsidR="00BE1F50" w:rsidRDefault="00BE1F50" w:rsidP="00BE1F50"/>
        </w:tc>
        <w:tc>
          <w:tcPr>
            <w:tcW w:w="2158" w:type="dxa"/>
          </w:tcPr>
          <w:p w14:paraId="523023C5" w14:textId="77777777" w:rsidR="00BE1F50" w:rsidRDefault="00BE1F50" w:rsidP="00BE1F50"/>
        </w:tc>
        <w:tc>
          <w:tcPr>
            <w:tcW w:w="2158" w:type="dxa"/>
          </w:tcPr>
          <w:p w14:paraId="1BD91CA1" w14:textId="77777777" w:rsidR="00BE1F50" w:rsidRDefault="00BE1F50" w:rsidP="00BE1F50"/>
        </w:tc>
        <w:tc>
          <w:tcPr>
            <w:tcW w:w="2158" w:type="dxa"/>
          </w:tcPr>
          <w:p w14:paraId="732BFAB7" w14:textId="77777777" w:rsidR="00BE1F50" w:rsidRDefault="00BE1F50" w:rsidP="00BE1F50"/>
        </w:tc>
        <w:tc>
          <w:tcPr>
            <w:tcW w:w="2158" w:type="dxa"/>
          </w:tcPr>
          <w:p w14:paraId="793E4174" w14:textId="77777777" w:rsidR="00BE1F50" w:rsidRDefault="00BE1F50" w:rsidP="00BE1F50"/>
        </w:tc>
      </w:tr>
      <w:tr w:rsidR="00BE1F50" w14:paraId="018D93D4" w14:textId="77777777" w:rsidTr="00F731DC">
        <w:trPr>
          <w:cantSplit/>
        </w:trPr>
        <w:tc>
          <w:tcPr>
            <w:tcW w:w="2158" w:type="dxa"/>
          </w:tcPr>
          <w:p w14:paraId="1BB9454F" w14:textId="77777777" w:rsidR="00BE1F50" w:rsidRDefault="00BE1F50" w:rsidP="00BE1F50"/>
        </w:tc>
        <w:tc>
          <w:tcPr>
            <w:tcW w:w="2158" w:type="dxa"/>
          </w:tcPr>
          <w:p w14:paraId="2DA4A465" w14:textId="77777777" w:rsidR="00BE1F50" w:rsidRDefault="00BE1F50" w:rsidP="00BE1F50"/>
        </w:tc>
        <w:tc>
          <w:tcPr>
            <w:tcW w:w="2158" w:type="dxa"/>
          </w:tcPr>
          <w:p w14:paraId="20436F1D" w14:textId="77777777" w:rsidR="00BE1F50" w:rsidRDefault="00BE1F50" w:rsidP="00BE1F50"/>
        </w:tc>
        <w:tc>
          <w:tcPr>
            <w:tcW w:w="2158" w:type="dxa"/>
          </w:tcPr>
          <w:p w14:paraId="560A7CC2" w14:textId="77777777" w:rsidR="00BE1F50" w:rsidRDefault="00BE1F50" w:rsidP="00BE1F50"/>
        </w:tc>
        <w:tc>
          <w:tcPr>
            <w:tcW w:w="2158" w:type="dxa"/>
          </w:tcPr>
          <w:p w14:paraId="6B60F46B" w14:textId="77777777" w:rsidR="00BE1F50" w:rsidRDefault="00BE1F50" w:rsidP="00BE1F50"/>
        </w:tc>
      </w:tr>
      <w:tr w:rsidR="00BE1F50" w14:paraId="684EA6D2" w14:textId="77777777" w:rsidTr="00F731DC">
        <w:trPr>
          <w:cantSplit/>
        </w:trPr>
        <w:tc>
          <w:tcPr>
            <w:tcW w:w="2158" w:type="dxa"/>
          </w:tcPr>
          <w:p w14:paraId="2F6CCF4F" w14:textId="77777777" w:rsidR="00BE1F50" w:rsidRDefault="00BE1F50" w:rsidP="00BE1F50"/>
        </w:tc>
        <w:tc>
          <w:tcPr>
            <w:tcW w:w="2158" w:type="dxa"/>
          </w:tcPr>
          <w:p w14:paraId="7C59D261" w14:textId="77777777" w:rsidR="00BE1F50" w:rsidRDefault="00BE1F50" w:rsidP="00BE1F50"/>
        </w:tc>
        <w:tc>
          <w:tcPr>
            <w:tcW w:w="2158" w:type="dxa"/>
          </w:tcPr>
          <w:p w14:paraId="1CE8BFED" w14:textId="77777777" w:rsidR="00BE1F50" w:rsidRDefault="00BE1F50" w:rsidP="00BE1F50"/>
        </w:tc>
        <w:tc>
          <w:tcPr>
            <w:tcW w:w="2158" w:type="dxa"/>
          </w:tcPr>
          <w:p w14:paraId="28179987" w14:textId="77777777" w:rsidR="00BE1F50" w:rsidRDefault="00BE1F50" w:rsidP="00BE1F50"/>
        </w:tc>
        <w:tc>
          <w:tcPr>
            <w:tcW w:w="2158" w:type="dxa"/>
          </w:tcPr>
          <w:p w14:paraId="2C698CE3" w14:textId="77777777" w:rsidR="00BE1F50" w:rsidRDefault="00BE1F50" w:rsidP="00BE1F50"/>
        </w:tc>
      </w:tr>
    </w:tbl>
    <w:p w14:paraId="3E3F4483" w14:textId="77777777" w:rsidR="00BE1F50" w:rsidRDefault="00BE1F50" w:rsidP="00BE1F50"/>
    <w:p w14:paraId="38869B69" w14:textId="54BCF0BC" w:rsidR="008314EC" w:rsidRDefault="008314EC" w:rsidP="00BE1F50">
      <w:r>
        <w:t>Captures where the client may choose to adopt or adjust the default behavior</w:t>
      </w:r>
    </w:p>
    <w:p w14:paraId="0EB3B381" w14:textId="681BFA4B" w:rsidR="00BE1F50" w:rsidRDefault="00896B07" w:rsidP="00BE1F50">
      <w:pPr>
        <w:pStyle w:val="Heading1"/>
      </w:pPr>
      <w:bookmarkStart w:id="4" w:name="_Toc228790534"/>
      <w:r>
        <w:t>5. Data Requirements</w:t>
      </w:r>
      <w:bookmarkEnd w:id="4"/>
    </w:p>
    <w:p w14:paraId="48BB0D8F" w14:textId="52E0139E" w:rsidR="00BE1F50" w:rsidRDefault="00BE1F50" w:rsidP="00BE1F50">
      <w:pPr>
        <w:pStyle w:val="ListParagraph"/>
        <w:numPr>
          <w:ilvl w:val="0"/>
          <w:numId w:val="2"/>
        </w:numPr>
      </w:pPr>
      <w:r>
        <w:t>Required fields</w:t>
      </w:r>
    </w:p>
    <w:p w14:paraId="4B040835" w14:textId="137CE7C1" w:rsidR="00BE1F50" w:rsidRDefault="00BE1F50" w:rsidP="00BE1F50">
      <w:pPr>
        <w:pStyle w:val="ListParagraph"/>
        <w:numPr>
          <w:ilvl w:val="0"/>
          <w:numId w:val="2"/>
        </w:numPr>
      </w:pPr>
      <w:r>
        <w:t>Optional fields</w:t>
      </w:r>
    </w:p>
    <w:p w14:paraId="46DFC9C5" w14:textId="0395533D" w:rsidR="00BE1F50" w:rsidRDefault="00BE1F50" w:rsidP="00BE1F50">
      <w:pPr>
        <w:pStyle w:val="ListParagraph"/>
        <w:numPr>
          <w:ilvl w:val="0"/>
          <w:numId w:val="2"/>
        </w:numPr>
      </w:pPr>
      <w:r>
        <w:t>Data sources</w:t>
      </w:r>
    </w:p>
    <w:p w14:paraId="197DC6E5" w14:textId="72A6D872" w:rsidR="00BE1F50" w:rsidRDefault="00896B07" w:rsidP="00BE1F50">
      <w:pPr>
        <w:pStyle w:val="Heading1"/>
      </w:pPr>
      <w:bookmarkStart w:id="5" w:name="_Toc228790535"/>
      <w:r>
        <w:t>6. Process Flow (Simple)</w:t>
      </w:r>
      <w:bookmarkEnd w:id="5"/>
    </w:p>
    <w:p w14:paraId="4D26A131" w14:textId="77777777" w:rsidR="00BE1F50" w:rsidRDefault="00BE1F50" w:rsidP="00BE1F50">
      <w:r>
        <w:t>Step 1 → Step 2 → Step 3 → Step 4 → Step 5</w:t>
        <w:tab/>
      </w:r>
    </w:p>
    <w:p w14:paraId="4CD2AE61" w14:textId="756C20B1" w:rsidR="00BE1F50" w:rsidRDefault="008314EC" w:rsidP="00BE1F50">
      <w:r>
        <w:t>Illustrates the simple end-to-end steps of how the module operates in practice.</w:t>
      </w:r>
    </w:p>
    <w:p w14:paraId="31FA2CEC" w14:textId="43CAB90C" w:rsidR="00BE1F50" w:rsidRDefault="00896B07" w:rsidP="00BE1F50">
      <w:pPr>
        <w:pStyle w:val="Heading1"/>
      </w:pPr>
      <w:bookmarkStart w:id="6" w:name="_Toc228790536"/>
      <w:r>
        <w:t>7. Acceptance Criteria (Business-Level)</w:t>
      </w:r>
      <w:bookmarkEnd w:id="6"/>
    </w:p>
    <w:p w14:paraId="3B7CDDB5" w14:textId="114ED4D5" w:rsidR="00BE1F50" w:rsidRDefault="00BE1F50" w:rsidP="00BE1F50">
      <w:del w:id="300" w:author="Claude" w:date="2026-05-08T00:00:00Z">
        <w:r>
          <w:delText>What “working” means to the client</w:delText>
        </w:r>
      </w:del>
      <w:ins w:id="301" w:author="Claude" w:date="2026-05-08T00:00:00Z">
        <w:r>
          <w:t>What “working” looks like at sprint demo — the success bar this workbook commits to in Section 1.</w:t>
        </w:r>
      </w:ins>
    </w:p>
    <w:p w14:paraId="2E4A78F8" w14:textId="09FB8BFC" w:rsidR="00BE1F50" w:rsidRDefault="00896B07" w:rsidP="00BE1F50">
      <w:pPr>
        <w:pStyle w:val="Heading1"/>
      </w:pPr>
      <w:bookmarkStart w:id="7" w:name="_Toc228790537"/>
      <w:r>
        <w:t>8. Risks / Watchouts</w:t>
      </w:r>
      <w:bookmarkEnd w:id="7"/>
    </w:p>
    <w:p w14:paraId="3B687323" w14:textId="34BEAF4A" w:rsidR="00896B07" w:rsidRDefault="008314EC" w:rsidP="00BE1F50">
      <w:r>
        <w:t>Highlights common pitfalls and areas where overcomplication or failure is likely.</w:t>
      </w:r>
    </w:p>
    <w:p w14:paraId="2DA44DFA" w14:textId="34DB33A3" w:rsidR="00896B07" w:rsidRDefault="00896B07" w:rsidP="00896B07">
      <w:pPr>
        <w:pStyle w:val="Heading1"/>
      </w:pPr>
      <w:bookmarkStart w:id="8" w:name="_Toc228790538"/>
      <w:r>
        <w:t>9. Recommended MVP Defaults</w:t>
      </w:r>
      <w:bookmarkEnd w:id="8"/>
    </w:p>
    <w:p w14:paraId="5FFFF69D" w14:textId="680AC563" w:rsidR="00896B07" w:rsidRDefault="008314EC" w:rsidP="00896B07">
      <w:r>
        <w:t>Provides sensible default choices to keep the implementation simple and effective</w:t>
      </w:r>
    </w:p>
    <w:p w14:paraId="410D3F9B" w14:textId="2A84153C" w:rsidR="00896B07" w:rsidRDefault="00896B07" w:rsidP="00896B07">
      <w:pPr>
        <w:pStyle w:val="Heading1"/>
      </w:pPr>
      <w:bookmarkStart w:id="9" w:name="_Toc228790539"/>
      <w:r>
        <w:t>10. Workshop Facilitation Notes</w:t>
      </w:r>
      <w:bookmarkEnd w:id="9"/>
    </w:p>
    <w:p w14:paraId="519051BC" w14:textId="486A530A" w:rsidR="008314EC" w:rsidRPr="008314EC" w:rsidRDefault="008314EC" w:rsidP="008314EC">
      <w:r>
        <w:t>Guides how to lead discussions and drive clear decisions during client sessions</w:t>
      </w:r>
    </w:p>
    <w:sectPr w:rsidR="008314EC" w:rsidRPr="008314EC" w:rsidSect="00942D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F1F21"/>
    <w:multiLevelType w:val="hybridMultilevel"/>
    <w:tmpl w:val="EF703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851D67"/>
    <w:multiLevelType w:val="hybridMultilevel"/>
    <w:tmpl w:val="5A5C0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E46097"/>
    <w:multiLevelType w:val="hybridMultilevel"/>
    <w:tmpl w:val="08F618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556014">
    <w:abstractNumId w:val="2"/>
  </w:num>
  <w:num w:numId="2" w16cid:durableId="1189493407">
    <w:abstractNumId w:val="0"/>
  </w:num>
  <w:num w:numId="3" w16cid:durableId="714162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AC6"/>
    <w:rsid w:val="00000D6F"/>
    <w:rsid w:val="0013495B"/>
    <w:rsid w:val="0015611F"/>
    <w:rsid w:val="00442D13"/>
    <w:rsid w:val="00656544"/>
    <w:rsid w:val="006D655C"/>
    <w:rsid w:val="007941C4"/>
    <w:rsid w:val="007B757D"/>
    <w:rsid w:val="008314EC"/>
    <w:rsid w:val="00896B07"/>
    <w:rsid w:val="008F1DE5"/>
    <w:rsid w:val="00921AC6"/>
    <w:rsid w:val="00942DDC"/>
    <w:rsid w:val="009B602E"/>
    <w:rsid w:val="009D75D4"/>
    <w:rsid w:val="00BE1F50"/>
    <w:rsid w:val="00E21531"/>
    <w:rsid w:val="00E846BE"/>
    <w:rsid w:val="00EC151F"/>
    <w:rsid w:val="00F42689"/>
    <w:rsid w:val="00F731DC"/>
    <w:rsid w:val="00F90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10E9F"/>
  <w15:chartTrackingRefBased/>
  <w15:docId w15:val="{14420556-2AE6-4510-BEDD-9D48BCD6E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pacing w:val="-10"/>
        <w:kern w:val="28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A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A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A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AC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AC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AC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AC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AC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A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A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A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A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A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A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AC6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AC6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AC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A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A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AC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E1F50"/>
    <w:pPr>
      <w:spacing w:before="240" w:after="0"/>
      <w:outlineLvl w:val="9"/>
    </w:pPr>
    <w:rPr>
      <w:spacing w:val="0"/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BE1F5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15611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5611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11" Type="http://schemas.openxmlformats.org/officeDocument/2006/relationships/customXml" Target="../customXml/item5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8AF536E63484A9B73CECC96E010FF" ma:contentTypeVersion="19" ma:contentTypeDescription="Create a new document." ma:contentTypeScope="" ma:versionID="33422ae79d2a315b8c303e9c27e5a991">
  <xsd:schema xmlns:xsd="http://www.w3.org/2001/XMLSchema" xmlns:xs="http://www.w3.org/2001/XMLSchema" xmlns:p="http://schemas.microsoft.com/office/2006/metadata/properties" xmlns:ns2="d1ffb523-bb88-49c4-b429-725e751bd64a" xmlns:ns3="ea10e7c1-45f6-45a6-9220-470b2ac38f45" targetNamespace="http://schemas.microsoft.com/office/2006/metadata/properties" ma:root="true" ma:fieldsID="02f734f998161832bfcf327b16e32379" ns2:_="" ns3:_="">
    <xsd:import namespace="d1ffb523-bb88-49c4-b429-725e751bd64a"/>
    <xsd:import namespace="ea10e7c1-45f6-45a6-9220-470b2ac38f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SN_x0020_Document_x0020_ID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3:_dlc_DocId" minOccurs="0"/>
                <xsd:element ref="ns3:_dlc_DocIdUrl" minOccurs="0"/>
                <xsd:element ref="ns3:_dlc_DocIdPersistId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fb523-bb88-49c4-b429-725e751bd6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SN_x0020_Document_x0020_ID" ma:index="19" nillable="true" ma:displayName="SN Document ID" ma:internalName="SN_x0020_Document_x0020_ID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d9e1cf0-734a-42bd-bffb-729eb9a51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0e7c1-45f6-45a6-9220-470b2ac38f4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d7da812-b143-4bf6-b650-654521c20479}" ma:internalName="TaxCatchAll" ma:showField="CatchAllData" ma:web="ea10e7c1-45f6-45a6-9220-470b2ac38f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N_x0020_Document_x0020_ID xmlns="d1ffb523-bb88-49c4-b429-725e751bd64a" xsi:nil="true"/>
    <TaxCatchAll xmlns="ea10e7c1-45f6-45a6-9220-470b2ac38f45" xsi:nil="true"/>
    <lcf76f155ced4ddcb4097134ff3c332f xmlns="d1ffb523-bb88-49c4-b429-725e751bd64a">
      <Terms xmlns="http://schemas.microsoft.com/office/infopath/2007/PartnerControls"/>
    </lcf76f155ced4ddcb4097134ff3c332f>
    <_dlc_DocId xmlns="ea10e7c1-45f6-45a6-9220-470b2ac38f45">DOCID-202112391-25611</_dlc_DocId>
    <_dlc_DocIdUrl xmlns="ea10e7c1-45f6-45a6-9220-470b2ac38f45">
      <Url>https://itecsfederal.sharepoint.com/teams/MissionSolutions/ISM/_layouts/15/DocIdRedir.aspx?ID=DOCID-202112391-25611</Url>
      <Description>DOCID-202112391-25611</Description>
    </_dlc_DocIdUrl>
  </documentManagement>
</p:properties>
</file>

<file path=customXml/itemProps1.xml><?xml version="1.0" encoding="utf-8"?>
<ds:datastoreItem xmlns:ds="http://schemas.openxmlformats.org/officeDocument/2006/customXml" ds:itemID="{4B89601C-9C58-4D66-BBAE-0B901E81A6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7EDB32-0ECE-4B8F-AE77-FDB30267DD79}"/>
</file>

<file path=customXml/itemProps3.xml><?xml version="1.0" encoding="utf-8"?>
<ds:datastoreItem xmlns:ds="http://schemas.openxmlformats.org/officeDocument/2006/customXml" ds:itemID="{18BA4732-06A1-48B2-AB79-493D197046A8}"/>
</file>

<file path=customXml/itemProps4.xml><?xml version="1.0" encoding="utf-8"?>
<ds:datastoreItem xmlns:ds="http://schemas.openxmlformats.org/officeDocument/2006/customXml" ds:itemID="{0E880107-8DE4-4706-8BAA-8AB646C9EFB8}"/>
</file>

<file path=customXml/itemProps5.xml><?xml version="1.0" encoding="utf-8"?>
<ds:datastoreItem xmlns:ds="http://schemas.openxmlformats.org/officeDocument/2006/customXml" ds:itemID="{1AD6DEBE-E974-4426-BECD-F85290A93EF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347</Words>
  <Characters>1983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1. Purpose</vt:lpstr>
      <vt:lpstr>2. Out-of-the-Box (OOTB) Configuration</vt:lpstr>
      <vt:lpstr>3. Key Decisions (Client Input)</vt:lpstr>
      <vt:lpstr>4. Data Requirements</vt:lpstr>
      <vt:lpstr>5. Process Flow (Simple)</vt:lpstr>
      <vt:lpstr>6. Acceptance Criteria (Business-Level)</vt:lpstr>
      <vt:lpstr>7. Risks / Watchouts</vt:lpstr>
    </vt:vector>
  </TitlesOfParts>
  <Company>ECS</Company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Norris</dc:creator>
  <cp:keywords/>
  <dc:description/>
  <cp:lastModifiedBy>Joseph Norris</cp:lastModifiedBy>
  <cp:revision>7</cp:revision>
  <dcterms:created xsi:type="dcterms:W3CDTF">2026-05-04T12:33:00Z</dcterms:created>
  <dcterms:modified xsi:type="dcterms:W3CDTF">2026-05-04T16:35:00Z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0x010100DC18AF536E63484A9B73CECC96E010FF</vt:lpwstr>
  </property>
  <property fmtid="{D5CDD505-2E9C-101B-9397-08002B2CF9AE}" pid="3" name="_dlc_DocIdItemGuid">
    <vt:lpwstr>8241612e-b949-47d2-ac1a-8092ac9aa336</vt:lpwstr>
  </property>
</Properties>
</file>