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Employee Center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02 Workbook 04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Employee Center one-front-door MVP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2788C647" w:rsidR="009C1176" w:rsidRDefault="0015353F" w:rsidP="009C1176">
      <w:r>
        <w:t>Employee Center is the single entry point for users to:</w:t>
      </w:r>
    </w:p>
    <w:p w14:paraId="54C00A5F" w14:textId="72B096C2" w:rsidR="0015353F" w:rsidRDefault="0015353F" w:rsidP="0015353F">
      <w:pPr>
        <w:pStyle w:val="ListParagraph"/>
        <w:numPr>
          <w:ilvl w:val="0"/>
          <w:numId w:val="19"/>
        </w:numPr>
      </w:pPr>
      <w:r>
        <w:t>Report issues</w:t>
      </w:r>
    </w:p>
    <w:p w14:paraId="665AB2F4" w14:textId="0923E724" w:rsidR="0015353F" w:rsidRDefault="0015353F" w:rsidP="0015353F">
      <w:pPr>
        <w:pStyle w:val="ListParagraph"/>
        <w:numPr>
          <w:ilvl w:val="0"/>
          <w:numId w:val="19"/>
        </w:numPr>
      </w:pPr>
      <w:r>
        <w:t>Request services</w:t>
      </w:r>
    </w:p>
    <w:p w14:paraId="2C124B71" w14:textId="2725BA17" w:rsidR="0015353F" w:rsidRDefault="0015353F" w:rsidP="0015353F">
      <w:pPr>
        <w:pStyle w:val="ListParagraph"/>
        <w:numPr>
          <w:ilvl w:val="0"/>
          <w:numId w:val="19"/>
        </w:numPr>
      </w:pPr>
      <w:r>
        <w:t>Find answers</w:t>
      </w:r>
    </w:p>
    <w:p w14:paraId="13552222" w14:textId="77777777" w:rsidR="009C1176" w:rsidRDefault="009C1176" w:rsidP="009C1176"/>
    <w:p w14:paraId="16BD7CA3" w14:textId="7E632A24" w:rsidR="0015353F" w:rsidRDefault="0015353F" w:rsidP="0015353F">
      <w:r>
        <w:t xml:space="preserve">It exists to replace scattered entry points (email, bookmarks, legacy portals) with one simple, consistent experience.</w:t>
      </w:r>
      <w:ins w:id="100" w:author="Claude" w:date="2026-05-08T00:00:00Z">
        <w:r>
          <w:t xml:space="preserve"> At MVP, the named legacy entry points it retires are agreed in Section 4 and confirmed at sprint demo.</w:t>
        </w:r>
      </w:ins>
    </w:p>
    <w:p w14:paraId="610BD4D2" w14:textId="186D5B57" w:rsidR="009C1176" w:rsidRDefault="009C1176" w:rsidP="0015353F"/>
    <w:p w14:paraId="2E079CCF" w14:textId="442E3A99" w:rsidR="0015353F" w:rsidRDefault="0015353F" w:rsidP="0015353F">
      <w:r>
        <w:t>In Sprint 2, the goal is:</w:t>
      </w:r>
    </w:p>
    <w:p w14:paraId="56222BC3" w14:textId="77777777" w:rsidR="0015353F" w:rsidRDefault="0015353F" w:rsidP="0015353F">
      <w:pPr>
        <w:pStyle w:val="ListParagraph"/>
        <w:numPr>
          <w:ilvl w:val="0"/>
          <w:numId w:val="20"/>
        </w:numPr>
      </w:pPr>
      <w:r>
        <w:t>One front door</w:t>
      </w:r>
    </w:p>
    <w:p w14:paraId="77F5C72E" w14:textId="6DC46E10" w:rsidR="0015353F" w:rsidRDefault="0015353F" w:rsidP="0015353F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Search-first experience</w:delText>
        </w:r>
      </w:del>
      <w:ins w:id="201" w:author="Claude" w:date="2026-05-08T00:00:00Z">
        <w:r>
          <w:t>Search-first experience — users find the right answer or item in ≤ 2 clicks from homepage</w:t>
        </w:r>
      </w:ins>
    </w:p>
    <w:p w14:paraId="3792A116" w14:textId="7A82A471" w:rsidR="0015353F" w:rsidRDefault="0015353F" w:rsidP="0015353F">
      <w:pPr>
        <w:pStyle w:val="ListParagraph"/>
        <w:numPr>
          <w:ilvl w:val="0"/>
          <w:numId w:val="20"/>
        </w:numPr>
      </w:pPr>
      <w:r>
        <w:t>Clear path to Incident or Request</w:t>
      </w:r>
    </w:p>
    <w:p w14:paraId="1F15B327" w14:textId="607603BC" w:rsidR="001923D1" w:rsidRDefault="001923D1" w:rsidP="001923D1">
      <w:pPr>
        <w:pStyle w:val="Heading1"/>
      </w:pPr>
      <w:r>
        <w:t>2. Scope (Sprint 2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2BAA4354" w14:textId="5D7FE2F3" w:rsidR="00A779F4" w:rsidRDefault="00A779F4" w:rsidP="00A779F4">
      <w:pPr>
        <w:pStyle w:val="ListParagraph"/>
        <w:numPr>
          <w:ilvl w:val="0"/>
          <w:numId w:val="9"/>
        </w:numPr>
      </w:pPr>
      <w:r>
        <w:t>Employee Center deployment</w:t>
      </w:r>
    </w:p>
    <w:p w14:paraId="3DE5C99A" w14:textId="41BE039E" w:rsidR="00A779F4" w:rsidRDefault="00A779F4" w:rsidP="00A779F4">
      <w:pPr>
        <w:pStyle w:val="ListParagraph"/>
        <w:numPr>
          <w:ilvl w:val="0"/>
          <w:numId w:val="9"/>
        </w:numPr>
      </w:pPr>
      <w:r>
        <w:t>Homepage design (search-first UX)</w:t>
      </w:r>
    </w:p>
    <w:p w14:paraId="3373FBDA" w14:textId="04DDF214" w:rsidR="00A779F4" w:rsidRDefault="00A779F4" w:rsidP="00A779F4">
      <w:pPr>
        <w:pStyle w:val="ListParagraph"/>
        <w:numPr>
          <w:ilvl w:val="0"/>
          <w:numId w:val="9"/>
        </w:numPr>
      </w:pPr>
      <w:r>
        <w:t>Navigation &amp; content structure</w:t>
      </w:r>
    </w:p>
    <w:p w14:paraId="0391AB0C" w14:textId="02E217EB" w:rsidR="00A779F4" w:rsidRDefault="00A779F4" w:rsidP="00A779F4">
      <w:pPr>
        <w:pStyle w:val="ListParagraph"/>
        <w:numPr>
          <w:ilvl w:val="0"/>
          <w:numId w:val="9"/>
        </w:numPr>
      </w:pPr>
      <w:r>
        <w:t>Integration with Service Catalog &amp; Knowledge</w:t>
      </w:r>
    </w:p>
    <w:p w14:paraId="44B1AAC9" w14:textId="723D4B92" w:rsidR="001923D1" w:rsidRDefault="00A779F4" w:rsidP="00A779F4">
      <w:pPr>
        <w:pStyle w:val="ListParagraph"/>
        <w:numPr>
          <w:ilvl w:val="0"/>
          <w:numId w:val="9"/>
        </w:numPr>
      </w:pPr>
      <w:r>
        <w:t xml:space="preserve">Basic branding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73E2AD9E" w14:textId="44E7287F" w:rsidR="00A779F4" w:rsidRDefault="00A779F4" w:rsidP="00A779F4">
      <w:pPr>
        <w:pStyle w:val="ListParagraph"/>
        <w:numPr>
          <w:ilvl w:val="0"/>
          <w:numId w:val="10"/>
        </w:numPr>
      </w:pPr>
      <w:r>
        <w:t>Advanced personalization</w:t>
      </w:r>
    </w:p>
    <w:p w14:paraId="5A2B7D75" w14:textId="497BA147" w:rsidR="00A779F4" w:rsidRDefault="00A779F4" w:rsidP="00A779F4">
      <w:pPr>
        <w:pStyle w:val="ListParagraph"/>
        <w:numPr>
          <w:ilvl w:val="0"/>
          <w:numId w:val="10"/>
        </w:numPr>
      </w:pPr>
      <w:r>
        <w:t>AI-driven recommendations</w:t>
      </w:r>
    </w:p>
    <w:p w14:paraId="5D22C9D9" w14:textId="089C8E56" w:rsidR="001923D1" w:rsidRDefault="00A779F4" w:rsidP="00A779F4">
      <w:pPr>
        <w:pStyle w:val="ListParagraph"/>
        <w:numPr>
          <w:ilvl w:val="0"/>
          <w:numId w:val="10"/>
        </w:numPr>
      </w:pPr>
      <w:r>
        <w:t>Complex widgets or layouts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DE54F43" w:rsidR="001923D1" w:rsidRDefault="001923D1" w:rsidP="001923D1">
      <w:pPr>
        <w:pStyle w:val="Heading2"/>
      </w:pPr>
      <w:r>
        <w:t>3.1 Portal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46DF39BA" w14:textId="77777777" w:rsidTr="00DF5014">
        <w:trPr>
          <w:cantSplit/>
        </w:trPr>
        <w:tc>
          <w:tcPr>
            <w:tcW w:w="3596" w:type="dxa"/>
          </w:tcPr>
          <w:p w14:paraId="111A93CE" w14:textId="1FA64394" w:rsidR="00A779F4" w:rsidRDefault="00A779F4" w:rsidP="00A779F4">
            <w:r>
              <w:t>Employee Center</w:t>
            </w:r>
          </w:p>
        </w:tc>
        <w:tc>
          <w:tcPr>
            <w:tcW w:w="3597" w:type="dxa"/>
          </w:tcPr>
          <w:p w14:paraId="43A5090C" w14:textId="487B395D" w:rsidR="00A779F4" w:rsidRDefault="00A779F4" w:rsidP="00A779F4">
            <w:r>
              <w:t>Prebuilt experience</w:t>
            </w:r>
          </w:p>
        </w:tc>
        <w:tc>
          <w:tcPr>
            <w:tcW w:w="3597" w:type="dxa"/>
          </w:tcPr>
          <w:p w14:paraId="2D58E894" w14:textId="3A549242" w:rsidR="00A779F4" w:rsidRDefault="00A779F4" w:rsidP="00A779F4">
            <w:r>
              <w:t>Enabled via plugin</w:t>
            </w:r>
          </w:p>
        </w:tc>
      </w:tr>
      <w:tr w:rsidR="00A779F4" w14:paraId="0F18E171" w14:textId="77777777" w:rsidTr="00DF5014">
        <w:trPr>
          <w:cantSplit/>
        </w:trPr>
        <w:tc>
          <w:tcPr>
            <w:tcW w:w="3596" w:type="dxa"/>
          </w:tcPr>
          <w:p w14:paraId="7CB664BD" w14:textId="597BAFEA" w:rsidR="00A779F4" w:rsidRDefault="00A779F4" w:rsidP="00A779F4">
            <w:r>
              <w:t>Layout</w:t>
            </w:r>
          </w:p>
        </w:tc>
        <w:tc>
          <w:tcPr>
            <w:tcW w:w="3597" w:type="dxa"/>
          </w:tcPr>
          <w:p w14:paraId="7C43B47F" w14:textId="791877D9" w:rsidR="00A779F4" w:rsidRDefault="00A779F4" w:rsidP="00A779F4">
            <w:r>
              <w:t>Standard homepage</w:t>
            </w:r>
          </w:p>
        </w:tc>
        <w:tc>
          <w:tcPr>
            <w:tcW w:w="3597" w:type="dxa"/>
          </w:tcPr>
          <w:p w14:paraId="4C70667F" w14:textId="3ABAC9DA" w:rsidR="00A779F4" w:rsidRDefault="00A779F4" w:rsidP="00A779F4">
            <w:r>
              <w:t>Customizable</w:t>
            </w:r>
          </w:p>
        </w:tc>
      </w:tr>
      <w:tr w:rsidR="00A779F4" w14:paraId="629A9A5D" w14:textId="77777777" w:rsidTr="00DF5014">
        <w:trPr>
          <w:cantSplit/>
        </w:trPr>
        <w:tc>
          <w:tcPr>
            <w:tcW w:w="3596" w:type="dxa"/>
          </w:tcPr>
          <w:p w14:paraId="488D7495" w14:textId="2ADE7A27" w:rsidR="00A779F4" w:rsidRDefault="00A779F4" w:rsidP="00A779F4">
            <w:r>
              <w:t>Widgets</w:t>
            </w:r>
          </w:p>
        </w:tc>
        <w:tc>
          <w:tcPr>
            <w:tcW w:w="3597" w:type="dxa"/>
          </w:tcPr>
          <w:p w14:paraId="75BE4B5F" w14:textId="3400E85C" w:rsidR="00A779F4" w:rsidRDefault="00A779F4" w:rsidP="00A779F4">
            <w:r>
              <w:t>Preconfigured</w:t>
            </w:r>
          </w:p>
        </w:tc>
        <w:tc>
          <w:tcPr>
            <w:tcW w:w="3597" w:type="dxa"/>
          </w:tcPr>
          <w:p w14:paraId="205E7426" w14:textId="21DEE21F" w:rsidR="00A779F4" w:rsidRDefault="00A779F4" w:rsidP="00A779F4">
            <w:r>
              <w:t>Can extend later</w:t>
            </w:r>
          </w:p>
        </w:tc>
      </w:tr>
    </w:tbl>
    <w:p w14:paraId="6020C357" w14:textId="77777777" w:rsidR="001923D1" w:rsidRDefault="001923D1" w:rsidP="001923D1"/>
    <w:p w14:paraId="63F2CD79" w14:textId="5CD442C6" w:rsidR="001923D1" w:rsidRDefault="001923D1" w:rsidP="001923D1">
      <w:pPr>
        <w:pStyle w:val="Heading2"/>
      </w:pPr>
      <w:r>
        <w:t>3.2 Homepage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2B3679C0" w14:textId="77777777" w:rsidTr="00DF5014">
        <w:trPr>
          <w:cantSplit/>
        </w:trPr>
        <w:tc>
          <w:tcPr>
            <w:tcW w:w="3596" w:type="dxa"/>
          </w:tcPr>
          <w:p w14:paraId="153714AC" w14:textId="4AA9C6D4" w:rsidR="00A779F4" w:rsidRDefault="00A779F4" w:rsidP="00A779F4">
            <w:r>
              <w:t>Search Bar</w:t>
            </w:r>
          </w:p>
        </w:tc>
        <w:tc>
          <w:tcPr>
            <w:tcW w:w="3597" w:type="dxa"/>
          </w:tcPr>
          <w:p w14:paraId="7D20D4CF" w14:textId="48F88EC0" w:rsidR="00A779F4" w:rsidRDefault="00A779F4" w:rsidP="00A779F4">
            <w:r>
              <w:t>Present</w:t>
            </w:r>
          </w:p>
        </w:tc>
        <w:tc>
          <w:tcPr>
            <w:tcW w:w="3597" w:type="dxa"/>
          </w:tcPr>
          <w:p w14:paraId="6F911098" w14:textId="642D3B49" w:rsidR="00A779F4" w:rsidRDefault="00A779F4" w:rsidP="00A779F4">
            <w:r>
              <w:t>Core feature</w:t>
            </w:r>
          </w:p>
        </w:tc>
      </w:tr>
      <w:tr w:rsidR="00A779F4" w14:paraId="64D18BF3" w14:textId="77777777" w:rsidTr="00DF5014">
        <w:trPr>
          <w:cantSplit/>
        </w:trPr>
        <w:tc>
          <w:tcPr>
            <w:tcW w:w="3596" w:type="dxa"/>
          </w:tcPr>
          <w:p w14:paraId="63E98F31" w14:textId="0E4B8A64" w:rsidR="00A779F4" w:rsidRDefault="00A779F4" w:rsidP="00A779F4">
            <w:r>
              <w:t>Featured Content</w:t>
            </w:r>
          </w:p>
        </w:tc>
        <w:tc>
          <w:tcPr>
            <w:tcW w:w="3597" w:type="dxa"/>
          </w:tcPr>
          <w:p w14:paraId="12273FD8" w14:textId="03D8C3D9" w:rsidR="00A779F4" w:rsidRDefault="00A779F4" w:rsidP="00A779F4">
            <w:r>
              <w:t>Generic</w:t>
            </w:r>
          </w:p>
        </w:tc>
        <w:tc>
          <w:tcPr>
            <w:tcW w:w="3597" w:type="dxa"/>
          </w:tcPr>
          <w:p w14:paraId="06C8EA4F" w14:textId="3C7101AF" w:rsidR="00A779F4" w:rsidRDefault="00A779F4" w:rsidP="00A779F4">
            <w:r>
              <w:t>Needs curation</w:t>
            </w:r>
          </w:p>
        </w:tc>
      </w:tr>
      <w:tr w:rsidR="00A779F4" w14:paraId="7F0B5453" w14:textId="77777777" w:rsidTr="00DF5014">
        <w:trPr>
          <w:cantSplit/>
        </w:trPr>
        <w:tc>
          <w:tcPr>
            <w:tcW w:w="3596" w:type="dxa"/>
          </w:tcPr>
          <w:p w14:paraId="55F2CC68" w14:textId="63B33571" w:rsidR="00A779F4" w:rsidRDefault="00A779F4" w:rsidP="00A779F4">
            <w:r>
              <w:t>Layout Sections</w:t>
            </w:r>
          </w:p>
        </w:tc>
        <w:tc>
          <w:tcPr>
            <w:tcW w:w="3597" w:type="dxa"/>
          </w:tcPr>
          <w:p w14:paraId="5E989788" w14:textId="04BC5C84" w:rsidR="00A779F4" w:rsidRDefault="00A779F4" w:rsidP="00A779F4">
            <w:r>
              <w:t>Default blocks</w:t>
            </w:r>
          </w:p>
        </w:tc>
        <w:tc>
          <w:tcPr>
            <w:tcW w:w="3597" w:type="dxa"/>
          </w:tcPr>
          <w:p w14:paraId="1EFA2FE0" w14:textId="3583270C" w:rsidR="00A779F4" w:rsidRDefault="00A779F4" w:rsidP="00A779F4">
            <w:r>
              <w:t>Editable</w:t>
            </w:r>
          </w:p>
        </w:tc>
      </w:tr>
    </w:tbl>
    <w:p w14:paraId="04510841" w14:textId="3F50C8FC" w:rsidR="001923D1" w:rsidRDefault="001923D1" w:rsidP="001923D1">
      <w:pPr>
        <w:pStyle w:val="Heading2"/>
      </w:pPr>
      <w:r>
        <w:lastRenderedPageBreak/>
        <w:t>3.3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73BE540D" w14:textId="77777777" w:rsidTr="00DF5014">
        <w:trPr>
          <w:cantSplit/>
        </w:trPr>
        <w:tc>
          <w:tcPr>
            <w:tcW w:w="3596" w:type="dxa"/>
          </w:tcPr>
          <w:p w14:paraId="2423E30D" w14:textId="1C1FC791" w:rsidR="00A779F4" w:rsidRDefault="00A779F4" w:rsidP="00A779F4">
            <w:r>
              <w:t>Menu</w:t>
            </w:r>
          </w:p>
        </w:tc>
        <w:tc>
          <w:tcPr>
            <w:tcW w:w="3597" w:type="dxa"/>
          </w:tcPr>
          <w:p w14:paraId="0FCA30FC" w14:textId="1A3F16E1" w:rsidR="00A779F4" w:rsidRDefault="00A779F4" w:rsidP="00A779F4">
            <w:r>
              <w:t>Basic structure</w:t>
            </w:r>
          </w:p>
        </w:tc>
        <w:tc>
          <w:tcPr>
            <w:tcW w:w="3597" w:type="dxa"/>
          </w:tcPr>
          <w:p w14:paraId="5AC5DD0E" w14:textId="7C2C2003" w:rsidR="00A779F4" w:rsidRDefault="00A779F4" w:rsidP="00A779F4">
            <w:r>
              <w:t>Must simplify</w:t>
            </w:r>
          </w:p>
        </w:tc>
      </w:tr>
      <w:tr w:rsidR="00A779F4" w14:paraId="2B2E7B01" w14:textId="77777777" w:rsidTr="00DF5014">
        <w:trPr>
          <w:cantSplit/>
        </w:trPr>
        <w:tc>
          <w:tcPr>
            <w:tcW w:w="3596" w:type="dxa"/>
          </w:tcPr>
          <w:p w14:paraId="67AB5B20" w14:textId="61DBCFBD" w:rsidR="00A779F4" w:rsidRDefault="00A779F4" w:rsidP="00A779F4">
            <w:r>
              <w:t>Categories</w:t>
            </w:r>
          </w:p>
        </w:tc>
        <w:tc>
          <w:tcPr>
            <w:tcW w:w="3597" w:type="dxa"/>
          </w:tcPr>
          <w:p w14:paraId="33D3C3C0" w14:textId="256CD302" w:rsidR="00A779F4" w:rsidRDefault="00A779F4" w:rsidP="00A779F4">
            <w:r>
              <w:t>Linked to catalog</w:t>
            </w:r>
          </w:p>
        </w:tc>
        <w:tc>
          <w:tcPr>
            <w:tcW w:w="3597" w:type="dxa"/>
          </w:tcPr>
          <w:p w14:paraId="5E097085" w14:textId="073F4273" w:rsidR="00A779F4" w:rsidRDefault="00A779F4" w:rsidP="00A779F4">
            <w:r>
              <w:t>Dynamic</w:t>
            </w:r>
          </w:p>
        </w:tc>
      </w:tr>
      <w:tr w:rsidR="00A779F4" w14:paraId="687C7760" w14:textId="77777777" w:rsidTr="00DF5014">
        <w:trPr>
          <w:cantSplit/>
        </w:trPr>
        <w:tc>
          <w:tcPr>
            <w:tcW w:w="3596" w:type="dxa"/>
          </w:tcPr>
          <w:p w14:paraId="3131A34A" w14:textId="09BE09D0" w:rsidR="00A779F4" w:rsidRDefault="00A779F4" w:rsidP="00A779F4">
            <w:r>
              <w:t>Links</w:t>
            </w:r>
          </w:p>
        </w:tc>
        <w:tc>
          <w:tcPr>
            <w:tcW w:w="3597" w:type="dxa"/>
          </w:tcPr>
          <w:p w14:paraId="58522420" w14:textId="2898F24C" w:rsidR="00A779F4" w:rsidRDefault="00A779F4" w:rsidP="00A779F4">
            <w:r>
              <w:t>Minimal</w:t>
            </w:r>
          </w:p>
        </w:tc>
        <w:tc>
          <w:tcPr>
            <w:tcW w:w="3597" w:type="dxa"/>
          </w:tcPr>
          <w:p w14:paraId="6240BC16" w14:textId="601CCD9A" w:rsidR="00A779F4" w:rsidRDefault="00A779F4" w:rsidP="00A779F4">
            <w:r>
              <w:t>Expand as needed</w:t>
            </w:r>
          </w:p>
        </w:tc>
      </w:tr>
    </w:tbl>
    <w:p w14:paraId="09FC807C" w14:textId="77777777" w:rsidR="001923D1" w:rsidRDefault="001923D1" w:rsidP="001923D1"/>
    <w:p w14:paraId="36D9CA06" w14:textId="6BFCC558" w:rsidR="001923D1" w:rsidRDefault="001923D1" w:rsidP="001923D1">
      <w:pPr>
        <w:pStyle w:val="Heading2"/>
      </w:pPr>
      <w:r>
        <w:t>3.4 Search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6297B86F" w14:textId="77777777" w:rsidTr="00DF5014">
        <w:trPr>
          <w:cantSplit/>
        </w:trPr>
        <w:tc>
          <w:tcPr>
            <w:tcW w:w="3596" w:type="dxa"/>
          </w:tcPr>
          <w:p w14:paraId="0D4E3B31" w14:textId="0CD2999B" w:rsidR="00A779F4" w:rsidRDefault="00A779F4" w:rsidP="00A779F4">
            <w:r>
              <w:t>Global Search</w:t>
            </w:r>
          </w:p>
        </w:tc>
        <w:tc>
          <w:tcPr>
            <w:tcW w:w="3597" w:type="dxa"/>
          </w:tcPr>
          <w:p w14:paraId="0D418093" w14:textId="7D9E82BE" w:rsidR="00A779F4" w:rsidRDefault="00A779F4" w:rsidP="00A779F4">
            <w:r>
              <w:t>Enabled</w:t>
            </w:r>
          </w:p>
        </w:tc>
        <w:tc>
          <w:tcPr>
            <w:tcW w:w="3597" w:type="dxa"/>
          </w:tcPr>
          <w:p w14:paraId="24EE3C9A" w14:textId="465C8BE3" w:rsidR="00A779F4" w:rsidRDefault="00A779F4" w:rsidP="00A779F4">
            <w:r>
              <w:t>Key capability</w:t>
            </w:r>
          </w:p>
        </w:tc>
      </w:tr>
      <w:tr w:rsidR="00A779F4" w14:paraId="28469607" w14:textId="77777777" w:rsidTr="00DF5014">
        <w:trPr>
          <w:cantSplit/>
        </w:trPr>
        <w:tc>
          <w:tcPr>
            <w:tcW w:w="3596" w:type="dxa"/>
          </w:tcPr>
          <w:p w14:paraId="718B6804" w14:textId="35B77261" w:rsidR="00A779F4" w:rsidRDefault="00A779F4" w:rsidP="00A779F4">
            <w:r>
              <w:t>Results</w:t>
            </w:r>
          </w:p>
        </w:tc>
        <w:tc>
          <w:tcPr>
            <w:tcW w:w="3597" w:type="dxa"/>
          </w:tcPr>
          <w:p w14:paraId="0C225EA9" w14:textId="2F8B2291" w:rsidR="00A779F4" w:rsidRDefault="00A779F4" w:rsidP="00A779F4">
            <w:r>
              <w:t>Mixed (KB, Catalog, Incidents)</w:t>
            </w:r>
          </w:p>
        </w:tc>
        <w:tc>
          <w:tcPr>
            <w:tcW w:w="3597" w:type="dxa"/>
          </w:tcPr>
          <w:p w14:paraId="1D9640F4" w14:textId="0239B88D" w:rsidR="00A779F4" w:rsidRDefault="00A779F4" w:rsidP="00A779F4">
            <w:r>
              <w:t>Tunable</w:t>
            </w:r>
          </w:p>
        </w:tc>
      </w:tr>
      <w:tr w:rsidR="00A779F4" w14:paraId="73F74E61" w14:textId="77777777" w:rsidTr="00DF5014">
        <w:trPr>
          <w:cantSplit/>
        </w:trPr>
        <w:tc>
          <w:tcPr>
            <w:tcW w:w="3596" w:type="dxa"/>
          </w:tcPr>
          <w:p w14:paraId="36F645AA" w14:textId="22606631" w:rsidR="00A779F4" w:rsidRDefault="00A779F4" w:rsidP="00A779F4">
            <w:r>
              <w:t>Relevance</w:t>
            </w:r>
          </w:p>
        </w:tc>
        <w:tc>
          <w:tcPr>
            <w:tcW w:w="3597" w:type="dxa"/>
          </w:tcPr>
          <w:p w14:paraId="20DB4A4D" w14:textId="314124F6" w:rsidR="00A779F4" w:rsidRDefault="00A779F4" w:rsidP="00A779F4">
            <w:r>
              <w:t>Basic</w:t>
            </w:r>
          </w:p>
        </w:tc>
        <w:tc>
          <w:tcPr>
            <w:tcW w:w="3597" w:type="dxa"/>
          </w:tcPr>
          <w:p w14:paraId="17BE20A6" w14:textId="7C160CC9" w:rsidR="00A779F4" w:rsidRDefault="00A779F4" w:rsidP="00A779F4">
            <w:r>
              <w:t>Improve later</w:t>
            </w:r>
          </w:p>
        </w:tc>
      </w:tr>
    </w:tbl>
    <w:p w14:paraId="7186C36A" w14:textId="77777777" w:rsidR="001923D1" w:rsidRDefault="001923D1" w:rsidP="001923D1"/>
    <w:p w14:paraId="5A03B42A" w14:textId="69F57083" w:rsidR="001923D1" w:rsidRDefault="001923D1" w:rsidP="001923D1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10331703" w14:textId="77777777" w:rsidTr="00DF5014">
        <w:trPr>
          <w:cantSplit/>
        </w:trPr>
        <w:tc>
          <w:tcPr>
            <w:tcW w:w="3596" w:type="dxa"/>
          </w:tcPr>
          <w:p w14:paraId="77F8EAA8" w14:textId="12B932AD" w:rsidR="00A779F4" w:rsidRDefault="00A779F4" w:rsidP="00A779F4">
            <w:r>
              <w:t>Service Catalog</w:t>
            </w:r>
          </w:p>
        </w:tc>
        <w:tc>
          <w:tcPr>
            <w:tcW w:w="3597" w:type="dxa"/>
          </w:tcPr>
          <w:p w14:paraId="234F2C63" w14:textId="70D19133" w:rsidR="00A779F4" w:rsidRDefault="00A779F4" w:rsidP="00A779F4">
            <w:r>
              <w:t>Integrated</w:t>
            </w:r>
          </w:p>
        </w:tc>
        <w:tc>
          <w:tcPr>
            <w:tcW w:w="3597" w:type="dxa"/>
          </w:tcPr>
          <w:p w14:paraId="2F66A776" w14:textId="7AD5247E" w:rsidR="00A779F4" w:rsidRDefault="00A779F4" w:rsidP="00A779F4">
            <w:r>
              <w:t>Primary use</w:t>
            </w:r>
          </w:p>
        </w:tc>
      </w:tr>
      <w:tr w:rsidR="00A779F4" w14:paraId="526D2237" w14:textId="77777777" w:rsidTr="00DF5014">
        <w:trPr>
          <w:cantSplit/>
        </w:trPr>
        <w:tc>
          <w:tcPr>
            <w:tcW w:w="3596" w:type="dxa"/>
          </w:tcPr>
          <w:p w14:paraId="130689F6" w14:textId="57C74443" w:rsidR="00A779F4" w:rsidRDefault="00A779F4" w:rsidP="00A779F4">
            <w:r>
              <w:t>Knowledge Base</w:t>
            </w:r>
          </w:p>
        </w:tc>
        <w:tc>
          <w:tcPr>
            <w:tcW w:w="3597" w:type="dxa"/>
          </w:tcPr>
          <w:p w14:paraId="7CE75ADC" w14:textId="1E2F7F83" w:rsidR="00A779F4" w:rsidRDefault="00A779F4" w:rsidP="00A779F4">
            <w:r>
              <w:t>Integrated</w:t>
            </w:r>
          </w:p>
        </w:tc>
        <w:tc>
          <w:tcPr>
            <w:tcW w:w="3597" w:type="dxa"/>
          </w:tcPr>
          <w:p w14:paraId="5295A87A" w14:textId="4B202BD1" w:rsidR="00A779F4" w:rsidRDefault="00A779F4" w:rsidP="00A779F4">
            <w:r>
              <w:t>For self-service</w:t>
            </w:r>
          </w:p>
        </w:tc>
      </w:tr>
      <w:tr w:rsidR="00A779F4" w14:paraId="4A710C0E" w14:textId="77777777" w:rsidTr="00DF5014">
        <w:trPr>
          <w:cantSplit/>
        </w:trPr>
        <w:tc>
          <w:tcPr>
            <w:tcW w:w="3596" w:type="dxa"/>
          </w:tcPr>
          <w:p w14:paraId="3FC68646" w14:textId="5A08ADD4" w:rsidR="00A779F4" w:rsidRDefault="00A779F4" w:rsidP="00A779F4">
            <w:r>
              <w:t>Virtual Agent</w:t>
            </w:r>
          </w:p>
        </w:tc>
        <w:tc>
          <w:tcPr>
            <w:tcW w:w="3597" w:type="dxa"/>
          </w:tcPr>
          <w:p w14:paraId="3E1A13A8" w14:textId="49F78956" w:rsidR="00A779F4" w:rsidRDefault="00A779F4" w:rsidP="00A779F4">
            <w:r>
              <w:t>Optional</w:t>
            </w:r>
          </w:p>
        </w:tc>
        <w:tc>
          <w:tcPr>
            <w:tcW w:w="3597" w:type="dxa"/>
          </w:tcPr>
          <w:p w14:paraId="0970E0E9" w14:textId="5044CDCF" w:rsidR="00A779F4" w:rsidRDefault="00A779F4" w:rsidP="00A779F4">
            <w:r>
              <w:t>Enabled in Sprint 3</w:t>
            </w:r>
          </w:p>
        </w:tc>
      </w:tr>
    </w:tbl>
    <w:p w14:paraId="6DE864E0" w14:textId="77777777" w:rsidR="001923D1" w:rsidRDefault="001923D1" w:rsidP="001923D1"/>
    <w:p w14:paraId="528B0C8B" w14:textId="61BCA71D" w:rsidR="00A779F4" w:rsidRDefault="00A779F4" w:rsidP="00A779F4">
      <w:pPr>
        <w:pStyle w:val="Heading2"/>
      </w:pPr>
      <w:r>
        <w:t>3.6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A779F4" w:rsidRPr="00F93E88" w14:paraId="79AD2350" w14:textId="77777777" w:rsidTr="002A7D25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B6D05EA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088BE8B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902C0D8" w14:textId="77777777" w:rsidR="00A779F4" w:rsidRPr="00F93E88" w:rsidRDefault="00A779F4" w:rsidP="002A7D25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779F4" w14:paraId="76088717" w14:textId="77777777" w:rsidTr="002A7D25">
        <w:trPr>
          <w:cantSplit/>
        </w:trPr>
        <w:tc>
          <w:tcPr>
            <w:tcW w:w="3596" w:type="dxa"/>
          </w:tcPr>
          <w:p w14:paraId="0230B638" w14:textId="4EFBC3AE" w:rsidR="00A779F4" w:rsidRDefault="00A779F4" w:rsidP="00A779F4">
            <w:r>
              <w:t>Theme</w:t>
            </w:r>
          </w:p>
        </w:tc>
        <w:tc>
          <w:tcPr>
            <w:tcW w:w="3597" w:type="dxa"/>
          </w:tcPr>
          <w:p w14:paraId="21CB2317" w14:textId="2068685C" w:rsidR="00A779F4" w:rsidRDefault="00A779F4" w:rsidP="00A779F4">
            <w:r>
              <w:t>Default ServiceNow</w:t>
            </w:r>
          </w:p>
        </w:tc>
        <w:tc>
          <w:tcPr>
            <w:tcW w:w="3597" w:type="dxa"/>
          </w:tcPr>
          <w:p w14:paraId="090DEB4C" w14:textId="04CF1100" w:rsidR="00A779F4" w:rsidRDefault="00A779F4" w:rsidP="00A779F4">
            <w:r>
              <w:t>Basic</w:t>
            </w:r>
          </w:p>
        </w:tc>
      </w:tr>
      <w:tr w:rsidR="00A779F4" w14:paraId="1164F351" w14:textId="77777777" w:rsidTr="002A7D25">
        <w:trPr>
          <w:cantSplit/>
        </w:trPr>
        <w:tc>
          <w:tcPr>
            <w:tcW w:w="3596" w:type="dxa"/>
          </w:tcPr>
          <w:p w14:paraId="40337E4F" w14:textId="27DF6971" w:rsidR="00A779F4" w:rsidRDefault="00A779F4" w:rsidP="00A779F4">
            <w:r>
              <w:t>Logo</w:t>
            </w:r>
          </w:p>
        </w:tc>
        <w:tc>
          <w:tcPr>
            <w:tcW w:w="3597" w:type="dxa"/>
          </w:tcPr>
          <w:p w14:paraId="12816768" w14:textId="723E07EF" w:rsidR="00A779F4" w:rsidRDefault="00A779F4" w:rsidP="00A779F4">
            <w:r>
              <w:t>Placeholder</w:t>
            </w:r>
          </w:p>
        </w:tc>
        <w:tc>
          <w:tcPr>
            <w:tcW w:w="3597" w:type="dxa"/>
          </w:tcPr>
          <w:p w14:paraId="0968B7EF" w14:textId="7101D20C" w:rsidR="00A779F4" w:rsidRDefault="00A779F4" w:rsidP="00A779F4">
            <w:r>
              <w:t>Replace</w:t>
            </w:r>
          </w:p>
        </w:tc>
      </w:tr>
      <w:tr w:rsidR="00A779F4" w14:paraId="1A1A1C86" w14:textId="77777777" w:rsidTr="002A7D25">
        <w:trPr>
          <w:cantSplit/>
        </w:trPr>
        <w:tc>
          <w:tcPr>
            <w:tcW w:w="3596" w:type="dxa"/>
          </w:tcPr>
          <w:p w14:paraId="68D71356" w14:textId="600C1D9C" w:rsidR="00A779F4" w:rsidRDefault="00A779F4" w:rsidP="00A779F4">
            <w:r>
              <w:t>Colors</w:t>
            </w:r>
          </w:p>
        </w:tc>
        <w:tc>
          <w:tcPr>
            <w:tcW w:w="3597" w:type="dxa"/>
          </w:tcPr>
          <w:p w14:paraId="1E0DAAD4" w14:textId="58C8281E" w:rsidR="00A779F4" w:rsidRDefault="00A779F4" w:rsidP="00A779F4">
            <w:r>
              <w:t>Standard</w:t>
            </w:r>
          </w:p>
        </w:tc>
        <w:tc>
          <w:tcPr>
            <w:tcW w:w="3597" w:type="dxa"/>
          </w:tcPr>
          <w:p w14:paraId="0D5F3FAA" w14:textId="59D31AB0" w:rsidR="00A779F4" w:rsidRDefault="00A779F4" w:rsidP="00A779F4">
            <w:r>
              <w:t>Customizable</w:t>
            </w:r>
          </w:p>
        </w:tc>
      </w:tr>
    </w:tbl>
    <w:p w14:paraId="76C50A42" w14:textId="77777777" w:rsidR="00A779F4" w:rsidRDefault="00A779F4" w:rsidP="00A779F4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053D999" w:rsidR="001923D1" w:rsidRDefault="001923D1" w:rsidP="001923D1">
      <w:pPr>
        <w:pStyle w:val="Heading2"/>
      </w:pPr>
      <w:r>
        <w:t>4.1 Homepage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6E4639" w14:paraId="61FB56DD" w14:textId="77777777" w:rsidTr="00DF5014">
        <w:trPr>
          <w:cantSplit/>
        </w:trPr>
        <w:tc>
          <w:tcPr>
            <w:tcW w:w="2158" w:type="dxa"/>
          </w:tcPr>
          <w:p w14:paraId="76A8B147" w14:textId="0EE8BAD2" w:rsidR="006E4639" w:rsidRDefault="006E4639" w:rsidP="006E4639">
            <w:r>
              <w:t>Search Placement</w:t>
            </w:r>
          </w:p>
        </w:tc>
        <w:tc>
          <w:tcPr>
            <w:tcW w:w="2158" w:type="dxa"/>
          </w:tcPr>
          <w:p w14:paraId="40A5F5DE" w14:textId="54E5F6E6" w:rsidR="006E4639" w:rsidRDefault="006E4639" w:rsidP="006E4639">
            <w:r>
              <w:t>Top of page</w:t>
            </w:r>
          </w:p>
        </w:tc>
        <w:tc>
          <w:tcPr>
            <w:tcW w:w="2158" w:type="dxa"/>
          </w:tcPr>
          <w:p w14:paraId="39D60FE7" w14:textId="77777777" w:rsidR="006E4639" w:rsidRDefault="006E4639" w:rsidP="006E4639"/>
        </w:tc>
        <w:tc>
          <w:tcPr>
            <w:tcW w:w="2158" w:type="dxa"/>
          </w:tcPr>
          <w:p w14:paraId="642CEAFB" w14:textId="77777777" w:rsidR="006E4639" w:rsidRDefault="006E4639" w:rsidP="006E4639"/>
        </w:tc>
        <w:tc>
          <w:tcPr>
            <w:tcW w:w="2158" w:type="dxa"/>
          </w:tcPr>
          <w:p w14:paraId="2A3F85C3" w14:textId="77777777" w:rsidR="006E4639" w:rsidRDefault="006E4639" w:rsidP="006E4639"/>
        </w:tc>
      </w:tr>
      <w:tr w:rsidR="006E4639" w14:paraId="7757C668" w14:textId="77777777" w:rsidTr="00DF5014">
        <w:trPr>
          <w:cantSplit/>
        </w:trPr>
        <w:tc>
          <w:tcPr>
            <w:tcW w:w="2158" w:type="dxa"/>
          </w:tcPr>
          <w:p w14:paraId="02405200" w14:textId="7D784517" w:rsidR="006E4639" w:rsidRDefault="006E4639" w:rsidP="006E4639">
            <w:r>
              <w:t>Featured Services</w:t>
            </w:r>
          </w:p>
        </w:tc>
        <w:tc>
          <w:tcPr>
            <w:tcW w:w="2158" w:type="dxa"/>
          </w:tcPr>
          <w:p w14:paraId="78968B2F" w14:textId="27A69675" w:rsidR="006E4639" w:rsidRDefault="006E4639" w:rsidP="006E4639">
            <w:r>
              <w:t>None</w:t>
            </w:r>
          </w:p>
        </w:tc>
        <w:tc>
          <w:tcPr>
            <w:tcW w:w="2158" w:type="dxa"/>
          </w:tcPr>
          <w:p w14:paraId="42668B54" w14:textId="77777777" w:rsidR="006E4639" w:rsidRDefault="006E4639" w:rsidP="006E4639"/>
        </w:tc>
        <w:tc>
          <w:tcPr>
            <w:tcW w:w="2158" w:type="dxa"/>
          </w:tcPr>
          <w:p w14:paraId="72FBECA8" w14:textId="77777777" w:rsidR="006E4639" w:rsidRDefault="006E4639" w:rsidP="006E4639"/>
        </w:tc>
        <w:tc>
          <w:tcPr>
            <w:tcW w:w="2158" w:type="dxa"/>
          </w:tcPr>
          <w:p w14:paraId="45B2CC63" w14:textId="77777777" w:rsidR="006E4639" w:rsidRDefault="006E4639" w:rsidP="006E4639"/>
        </w:tc>
      </w:tr>
      <w:tr w:rsidR="006E4639" w14:paraId="14048CF2" w14:textId="77777777" w:rsidTr="00DF5014">
        <w:trPr>
          <w:cantSplit/>
        </w:trPr>
        <w:tc>
          <w:tcPr>
            <w:tcW w:w="2158" w:type="dxa"/>
          </w:tcPr>
          <w:p w14:paraId="7D6378D1" w14:textId="7E53977E" w:rsidR="006E4639" w:rsidRDefault="006E4639" w:rsidP="006E4639">
            <w:r>
              <w:t>Layout Complexity</w:t>
            </w:r>
          </w:p>
        </w:tc>
        <w:tc>
          <w:tcPr>
            <w:tcW w:w="2158" w:type="dxa"/>
          </w:tcPr>
          <w:p w14:paraId="6C1EDFA3" w14:textId="411B6B0D" w:rsidR="006E4639" w:rsidRDefault="006E4639" w:rsidP="006E4639">
            <w:r>
              <w:t>Moderate</w:t>
            </w:r>
          </w:p>
        </w:tc>
        <w:tc>
          <w:tcPr>
            <w:tcW w:w="2158" w:type="dxa"/>
          </w:tcPr>
          <w:p w14:paraId="777657D6" w14:textId="77777777" w:rsidR="006E4639" w:rsidRDefault="006E4639" w:rsidP="006E4639"/>
        </w:tc>
        <w:tc>
          <w:tcPr>
            <w:tcW w:w="2158" w:type="dxa"/>
          </w:tcPr>
          <w:p w14:paraId="1214B50A" w14:textId="77777777" w:rsidR="006E4639" w:rsidRDefault="006E4639" w:rsidP="006E4639"/>
        </w:tc>
        <w:tc>
          <w:tcPr>
            <w:tcW w:w="2158" w:type="dxa"/>
          </w:tcPr>
          <w:p w14:paraId="3F7203B2" w14:textId="77777777" w:rsidR="006E4639" w:rsidRDefault="006E4639" w:rsidP="006E4639"/>
        </w:tc>
      </w:tr>
    </w:tbl>
    <w:p w14:paraId="0D9FEC1F" w14:textId="77777777" w:rsidR="001923D1" w:rsidRDefault="001923D1" w:rsidP="001923D1"/>
    <w:p w14:paraId="54281B49" w14:textId="2CC9D2AF" w:rsidR="006E4639" w:rsidRDefault="006E4639" w:rsidP="001923D1">
      <w:r>
        <w:t>MVP Rule: Search first, everything else second</w:t>
      </w:r>
    </w:p>
    <w:p w14:paraId="4B320A52" w14:textId="27CD4483" w:rsidR="001923D1" w:rsidRDefault="001923D1" w:rsidP="001923D1">
      <w:pPr>
        <w:pStyle w:val="Heading2"/>
      </w:pPr>
      <w:r>
        <w:t>4.2 Navigation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63032" w14:paraId="6FC4F22F" w14:textId="77777777" w:rsidTr="00DF5014">
        <w:trPr>
          <w:cantSplit/>
        </w:trPr>
        <w:tc>
          <w:tcPr>
            <w:tcW w:w="2158" w:type="dxa"/>
          </w:tcPr>
          <w:p w14:paraId="5B6F4F99" w14:textId="22177979" w:rsidR="00F63032" w:rsidRDefault="00F63032" w:rsidP="00F63032">
            <w:r>
              <w:t>Menu Depth</w:t>
            </w:r>
          </w:p>
        </w:tc>
        <w:tc>
          <w:tcPr>
            <w:tcW w:w="2158" w:type="dxa"/>
          </w:tcPr>
          <w:p w14:paraId="584D8163" w14:textId="6CD3A667" w:rsidR="00F63032" w:rsidRDefault="00F63032" w:rsidP="00F63032">
            <w:r>
              <w:t>Multi-level</w:t>
            </w:r>
          </w:p>
        </w:tc>
        <w:tc>
          <w:tcPr>
            <w:tcW w:w="2158" w:type="dxa"/>
          </w:tcPr>
          <w:p w14:paraId="3069A6E1" w14:textId="77777777" w:rsidR="00F63032" w:rsidRDefault="00F63032" w:rsidP="00F63032"/>
        </w:tc>
        <w:tc>
          <w:tcPr>
            <w:tcW w:w="2158" w:type="dxa"/>
          </w:tcPr>
          <w:p w14:paraId="6033DF80" w14:textId="77777777" w:rsidR="00F63032" w:rsidRDefault="00F63032" w:rsidP="00F63032"/>
        </w:tc>
        <w:tc>
          <w:tcPr>
            <w:tcW w:w="2158" w:type="dxa"/>
          </w:tcPr>
          <w:p w14:paraId="41122291" w14:textId="77777777" w:rsidR="00F63032" w:rsidRDefault="00F63032" w:rsidP="00F63032"/>
        </w:tc>
      </w:tr>
      <w:tr w:rsidR="00F63032" w14:paraId="4B538247" w14:textId="77777777" w:rsidTr="00DF5014">
        <w:trPr>
          <w:cantSplit/>
        </w:trPr>
        <w:tc>
          <w:tcPr>
            <w:tcW w:w="2158" w:type="dxa"/>
          </w:tcPr>
          <w:p w14:paraId="718BE949" w14:textId="3794F234" w:rsidR="00F63032" w:rsidRDefault="00F63032" w:rsidP="00F63032">
            <w:r>
              <w:t>Categories</w:t>
            </w:r>
          </w:p>
        </w:tc>
        <w:tc>
          <w:tcPr>
            <w:tcW w:w="2158" w:type="dxa"/>
          </w:tcPr>
          <w:p w14:paraId="1F818B3C" w14:textId="299119A2" w:rsidR="00F63032" w:rsidRDefault="00F63032" w:rsidP="00F63032">
            <w:r>
              <w:t>From catalog</w:t>
            </w:r>
          </w:p>
        </w:tc>
        <w:tc>
          <w:tcPr>
            <w:tcW w:w="2158" w:type="dxa"/>
          </w:tcPr>
          <w:p w14:paraId="47C73E0F" w14:textId="77777777" w:rsidR="00F63032" w:rsidRDefault="00F63032" w:rsidP="00F63032"/>
        </w:tc>
        <w:tc>
          <w:tcPr>
            <w:tcW w:w="2158" w:type="dxa"/>
          </w:tcPr>
          <w:p w14:paraId="41A4A74E" w14:textId="77777777" w:rsidR="00F63032" w:rsidRDefault="00F63032" w:rsidP="00F63032"/>
        </w:tc>
        <w:tc>
          <w:tcPr>
            <w:tcW w:w="2158" w:type="dxa"/>
          </w:tcPr>
          <w:p w14:paraId="64B33DB7" w14:textId="77777777" w:rsidR="00F63032" w:rsidRDefault="00F63032" w:rsidP="00F63032"/>
        </w:tc>
      </w:tr>
      <w:tr w:rsidR="00F63032" w14:paraId="2F5E5A6D" w14:textId="77777777" w:rsidTr="00DF5014">
        <w:trPr>
          <w:cantSplit/>
        </w:trPr>
        <w:tc>
          <w:tcPr>
            <w:tcW w:w="2158" w:type="dxa"/>
          </w:tcPr>
          <w:p w14:paraId="4A001EB4" w14:textId="63A5FA65" w:rsidR="00F63032" w:rsidRDefault="00F63032" w:rsidP="00F63032">
            <w:r>
              <w:t>Quick Links</w:t>
            </w:r>
          </w:p>
        </w:tc>
        <w:tc>
          <w:tcPr>
            <w:tcW w:w="2158" w:type="dxa"/>
          </w:tcPr>
          <w:p w14:paraId="01A6AE98" w14:textId="69911DD3" w:rsidR="00F63032" w:rsidRDefault="00F63032" w:rsidP="00F63032">
            <w:r>
              <w:t>None</w:t>
            </w:r>
          </w:p>
        </w:tc>
        <w:tc>
          <w:tcPr>
            <w:tcW w:w="2158" w:type="dxa"/>
          </w:tcPr>
          <w:p w14:paraId="7284B078" w14:textId="77777777" w:rsidR="00F63032" w:rsidRDefault="00F63032" w:rsidP="00F63032"/>
        </w:tc>
        <w:tc>
          <w:tcPr>
            <w:tcW w:w="2158" w:type="dxa"/>
          </w:tcPr>
          <w:p w14:paraId="6772CEB9" w14:textId="77777777" w:rsidR="00F63032" w:rsidRDefault="00F63032" w:rsidP="00F63032"/>
        </w:tc>
        <w:tc>
          <w:tcPr>
            <w:tcW w:w="2158" w:type="dxa"/>
          </w:tcPr>
          <w:p w14:paraId="3A718093" w14:textId="77777777" w:rsidR="00F63032" w:rsidRDefault="00F63032" w:rsidP="00F63032"/>
        </w:tc>
      </w:tr>
    </w:tbl>
    <w:p w14:paraId="40A08E24" w14:textId="77777777" w:rsidR="001923D1" w:rsidRDefault="001923D1" w:rsidP="001923D1"/>
    <w:p w14:paraId="3DE9F7F3" w14:textId="70E96F12" w:rsidR="00750E58" w:rsidRDefault="00D836B8" w:rsidP="001923D1">
      <w:r>
        <w:t>Keep navigation shallow (2 levels max)</w:t>
      </w:r>
    </w:p>
    <w:p w14:paraId="6A79DE0E" w14:textId="6D9B3853" w:rsidR="001923D1" w:rsidRDefault="001923D1" w:rsidP="001923D1">
      <w:pPr>
        <w:pStyle w:val="Heading2"/>
      </w:pPr>
      <w:r>
        <w:t>4.3 Content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7652037A" w14:textId="77777777" w:rsidTr="006C53D3">
        <w:trPr>
          <w:cantSplit/>
        </w:trPr>
        <w:tc>
          <w:tcPr>
            <w:tcW w:w="2158" w:type="dxa"/>
          </w:tcPr>
          <w:p w14:paraId="0C9B924E" w14:textId="6B0CEB2A" w:rsidR="00D836B8" w:rsidRDefault="00D836B8" w:rsidP="00D836B8">
            <w:r>
              <w:t>Featured Items</w:t>
            </w:r>
          </w:p>
        </w:tc>
        <w:tc>
          <w:tcPr>
            <w:tcW w:w="2337" w:type="dxa"/>
          </w:tcPr>
          <w:p w14:paraId="4748778D" w14:textId="3A399ECA" w:rsidR="00D836B8" w:rsidRDefault="00D836B8" w:rsidP="00D836B8">
            <w:r>
              <w:t>None</w:t>
            </w:r>
          </w:p>
        </w:tc>
        <w:tc>
          <w:tcPr>
            <w:tcW w:w="1979" w:type="dxa"/>
          </w:tcPr>
          <w:p w14:paraId="421F456C" w14:textId="77777777" w:rsidR="00D836B8" w:rsidRDefault="00D836B8" w:rsidP="00D836B8"/>
        </w:tc>
        <w:tc>
          <w:tcPr>
            <w:tcW w:w="2158" w:type="dxa"/>
          </w:tcPr>
          <w:p w14:paraId="44B71AF9" w14:textId="77777777" w:rsidR="00D836B8" w:rsidRDefault="00D836B8" w:rsidP="00D836B8"/>
        </w:tc>
        <w:tc>
          <w:tcPr>
            <w:tcW w:w="2158" w:type="dxa"/>
          </w:tcPr>
          <w:p w14:paraId="3F929B06" w14:textId="77777777" w:rsidR="00D836B8" w:rsidRDefault="00D836B8" w:rsidP="00D836B8"/>
        </w:tc>
      </w:tr>
      <w:tr w:rsidR="00D836B8" w14:paraId="2527F7F3" w14:textId="77777777" w:rsidTr="006C53D3">
        <w:trPr>
          <w:cantSplit/>
        </w:trPr>
        <w:tc>
          <w:tcPr>
            <w:tcW w:w="2158" w:type="dxa"/>
          </w:tcPr>
          <w:p w14:paraId="435C5868" w14:textId="0281D5CA" w:rsidR="00D836B8" w:rsidRDefault="00D836B8" w:rsidP="00D836B8">
            <w:r>
              <w:t>Knowledge Visibility</w:t>
            </w:r>
          </w:p>
        </w:tc>
        <w:tc>
          <w:tcPr>
            <w:tcW w:w="2337" w:type="dxa"/>
          </w:tcPr>
          <w:p w14:paraId="48B855A3" w14:textId="17A0008A" w:rsidR="00D836B8" w:rsidRDefault="00D836B8" w:rsidP="00D836B8">
            <w:r>
              <w:t>Enabled</w:t>
            </w:r>
          </w:p>
        </w:tc>
        <w:tc>
          <w:tcPr>
            <w:tcW w:w="1979" w:type="dxa"/>
          </w:tcPr>
          <w:p w14:paraId="62BA2F78" w14:textId="77777777" w:rsidR="00D836B8" w:rsidRDefault="00D836B8" w:rsidP="00D836B8"/>
        </w:tc>
        <w:tc>
          <w:tcPr>
            <w:tcW w:w="2158" w:type="dxa"/>
          </w:tcPr>
          <w:p w14:paraId="1BBC05F5" w14:textId="77777777" w:rsidR="00D836B8" w:rsidRDefault="00D836B8" w:rsidP="00D836B8"/>
        </w:tc>
        <w:tc>
          <w:tcPr>
            <w:tcW w:w="2158" w:type="dxa"/>
          </w:tcPr>
          <w:p w14:paraId="173D490B" w14:textId="77777777" w:rsidR="00D836B8" w:rsidRDefault="00D836B8" w:rsidP="00D836B8"/>
        </w:tc>
      </w:tr>
      <w:tr w:rsidR="00D836B8" w14:paraId="29E64694" w14:textId="77777777" w:rsidTr="006C53D3">
        <w:trPr>
          <w:cantSplit/>
        </w:trPr>
        <w:tc>
          <w:tcPr>
            <w:tcW w:w="2158" w:type="dxa"/>
          </w:tcPr>
          <w:p w14:paraId="095FEDA9" w14:textId="186FA228" w:rsidR="00D836B8" w:rsidRDefault="00D836B8" w:rsidP="00D836B8">
            <w:r>
              <w:t>Announcements</w:t>
            </w:r>
          </w:p>
        </w:tc>
        <w:tc>
          <w:tcPr>
            <w:tcW w:w="2337" w:type="dxa"/>
          </w:tcPr>
          <w:p w14:paraId="402D31B4" w14:textId="2FB1F855" w:rsidR="00D836B8" w:rsidRDefault="00D836B8" w:rsidP="00D836B8">
            <w:r>
              <w:t>Optional</w:t>
            </w:r>
          </w:p>
        </w:tc>
        <w:tc>
          <w:tcPr>
            <w:tcW w:w="1979" w:type="dxa"/>
          </w:tcPr>
          <w:p w14:paraId="20D8A0E8" w14:textId="77777777" w:rsidR="00D836B8" w:rsidRDefault="00D836B8" w:rsidP="00D836B8"/>
        </w:tc>
        <w:tc>
          <w:tcPr>
            <w:tcW w:w="2158" w:type="dxa"/>
          </w:tcPr>
          <w:p w14:paraId="31A1A7F1" w14:textId="77777777" w:rsidR="00D836B8" w:rsidRDefault="00D836B8" w:rsidP="00D836B8"/>
        </w:tc>
        <w:tc>
          <w:tcPr>
            <w:tcW w:w="2158" w:type="dxa"/>
          </w:tcPr>
          <w:p w14:paraId="21B4A337" w14:textId="77777777" w:rsidR="00D836B8" w:rsidRDefault="00D836B8" w:rsidP="00D836B8"/>
        </w:tc>
      </w:tr>
    </w:tbl>
    <w:p w14:paraId="022E6E31" w14:textId="77777777" w:rsidR="001923D1" w:rsidRDefault="001923D1" w:rsidP="001923D1"/>
    <w:p w14:paraId="4A45F9C9" w14:textId="345FC7E7" w:rsidR="001923D1" w:rsidRDefault="001923D1" w:rsidP="001923D1">
      <w:pPr>
        <w:pStyle w:val="Heading2"/>
      </w:pPr>
      <w:r>
        <w:t>4.4 Search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409176CD" w14:textId="77777777" w:rsidTr="00DF5014">
        <w:trPr>
          <w:cantSplit/>
        </w:trPr>
        <w:tc>
          <w:tcPr>
            <w:tcW w:w="2158" w:type="dxa"/>
          </w:tcPr>
          <w:p w14:paraId="0F15E133" w14:textId="0F4B9599" w:rsidR="00D836B8" w:rsidRDefault="00D836B8" w:rsidP="00D836B8">
            <w:r>
              <w:t>Search Scope</w:t>
            </w:r>
          </w:p>
        </w:tc>
        <w:tc>
          <w:tcPr>
            <w:tcW w:w="2158" w:type="dxa"/>
          </w:tcPr>
          <w:p w14:paraId="556D25B6" w14:textId="3B2B8308" w:rsidR="00D836B8" w:rsidRDefault="00D836B8" w:rsidP="00D836B8">
            <w:r>
              <w:t>All content</w:t>
            </w:r>
          </w:p>
        </w:tc>
        <w:tc>
          <w:tcPr>
            <w:tcW w:w="2158" w:type="dxa"/>
          </w:tcPr>
          <w:p w14:paraId="574C9C32" w14:textId="77777777" w:rsidR="00D836B8" w:rsidRDefault="00D836B8" w:rsidP="00D836B8"/>
        </w:tc>
        <w:tc>
          <w:tcPr>
            <w:tcW w:w="2158" w:type="dxa"/>
          </w:tcPr>
          <w:p w14:paraId="31110547" w14:textId="77777777" w:rsidR="00D836B8" w:rsidRDefault="00D836B8" w:rsidP="00D836B8"/>
        </w:tc>
        <w:tc>
          <w:tcPr>
            <w:tcW w:w="2158" w:type="dxa"/>
          </w:tcPr>
          <w:p w14:paraId="750449D5" w14:textId="77777777" w:rsidR="00D836B8" w:rsidRDefault="00D836B8" w:rsidP="00D836B8"/>
        </w:tc>
      </w:tr>
      <w:tr w:rsidR="00D836B8" w14:paraId="576FE96E" w14:textId="77777777" w:rsidTr="00DF5014">
        <w:trPr>
          <w:cantSplit/>
        </w:trPr>
        <w:tc>
          <w:tcPr>
            <w:tcW w:w="2158" w:type="dxa"/>
          </w:tcPr>
          <w:p w14:paraId="27876B38" w14:textId="541288E8" w:rsidR="00D836B8" w:rsidRDefault="00D836B8" w:rsidP="00D836B8">
            <w:r>
              <w:t>Result Priority</w:t>
            </w:r>
          </w:p>
        </w:tc>
        <w:tc>
          <w:tcPr>
            <w:tcW w:w="2158" w:type="dxa"/>
          </w:tcPr>
          <w:p w14:paraId="11290788" w14:textId="375912D4" w:rsidR="00D836B8" w:rsidRDefault="00D836B8" w:rsidP="00D836B8">
            <w:r>
              <w:t>Not tuned</w:t>
            </w:r>
          </w:p>
        </w:tc>
        <w:tc>
          <w:tcPr>
            <w:tcW w:w="2158" w:type="dxa"/>
          </w:tcPr>
          <w:p w14:paraId="6E12AB1E" w14:textId="77777777" w:rsidR="00D836B8" w:rsidRDefault="00D836B8" w:rsidP="00D836B8"/>
        </w:tc>
        <w:tc>
          <w:tcPr>
            <w:tcW w:w="2158" w:type="dxa"/>
          </w:tcPr>
          <w:p w14:paraId="5D3B9F60" w14:textId="77777777" w:rsidR="00D836B8" w:rsidRDefault="00D836B8" w:rsidP="00D836B8"/>
        </w:tc>
        <w:tc>
          <w:tcPr>
            <w:tcW w:w="2158" w:type="dxa"/>
          </w:tcPr>
          <w:p w14:paraId="535DFAEB" w14:textId="77777777" w:rsidR="00D836B8" w:rsidRDefault="00D836B8" w:rsidP="00D836B8"/>
        </w:tc>
      </w:tr>
      <w:tr w:rsidR="00D836B8" w14:paraId="076ACF3C" w14:textId="77777777" w:rsidTr="00DF5014">
        <w:trPr>
          <w:cantSplit/>
        </w:trPr>
        <w:tc>
          <w:tcPr>
            <w:tcW w:w="2158" w:type="dxa"/>
          </w:tcPr>
          <w:p w14:paraId="7B5AF58D" w14:textId="3EC56E98" w:rsidR="00D836B8" w:rsidRDefault="00D836B8" w:rsidP="00D836B8">
            <w:r>
              <w:t>Suggested Results</w:t>
            </w:r>
          </w:p>
        </w:tc>
        <w:tc>
          <w:tcPr>
            <w:tcW w:w="2158" w:type="dxa"/>
          </w:tcPr>
          <w:p w14:paraId="6B8B2532" w14:textId="5CDDFA9B" w:rsidR="00D836B8" w:rsidRDefault="00D836B8" w:rsidP="00D836B8">
            <w:r>
              <w:t>Basic</w:t>
            </w:r>
          </w:p>
        </w:tc>
        <w:tc>
          <w:tcPr>
            <w:tcW w:w="2158" w:type="dxa"/>
          </w:tcPr>
          <w:p w14:paraId="541EDC7C" w14:textId="77777777" w:rsidR="00D836B8" w:rsidRDefault="00D836B8" w:rsidP="00D836B8"/>
        </w:tc>
        <w:tc>
          <w:tcPr>
            <w:tcW w:w="2158" w:type="dxa"/>
          </w:tcPr>
          <w:p w14:paraId="3EFD5B7C" w14:textId="77777777" w:rsidR="00D836B8" w:rsidRDefault="00D836B8" w:rsidP="00D836B8"/>
        </w:tc>
        <w:tc>
          <w:tcPr>
            <w:tcW w:w="2158" w:type="dxa"/>
          </w:tcPr>
          <w:p w14:paraId="18AB871B" w14:textId="77777777" w:rsidR="00D836B8" w:rsidRDefault="00D836B8" w:rsidP="00D836B8"/>
        </w:tc>
      </w:tr>
    </w:tbl>
    <w:p w14:paraId="279CDBA8" w14:textId="77777777" w:rsidR="001923D1" w:rsidRDefault="001923D1" w:rsidP="001923D1"/>
    <w:p w14:paraId="47A391F9" w14:textId="34B92955" w:rsidR="001923D1" w:rsidRDefault="001923D1" w:rsidP="001923D1">
      <w:pPr>
        <w:pStyle w:val="Heading2"/>
      </w:pPr>
      <w:r>
        <w:t>4.5 Branding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137D3A3F" w14:textId="77777777" w:rsidTr="00DF5014">
        <w:trPr>
          <w:cantSplit/>
        </w:trPr>
        <w:tc>
          <w:tcPr>
            <w:tcW w:w="2158" w:type="dxa"/>
          </w:tcPr>
          <w:p w14:paraId="1CEC29B3" w14:textId="5E55D3E4" w:rsidR="00D836B8" w:rsidRDefault="00D836B8" w:rsidP="00D836B8">
            <w:r>
              <w:t>Logo</w:t>
            </w:r>
          </w:p>
        </w:tc>
        <w:tc>
          <w:tcPr>
            <w:tcW w:w="2158" w:type="dxa"/>
          </w:tcPr>
          <w:p w14:paraId="2B08802F" w14:textId="51194F80" w:rsidR="00D836B8" w:rsidRDefault="00D836B8" w:rsidP="00D836B8">
            <w:r>
              <w:t>Default</w:t>
            </w:r>
          </w:p>
        </w:tc>
        <w:tc>
          <w:tcPr>
            <w:tcW w:w="2158" w:type="dxa"/>
          </w:tcPr>
          <w:p w14:paraId="002A61D8" w14:textId="77777777" w:rsidR="00D836B8" w:rsidRDefault="00D836B8" w:rsidP="00D836B8"/>
        </w:tc>
        <w:tc>
          <w:tcPr>
            <w:tcW w:w="2158" w:type="dxa"/>
          </w:tcPr>
          <w:p w14:paraId="74F85BFB" w14:textId="77777777" w:rsidR="00D836B8" w:rsidRDefault="00D836B8" w:rsidP="00D836B8"/>
        </w:tc>
        <w:tc>
          <w:tcPr>
            <w:tcW w:w="2158" w:type="dxa"/>
          </w:tcPr>
          <w:p w14:paraId="76ED9515" w14:textId="77777777" w:rsidR="00D836B8" w:rsidRDefault="00D836B8" w:rsidP="00D836B8"/>
        </w:tc>
      </w:tr>
      <w:tr w:rsidR="00D836B8" w14:paraId="680D2C00" w14:textId="77777777" w:rsidTr="00DF5014">
        <w:trPr>
          <w:cantSplit/>
        </w:trPr>
        <w:tc>
          <w:tcPr>
            <w:tcW w:w="2158" w:type="dxa"/>
          </w:tcPr>
          <w:p w14:paraId="463040DA" w14:textId="03A04FF9" w:rsidR="00D836B8" w:rsidRDefault="00D836B8" w:rsidP="00D836B8">
            <w:r>
              <w:t>Color Scheme</w:t>
            </w:r>
          </w:p>
        </w:tc>
        <w:tc>
          <w:tcPr>
            <w:tcW w:w="2158" w:type="dxa"/>
          </w:tcPr>
          <w:p w14:paraId="4434CD5A" w14:textId="0B5B1362" w:rsidR="00D836B8" w:rsidRDefault="00D836B8" w:rsidP="00D836B8">
            <w:r>
              <w:t>Standard</w:t>
            </w:r>
          </w:p>
        </w:tc>
        <w:tc>
          <w:tcPr>
            <w:tcW w:w="2158" w:type="dxa"/>
          </w:tcPr>
          <w:p w14:paraId="38B6CD96" w14:textId="77777777" w:rsidR="00D836B8" w:rsidRDefault="00D836B8" w:rsidP="00D836B8"/>
        </w:tc>
        <w:tc>
          <w:tcPr>
            <w:tcW w:w="2158" w:type="dxa"/>
          </w:tcPr>
          <w:p w14:paraId="57F9CFCD" w14:textId="77777777" w:rsidR="00D836B8" w:rsidRDefault="00D836B8" w:rsidP="00D836B8"/>
        </w:tc>
        <w:tc>
          <w:tcPr>
            <w:tcW w:w="2158" w:type="dxa"/>
          </w:tcPr>
          <w:p w14:paraId="25A5E349" w14:textId="77777777" w:rsidR="00D836B8" w:rsidRDefault="00D836B8" w:rsidP="00D836B8"/>
        </w:tc>
      </w:tr>
      <w:tr w:rsidR="00D836B8" w14:paraId="58EB3E36" w14:textId="77777777" w:rsidTr="00DF5014">
        <w:trPr>
          <w:cantSplit/>
        </w:trPr>
        <w:tc>
          <w:tcPr>
            <w:tcW w:w="2158" w:type="dxa"/>
          </w:tcPr>
          <w:p w14:paraId="5C5DFCF3" w14:textId="575AC8AA" w:rsidR="00D836B8" w:rsidRDefault="00D836B8" w:rsidP="00D836B8">
            <w:r>
              <w:t>Naming</w:t>
            </w:r>
          </w:p>
        </w:tc>
        <w:tc>
          <w:tcPr>
            <w:tcW w:w="2158" w:type="dxa"/>
          </w:tcPr>
          <w:p w14:paraId="1CBDE746" w14:textId="7C84ABEC" w:rsidR="00D836B8" w:rsidRDefault="00D836B8" w:rsidP="00D836B8">
            <w:r>
              <w:t>“Employee Center”</w:t>
            </w:r>
          </w:p>
        </w:tc>
        <w:tc>
          <w:tcPr>
            <w:tcW w:w="2158" w:type="dxa"/>
          </w:tcPr>
          <w:p w14:paraId="3C5E189C" w14:textId="77777777" w:rsidR="00D836B8" w:rsidRDefault="00D836B8" w:rsidP="00D836B8"/>
        </w:tc>
        <w:tc>
          <w:tcPr>
            <w:tcW w:w="2158" w:type="dxa"/>
          </w:tcPr>
          <w:p w14:paraId="00E2EAA6" w14:textId="77777777" w:rsidR="00D836B8" w:rsidRDefault="00D836B8" w:rsidP="00D836B8"/>
        </w:tc>
        <w:tc>
          <w:tcPr>
            <w:tcW w:w="2158" w:type="dxa"/>
          </w:tcPr>
          <w:p w14:paraId="1C508AD8" w14:textId="77777777" w:rsidR="00D836B8" w:rsidRDefault="00D836B8" w:rsidP="00D836B8"/>
        </w:tc>
      </w:tr>
    </w:tbl>
    <w:p w14:paraId="53BE765E" w14:textId="77777777" w:rsidR="001923D1" w:rsidRDefault="001923D1" w:rsidP="001923D1"/>
    <w:p w14:paraId="4CCFE717" w14:textId="09EB908A" w:rsidR="001923D1" w:rsidRDefault="001923D1" w:rsidP="001923D1">
      <w:pPr>
        <w:pStyle w:val="Heading2"/>
      </w:pPr>
      <w:r>
        <w:t>4.6 Entry Point Consolidation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836B8" w14:paraId="45D5943C" w14:textId="77777777" w:rsidTr="00DF5014">
        <w:trPr>
          <w:cantSplit/>
        </w:trPr>
        <w:tc>
          <w:tcPr>
            <w:tcW w:w="2158" w:type="dxa"/>
          </w:tcPr>
          <w:p w14:paraId="07DCBF9B" w14:textId="45F7A2C8" w:rsidR="00D836B8" w:rsidRDefault="00D836B8" w:rsidP="00D836B8">
            <w:r>
              <w:t>Legacy Portal</w:t>
            </w:r>
          </w:p>
        </w:tc>
        <w:tc>
          <w:tcPr>
            <w:tcW w:w="2158" w:type="dxa"/>
          </w:tcPr>
          <w:p w14:paraId="3AAF562E" w14:textId="758ECE0C" w:rsidR="00D836B8" w:rsidRDefault="00D836B8" w:rsidP="00D836B8">
            <w:r>
              <w:t>Still active</w:t>
            </w:r>
          </w:p>
        </w:tc>
        <w:tc>
          <w:tcPr>
            <w:tcW w:w="2158" w:type="dxa"/>
          </w:tcPr>
          <w:p w14:paraId="7389F761" w14:textId="77777777" w:rsidR="00D836B8" w:rsidRDefault="00D836B8" w:rsidP="00D836B8"/>
        </w:tc>
        <w:tc>
          <w:tcPr>
            <w:tcW w:w="2158" w:type="dxa"/>
          </w:tcPr>
          <w:p w14:paraId="0EE427D2" w14:textId="77777777" w:rsidR="00D836B8" w:rsidRDefault="00D836B8" w:rsidP="00D836B8"/>
        </w:tc>
        <w:tc>
          <w:tcPr>
            <w:tcW w:w="2158" w:type="dxa"/>
          </w:tcPr>
          <w:p w14:paraId="61D86633" w14:textId="77777777" w:rsidR="00D836B8" w:rsidRDefault="00D836B8" w:rsidP="00D836B8"/>
        </w:tc>
      </w:tr>
      <w:tr w:rsidR="00D836B8" w14:paraId="5012EDA5" w14:textId="77777777" w:rsidTr="00DF5014">
        <w:trPr>
          <w:cantSplit/>
        </w:trPr>
        <w:tc>
          <w:tcPr>
            <w:tcW w:w="2158" w:type="dxa"/>
          </w:tcPr>
          <w:p w14:paraId="2DA4963E" w14:textId="0C5F9E53" w:rsidR="00D836B8" w:rsidRDefault="00D836B8" w:rsidP="00D836B8">
            <w:r>
              <w:t>Email Usage</w:t>
            </w:r>
          </w:p>
        </w:tc>
        <w:tc>
          <w:tcPr>
            <w:tcW w:w="2158" w:type="dxa"/>
          </w:tcPr>
          <w:p w14:paraId="1E249733" w14:textId="60F519D9" w:rsidR="00D836B8" w:rsidRDefault="00D836B8" w:rsidP="00D836B8">
            <w:r>
              <w:t>Still used</w:t>
            </w:r>
          </w:p>
        </w:tc>
        <w:tc>
          <w:tcPr>
            <w:tcW w:w="2158" w:type="dxa"/>
          </w:tcPr>
          <w:p w14:paraId="7CC94EB9" w14:textId="77777777" w:rsidR="00D836B8" w:rsidRDefault="00D836B8" w:rsidP="00D836B8"/>
        </w:tc>
        <w:tc>
          <w:tcPr>
            <w:tcW w:w="2158" w:type="dxa"/>
          </w:tcPr>
          <w:p w14:paraId="51DE0F2F" w14:textId="77777777" w:rsidR="00D836B8" w:rsidRDefault="00D836B8" w:rsidP="00D836B8"/>
        </w:tc>
        <w:tc>
          <w:tcPr>
            <w:tcW w:w="2158" w:type="dxa"/>
          </w:tcPr>
          <w:p w14:paraId="4EF96134" w14:textId="77777777" w:rsidR="00D836B8" w:rsidRDefault="00D836B8" w:rsidP="00D836B8"/>
        </w:tc>
      </w:tr>
      <w:tr w:rsidR="00D836B8" w14:paraId="3055DA52" w14:textId="77777777" w:rsidTr="00DF5014">
        <w:trPr>
          <w:cantSplit/>
        </w:trPr>
        <w:tc>
          <w:tcPr>
            <w:tcW w:w="2158" w:type="dxa"/>
          </w:tcPr>
          <w:p w14:paraId="0133A00C" w14:textId="7449FED2" w:rsidR="00D836B8" w:rsidRDefault="00D836B8" w:rsidP="00D836B8">
            <w:r>
              <w:t>Redirect Strategy</w:t>
            </w:r>
          </w:p>
        </w:tc>
        <w:tc>
          <w:tcPr>
            <w:tcW w:w="2158" w:type="dxa"/>
          </w:tcPr>
          <w:p w14:paraId="348F9C51" w14:textId="057930BB" w:rsidR="00D836B8" w:rsidRDefault="00D836B8" w:rsidP="00D836B8">
            <w:r>
              <w:t>Not defined</w:t>
            </w:r>
          </w:p>
        </w:tc>
        <w:tc>
          <w:tcPr>
            <w:tcW w:w="2158" w:type="dxa"/>
          </w:tcPr>
          <w:p w14:paraId="046C8C7F" w14:textId="77777777" w:rsidR="00D836B8" w:rsidRDefault="00D836B8" w:rsidP="00D836B8"/>
        </w:tc>
        <w:tc>
          <w:tcPr>
            <w:tcW w:w="2158" w:type="dxa"/>
          </w:tcPr>
          <w:p w14:paraId="5356A489" w14:textId="77777777" w:rsidR="00D836B8" w:rsidRDefault="00D836B8" w:rsidP="00D836B8"/>
        </w:tc>
        <w:tc>
          <w:tcPr>
            <w:tcW w:w="2158" w:type="dxa"/>
          </w:tcPr>
          <w:p w14:paraId="3DF30D66" w14:textId="77777777" w:rsidR="00D836B8" w:rsidRDefault="00D836B8" w:rsidP="00D836B8"/>
        </w:tc>
      </w:tr>
    </w:tbl>
    <w:p w14:paraId="68A55494" w14:textId="77777777" w:rsidR="001923D1" w:rsidRDefault="001923D1" w:rsidP="001923D1"/>
    <w:p w14:paraId="182E1BBE" w14:textId="716F9EA0" w:rsidR="00D836B8" w:rsidRDefault="00D836B8" w:rsidP="001923D1">
      <w:r>
        <w:t>Goal: One place to go</w:t>
      </w:r>
    </w:p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76A06A61" w14:textId="1E2224F6" w:rsidR="00D836B8" w:rsidRDefault="00D836B8" w:rsidP="00D836B8">
      <w:pPr>
        <w:pStyle w:val="ListParagraph"/>
        <w:numPr>
          <w:ilvl w:val="0"/>
          <w:numId w:val="11"/>
        </w:numPr>
      </w:pPr>
      <w:r>
        <w:t>Catalog items (from Service Catalog)</w:t>
      </w:r>
    </w:p>
    <w:p w14:paraId="031E02FA" w14:textId="11EAE465" w:rsidR="00D836B8" w:rsidRDefault="00D836B8" w:rsidP="00D836B8">
      <w:pPr>
        <w:pStyle w:val="ListParagraph"/>
        <w:numPr>
          <w:ilvl w:val="0"/>
          <w:numId w:val="11"/>
        </w:numPr>
      </w:pPr>
      <w:r>
        <w:t>Knowledge articles (basic set)</w:t>
      </w:r>
    </w:p>
    <w:p w14:paraId="6EE0A58A" w14:textId="2DD8F3AE" w:rsidR="001923D1" w:rsidRDefault="00D836B8" w:rsidP="00D836B8">
      <w:pPr>
        <w:pStyle w:val="ListParagraph"/>
        <w:numPr>
          <w:ilvl w:val="0"/>
          <w:numId w:val="11"/>
        </w:numPr>
      </w:pPr>
      <w:r>
        <w:t>User data (for personalization context</w:t>
      </w:r>
    </w:p>
    <w:p w14:paraId="71B92647" w14:textId="77777777" w:rsidR="001923D1" w:rsidRDefault="001923D1" w:rsidP="001923D1"/>
    <w:p w14:paraId="3EE170EA" w14:textId="54DF3742" w:rsidR="008B22EF" w:rsidRDefault="008B22EF" w:rsidP="001923D1">
      <w:r>
        <w:t>Optional (MVP+)</w:t>
      </w:r>
    </w:p>
    <w:p w14:paraId="724C11D5" w14:textId="6C99E50D" w:rsidR="00D836B8" w:rsidRDefault="00D836B8" w:rsidP="00D836B8">
      <w:pPr>
        <w:pStyle w:val="ListParagraph"/>
        <w:numPr>
          <w:ilvl w:val="0"/>
          <w:numId w:val="4"/>
        </w:numPr>
      </w:pPr>
      <w:r>
        <w:t>Announcements</w:t>
      </w:r>
    </w:p>
    <w:p w14:paraId="6B551D60" w14:textId="60BBA2F5" w:rsidR="00D836B8" w:rsidRDefault="00D836B8" w:rsidP="00D836B8">
      <w:pPr>
        <w:pStyle w:val="ListParagraph"/>
        <w:numPr>
          <w:ilvl w:val="0"/>
          <w:numId w:val="4"/>
        </w:numPr>
      </w:pPr>
      <w:r>
        <w:t>Featured services</w:t>
      </w:r>
    </w:p>
    <w:p w14:paraId="7FCDAF31" w14:textId="2F77D245" w:rsidR="008B22EF" w:rsidRDefault="00D836B8" w:rsidP="00D836B8">
      <w:pPr>
        <w:pStyle w:val="ListParagraph"/>
        <w:numPr>
          <w:ilvl w:val="0"/>
          <w:numId w:val="4"/>
        </w:numPr>
      </w:pPr>
      <w:r>
        <w:t>Popular items tracking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9798387" w:rsidR="00D4572C" w:rsidRDefault="00D836B8" w:rsidP="00D4572C">
      <w:pPr>
        <w:pStyle w:val="Heading2"/>
      </w:pPr>
      <w:r>
        <w:t>User Entry Flow</w:t>
      </w:r>
    </w:p>
    <w:p w14:paraId="30D0F86A" w14:textId="6D1EF876" w:rsidR="001923D1" w:rsidRDefault="00D836B8" w:rsidP="001923D1">
      <w:r>
        <w:t xml:space="preserve">User opens Employee Center </w:t>
      </w:r>
    </w:p>
    <w:p w14:paraId="154A8A92" w14:textId="0981B67B" w:rsidR="00D836B8" w:rsidRDefault="00D836B8" w:rsidP="00D836B8">
      <w:pPr>
        <w:pStyle w:val="ListParagraph"/>
        <w:numPr>
          <w:ilvl w:val="0"/>
          <w:numId w:val="12"/>
        </w:numPr>
      </w:pPr>
      <w:r>
        <w:t>Uses search OR selects service</w:t>
      </w:r>
    </w:p>
    <w:p w14:paraId="67B2CCB1" w14:textId="1B9B146D" w:rsidR="00D836B8" w:rsidRDefault="00D836B8" w:rsidP="00D836B8">
      <w:pPr>
        <w:pStyle w:val="ListParagraph"/>
        <w:numPr>
          <w:ilvl w:val="0"/>
          <w:numId w:val="12"/>
        </w:numPr>
      </w:pPr>
      <w:r>
        <w:t>Submits request OR views article</w:t>
      </w:r>
    </w:p>
    <w:p w14:paraId="239B096D" w14:textId="5E1639EE" w:rsidR="00D4572C" w:rsidRDefault="00D836B8" w:rsidP="00D836B8">
      <w:pPr>
        <w:pStyle w:val="ListParagraph"/>
        <w:numPr>
          <w:ilvl w:val="0"/>
          <w:numId w:val="12"/>
        </w:numPr>
      </w:pPr>
      <w:r>
        <w:t>Receives confirmation</w:t>
      </w:r>
    </w:p>
    <w:p w14:paraId="5083BCD2" w14:textId="79D62B8C" w:rsidR="00D4572C" w:rsidRDefault="00D836B8" w:rsidP="00D4572C">
      <w:pPr>
        <w:pStyle w:val="Heading2"/>
      </w:pPr>
      <w:r>
        <w:t>Search Flow</w:t>
      </w:r>
    </w:p>
    <w:p w14:paraId="14895D18" w14:textId="2AE66712" w:rsidR="00D4572C" w:rsidRDefault="00D836B8" w:rsidP="00D4572C">
      <w:r>
        <w:t>User enters keyword</w:t>
      </w:r>
    </w:p>
    <w:p w14:paraId="673B1D0D" w14:textId="77777777" w:rsidR="00D836B8" w:rsidRDefault="00D836B8" w:rsidP="00B548C1">
      <w:pPr>
        <w:pStyle w:val="ListParagraph"/>
        <w:numPr>
          <w:ilvl w:val="0"/>
          <w:numId w:val="13"/>
        </w:numPr>
      </w:pPr>
      <w:r>
        <w:t>System returns:</w:t>
      </w:r>
    </w:p>
    <w:p w14:paraId="5466876D" w14:textId="4098DAE0" w:rsidR="00D836B8" w:rsidRDefault="00D836B8" w:rsidP="00D836B8">
      <w:pPr>
        <w:pStyle w:val="ListParagraph"/>
        <w:numPr>
          <w:ilvl w:val="1"/>
          <w:numId w:val="13"/>
        </w:numPr>
      </w:pPr>
      <w:r>
        <w:t>Knowledge articles</w:t>
      </w:r>
    </w:p>
    <w:p w14:paraId="24540278" w14:textId="16A0AEF5" w:rsidR="00B548C1" w:rsidRDefault="00D836B8" w:rsidP="00D836B8">
      <w:pPr>
        <w:pStyle w:val="ListParagraph"/>
        <w:numPr>
          <w:ilvl w:val="1"/>
          <w:numId w:val="13"/>
        </w:numPr>
      </w:pPr>
      <w:r>
        <w:t>Catalog items</w:t>
      </w:r>
    </w:p>
    <w:p w14:paraId="018DE5F8" w14:textId="152FEB4E" w:rsidR="00CF75A1" w:rsidRDefault="00D836B8" w:rsidP="00B548C1">
      <w:pPr>
        <w:pStyle w:val="ListParagraph"/>
        <w:numPr>
          <w:ilvl w:val="0"/>
          <w:numId w:val="13"/>
        </w:numPr>
      </w:pPr>
      <w:r>
        <w:t xml:space="preserve">User selects best option </w:t>
      </w:r>
    </w:p>
    <w:p w14:paraId="4882E88F" w14:textId="4D47EC9B" w:rsidR="00D4572C" w:rsidRDefault="00894421" w:rsidP="00D4572C">
      <w:pPr>
        <w:pStyle w:val="Heading2"/>
      </w:pPr>
      <w:r>
        <w:t>Request Flow (via Portal)</w:t>
      </w:r>
    </w:p>
    <w:p w14:paraId="7D8B48F4" w14:textId="7DE61453" w:rsidR="00CF75A1" w:rsidRDefault="00894421" w:rsidP="00CF75A1">
      <w:r>
        <w:t>User selects catalog item</w:t>
      </w:r>
    </w:p>
    <w:p w14:paraId="28DE47D9" w14:textId="171828AB" w:rsidR="00894421" w:rsidRDefault="00894421" w:rsidP="00894421">
      <w:pPr>
        <w:pStyle w:val="ListParagraph"/>
        <w:numPr>
          <w:ilvl w:val="0"/>
          <w:numId w:val="14"/>
        </w:numPr>
      </w:pPr>
      <w:r>
        <w:t>Completes form</w:t>
      </w:r>
    </w:p>
    <w:p w14:paraId="72770D32" w14:textId="23B7390B" w:rsidR="00894421" w:rsidRDefault="00894421" w:rsidP="00894421">
      <w:pPr>
        <w:pStyle w:val="ListParagraph"/>
        <w:numPr>
          <w:ilvl w:val="0"/>
          <w:numId w:val="14"/>
        </w:numPr>
      </w:pPr>
      <w:r>
        <w:t>Request submitted</w:t>
      </w:r>
    </w:p>
    <w:p w14:paraId="6AA183E8" w14:textId="6878FE3F" w:rsidR="00CF75A1" w:rsidRPr="00CF75A1" w:rsidRDefault="00894421" w:rsidP="00894421">
      <w:pPr>
        <w:pStyle w:val="ListParagraph"/>
        <w:numPr>
          <w:ilvl w:val="0"/>
          <w:numId w:val="14"/>
        </w:numPr>
      </w:pPr>
      <w:r>
        <w:t xml:space="preserve">Confirmation displayed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7FEE89B9" w:rsidR="001923D1" w:rsidRDefault="00894421" w:rsidP="001923D1">
      <w:r>
        <w:t>Employee Center is “working” when:</w:t>
      </w:r>
    </w:p>
    <w:p w14:paraId="2046C653" w14:textId="4F1982B0" w:rsidR="00894421" w:rsidRDefault="00894421" w:rsidP="00894421">
      <w:pPr>
        <w:pStyle w:val="ListParagraph"/>
        <w:numPr>
          <w:ilvl w:val="0"/>
          <w:numId w:val="5"/>
        </w:numPr>
      </w:pPr>
      <w:r>
        <w:t>Users can access a single portal</w:t>
      </w:r>
    </w:p>
    <w:p w14:paraId="563310E1" w14:textId="3BAD2AC3" w:rsidR="00894421" w:rsidRDefault="00894421" w:rsidP="00894421">
      <w:pPr>
        <w:pStyle w:val="ListParagraph"/>
        <w:numPr>
          <w:ilvl w:val="0"/>
          <w:numId w:val="5"/>
        </w:numPr>
      </w:pPr>
      <w:r>
        <w:t>Search returns relevant results</w:t>
      </w:r>
    </w:p>
    <w:p w14:paraId="001B6075" w14:textId="4274F8FA" w:rsidR="00894421" w:rsidRDefault="00894421" w:rsidP="00894421">
      <w:pPr>
        <w:pStyle w:val="ListParagraph"/>
        <w:numPr>
          <w:ilvl w:val="0"/>
          <w:numId w:val="5"/>
        </w:numPr>
      </w:pPr>
      <w:r>
        <w:t>Users can submit incidents and requests</w:t>
      </w:r>
    </w:p>
    <w:p w14:paraId="35501E61" w14:textId="03F43BD0" w:rsidR="00894421" w:rsidRDefault="00894421" w:rsidP="00894421">
      <w:pPr>
        <w:pStyle w:val="ListParagraph"/>
        <w:numPr>
          <w:ilvl w:val="0"/>
          <w:numId w:val="5"/>
        </w:numPr>
      </w:pPr>
      <w:r>
        <w:t>Catalog items are easy to find</w:t>
      </w:r>
    </w:p>
    <w:p w14:paraId="5DAA39B8" w14:textId="6DC297C8" w:rsidR="00894421" w:rsidRDefault="00894421" w:rsidP="00894421">
      <w:pPr>
        <w:pStyle w:val="ListParagraph"/>
        <w:numPr>
          <w:ilvl w:val="0"/>
          <w:numId w:val="5"/>
        </w:numPr>
      </w:pPr>
      <w:r>
        <w:t>Knowledge articles are accessible</w:t>
      </w:r>
    </w:p>
    <w:p w14:paraId="0E527A50" w14:textId="5B6D2A33" w:rsidR="001923D1" w:rsidRDefault="00894421" w:rsidP="00894421">
      <w:pPr>
        <w:pStyle w:val="ListParagraph"/>
        <w:numPr>
          <w:ilvl w:val="0"/>
          <w:numId w:val="5"/>
        </w:numPr>
      </w:pPr>
      <w:r>
        <w:t xml:space="preserve">Legacy portals are no longer required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05EBFC6" w:rsidR="001923D1" w:rsidRDefault="00894421" w:rsidP="00DF5014">
            <w:r>
              <w:t>Overdesigning the homepage</w:t>
            </w:r>
          </w:p>
        </w:tc>
        <w:tc>
          <w:tcPr>
            <w:tcW w:w="5395" w:type="dxa"/>
          </w:tcPr>
          <w:p w14:paraId="731C1F33" w14:textId="6FE702F9" w:rsidR="001923D1" w:rsidRDefault="00894421" w:rsidP="00DF5014">
            <w:r>
              <w:t>Users just want to search and go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110473C" w:rsidR="001923D1" w:rsidRDefault="00894421" w:rsidP="00DF5014">
            <w:r>
              <w:t>Too many options on screen</w:t>
            </w:r>
          </w:p>
        </w:tc>
        <w:tc>
          <w:tcPr>
            <w:tcW w:w="5395" w:type="dxa"/>
          </w:tcPr>
          <w:p w14:paraId="65353AE6" w14:textId="1B016181" w:rsidR="001923D1" w:rsidRDefault="00894421" w:rsidP="00DF5014">
            <w:r>
              <w:t>Leads to confusion and abandonment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464DBBBA" w:rsidR="001923D1" w:rsidRDefault="00894421" w:rsidP="00DF5014">
            <w:r>
              <w:t>Poor naming of services</w:t>
            </w:r>
          </w:p>
        </w:tc>
        <w:tc>
          <w:tcPr>
            <w:tcW w:w="5395" w:type="dxa"/>
          </w:tcPr>
          <w:p w14:paraId="3F62A12D" w14:textId="3E2C842D" w:rsidR="001923D1" w:rsidRDefault="00894421" w:rsidP="00DF5014">
            <w:r>
              <w:t>Search becomes useless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334B6B80" w:rsidR="001923D1" w:rsidRDefault="00894421" w:rsidP="00DF5014">
            <w:r>
              <w:t>Not retiring legacy entry points</w:t>
            </w:r>
          </w:p>
        </w:tc>
        <w:tc>
          <w:tcPr>
            <w:tcW w:w="5395" w:type="dxa"/>
          </w:tcPr>
          <w:p w14:paraId="1C79DF86" w14:textId="750D5353" w:rsidR="001923D1" w:rsidRDefault="00894421" w:rsidP="00DF5014">
            <w:r>
              <w:t>Adoption never happens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450B1C6A" w:rsidR="001923D1" w:rsidRDefault="00894421" w:rsidP="00DF5014">
            <w:r>
              <w:t>Trying to personalize too early</w:t>
            </w:r>
          </w:p>
        </w:tc>
        <w:tc>
          <w:tcPr>
            <w:tcW w:w="5395" w:type="dxa"/>
          </w:tcPr>
          <w:p w14:paraId="153DF202" w14:textId="671E7928" w:rsidR="001923D1" w:rsidRDefault="00894421" w:rsidP="00DF5014">
            <w:r>
              <w:t>Adds complexity without value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2A5C7CB0" w:rsidR="001923D1" w:rsidRDefault="00B83E4F" w:rsidP="001923D1">
      <w:pPr>
        <w:pStyle w:val="ListParagraph"/>
        <w:ind w:left="0"/>
      </w:pPr>
      <w:r>
        <w:t>If the client is unsure, use these:</w:t>
      </w:r>
    </w:p>
    <w:p w14:paraId="1D3391F9" w14:textId="14FD19EB" w:rsidR="00894421" w:rsidRDefault="00894421" w:rsidP="00894421">
      <w:pPr>
        <w:pStyle w:val="ListParagraph"/>
        <w:numPr>
          <w:ilvl w:val="0"/>
          <w:numId w:val="6"/>
        </w:numPr>
      </w:pPr>
      <w:r>
        <w:t>Large search bar at top</w:t>
      </w:r>
    </w:p>
    <w:p w14:paraId="5E73CA7B" w14:textId="174804F2" w:rsidR="00894421" w:rsidRDefault="00894421" w:rsidP="00894421">
      <w:pPr>
        <w:pStyle w:val="ListParagraph"/>
        <w:numPr>
          <w:ilvl w:val="0"/>
          <w:numId w:val="6"/>
        </w:numPr>
      </w:pPr>
      <w:r>
        <w:t>4–6 featured services (most common requests)</w:t>
      </w:r>
    </w:p>
    <w:p w14:paraId="1B2BC666" w14:textId="2E879314" w:rsidR="00894421" w:rsidRDefault="00894421" w:rsidP="00894421">
      <w:pPr>
        <w:pStyle w:val="ListParagraph"/>
        <w:numPr>
          <w:ilvl w:val="0"/>
          <w:numId w:val="6"/>
        </w:numPr>
      </w:pPr>
      <w:r>
        <w:t>3–5 simple categories</w:t>
      </w:r>
    </w:p>
    <w:p w14:paraId="7966F83D" w14:textId="1738BB07" w:rsidR="00894421" w:rsidRDefault="00894421" w:rsidP="00894421">
      <w:pPr>
        <w:pStyle w:val="ListParagraph"/>
        <w:numPr>
          <w:ilvl w:val="0"/>
          <w:numId w:val="6"/>
        </w:numPr>
      </w:pPr>
      <w:r>
        <w:t>Minimal navigation menu</w:t>
      </w:r>
    </w:p>
    <w:p w14:paraId="7E4E3D68" w14:textId="1BD887FC" w:rsidR="00894421" w:rsidRDefault="00894421" w:rsidP="00894421">
      <w:pPr>
        <w:pStyle w:val="ListParagraph"/>
        <w:numPr>
          <w:ilvl w:val="0"/>
          <w:numId w:val="6"/>
        </w:numPr>
      </w:pPr>
      <w:r>
        <w:t>Basic branding (logo + colors only)</w:t>
      </w:r>
    </w:p>
    <w:p w14:paraId="57937563" w14:textId="6B18F917" w:rsidR="00CF75A1" w:rsidRDefault="00894421" w:rsidP="00894421">
      <w:pPr>
        <w:pStyle w:val="ListParagraph"/>
        <w:numPr>
          <w:ilvl w:val="0"/>
          <w:numId w:val="6"/>
        </w:numPr>
      </w:pPr>
      <w:r>
        <w:t>No advanced widgets or personalization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8F96E3A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“If a user has 10 seconds, can they find what they need?”</w:t>
      </w:r>
    </w:p>
    <w:p w14:paraId="1E350405" w14:textId="2AB670BD" w:rsidR="00BA2571" w:rsidRDefault="00BA2571" w:rsidP="001923D1">
      <w:pPr>
        <w:pStyle w:val="ListParagraph"/>
        <w:numPr>
          <w:ilvl w:val="0"/>
          <w:numId w:val="7"/>
        </w:numPr>
      </w:pPr>
      <w:r>
        <w:t>Avoid:</w:t>
      </w:r>
    </w:p>
    <w:p w14:paraId="2413A385" w14:textId="02C8D0F6" w:rsidR="00894421" w:rsidRDefault="00894421" w:rsidP="00894421">
      <w:pPr>
        <w:pStyle w:val="ListParagraph"/>
        <w:numPr>
          <w:ilvl w:val="1"/>
          <w:numId w:val="7"/>
        </w:numPr>
      </w:pPr>
      <w:r>
        <w:t>Designing for edge cases</w:t>
      </w:r>
    </w:p>
    <w:p w14:paraId="634AF8D7" w14:textId="50D930F6" w:rsidR="00894421" w:rsidRDefault="00894421" w:rsidP="00894421">
      <w:pPr>
        <w:pStyle w:val="ListParagraph"/>
        <w:numPr>
          <w:ilvl w:val="1"/>
          <w:numId w:val="7"/>
        </w:numPr>
      </w:pPr>
      <w:r>
        <w:t>Adding everything “just in case”</w:t>
      </w:r>
    </w:p>
    <w:p w14:paraId="6F9935FE" w14:textId="0E641A5D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are the top 5 things users come here to do?”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1"/>
  </w:num>
  <w:num w:numId="4" w16cid:durableId="47776009">
    <w:abstractNumId w:val="14"/>
  </w:num>
  <w:num w:numId="5" w16cid:durableId="1553544347">
    <w:abstractNumId w:val="13"/>
  </w:num>
  <w:num w:numId="6" w16cid:durableId="587078171">
    <w:abstractNumId w:val="9"/>
  </w:num>
  <w:num w:numId="7" w16cid:durableId="1463231596">
    <w:abstractNumId w:val="17"/>
  </w:num>
  <w:num w:numId="8" w16cid:durableId="1378630317">
    <w:abstractNumId w:val="6"/>
  </w:num>
  <w:num w:numId="9" w16cid:durableId="1744062372">
    <w:abstractNumId w:val="4"/>
  </w:num>
  <w:num w:numId="10" w16cid:durableId="140074366">
    <w:abstractNumId w:val="18"/>
  </w:num>
  <w:num w:numId="11" w16cid:durableId="1163472494">
    <w:abstractNumId w:val="19"/>
  </w:num>
  <w:num w:numId="12" w16cid:durableId="1449350217">
    <w:abstractNumId w:val="10"/>
  </w:num>
  <w:num w:numId="13" w16cid:durableId="1926958638">
    <w:abstractNumId w:val="7"/>
  </w:num>
  <w:num w:numId="14" w16cid:durableId="1807117042">
    <w:abstractNumId w:val="2"/>
  </w:num>
  <w:num w:numId="15" w16cid:durableId="547765294">
    <w:abstractNumId w:val="15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8"/>
  </w:num>
  <w:num w:numId="19" w16cid:durableId="1644888372">
    <w:abstractNumId w:val="16"/>
  </w:num>
  <w:num w:numId="20" w16cid:durableId="896673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5353F"/>
    <w:rsid w:val="001923D1"/>
    <w:rsid w:val="00204C03"/>
    <w:rsid w:val="002E0DF5"/>
    <w:rsid w:val="00442D13"/>
    <w:rsid w:val="006C53D3"/>
    <w:rsid w:val="006D655C"/>
    <w:rsid w:val="006E4639"/>
    <w:rsid w:val="00750E58"/>
    <w:rsid w:val="007941C4"/>
    <w:rsid w:val="007B757D"/>
    <w:rsid w:val="00894421"/>
    <w:rsid w:val="008B22EF"/>
    <w:rsid w:val="00942DDC"/>
    <w:rsid w:val="009C1176"/>
    <w:rsid w:val="00A562ED"/>
    <w:rsid w:val="00A779F4"/>
    <w:rsid w:val="00A94343"/>
    <w:rsid w:val="00B548C1"/>
    <w:rsid w:val="00B83E4F"/>
    <w:rsid w:val="00BA2571"/>
    <w:rsid w:val="00CA133B"/>
    <w:rsid w:val="00CD60FE"/>
    <w:rsid w:val="00CE76F1"/>
    <w:rsid w:val="00CF75A1"/>
    <w:rsid w:val="00D4572C"/>
    <w:rsid w:val="00D836B8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DOCID-202112391-25628</_dlc_DocId>
    <_dlc_DocIdUrl xmlns="ea10e7c1-45f6-45a6-9220-470b2ac38f45">
      <Url>https://itecsfederal.sharepoint.com/teams/MissionSolutions/ISM/_layouts/15/DocIdRedir.aspx?ID=DOCID-202112391-25628</Url>
      <Description>DOCID-202112391-25628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EEC7E-85E2-4534-ABEB-570376ED8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66CD7C-DBFD-4EAA-88AE-7950D1A6D3AF}">
  <ds:schemaRefs>
    <ds:schemaRef ds:uri="http://schemas.microsoft.com/office/2006/metadata/properties"/>
    <ds:schemaRef ds:uri="http://schemas.microsoft.com/office/infopath/2007/PartnerControls"/>
    <ds:schemaRef ds:uri="d1ffb523-bb88-49c4-b429-725e751bd64a"/>
    <ds:schemaRef ds:uri="ea10e7c1-45f6-45a6-9220-470b2ac38f45"/>
  </ds:schemaRefs>
</ds:datastoreItem>
</file>

<file path=customXml/itemProps3.xml><?xml version="1.0" encoding="utf-8"?>
<ds:datastoreItem xmlns:ds="http://schemas.openxmlformats.org/officeDocument/2006/customXml" ds:itemID="{A135BFAF-4190-4901-BC05-52B41E6554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CDCC36-C064-4116-9ED0-B56DEFFA4F3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2 Focus Only)</vt:lpstr>
      <vt:lpstr>3. Out-of-the-Box (OOTB) Configuration</vt:lpstr>
      <vt:lpstr>    3.1 Portal Framework</vt:lpstr>
      <vt:lpstr>    3.2 Homepage</vt:lpstr>
      <vt:lpstr>    3.3 Navigation</vt:lpstr>
      <vt:lpstr>    3.4 Search Experience</vt:lpstr>
      <vt:lpstr>    3.5 Integration Points</vt:lpstr>
      <vt:lpstr>    3.6 Branding</vt:lpstr>
      <vt:lpstr>4. Key Decisions (Client Input)</vt:lpstr>
      <vt:lpstr>    4.1 Homepage Design</vt:lpstr>
      <vt:lpstr>    4.2 Navigation Structure</vt:lpstr>
      <vt:lpstr>    4.3 Request Data Capture</vt:lpstr>
      <vt:lpstr>    4.4 Approval Model</vt:lpstr>
      <vt:lpstr>    4.5 Fulfillment Routing</vt:lpstr>
      <vt:lpstr>    4.6 User Experience</vt:lpstr>
      <vt:lpstr>5. Data Requirements</vt:lpstr>
      <vt:lpstr>6. Process Flows (Simple)</vt:lpstr>
      <vt:lpstr>    Request Lifecycle</vt:lpstr>
      <vt:lpstr>    Approval Flow (MVP)</vt:lpstr>
      <vt:lpstr>    Fulfillment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15</cp:revision>
  <dcterms:created xsi:type="dcterms:W3CDTF">2026-05-01T16:44:00Z</dcterms:created>
  <dcterms:modified xsi:type="dcterms:W3CDTF">2026-05-05T18:40:00Z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0b3b6c87-7b38-45b2-90c5-8f5902dde350</vt:lpwstr>
  </property>
  <property fmtid="{D5CDD505-2E9C-101B-9397-08002B2CF9AE}" pid="4" name="MediaServiceImageTags">
    <vt:lpwstr/>
  </property>
</Properties>
</file>