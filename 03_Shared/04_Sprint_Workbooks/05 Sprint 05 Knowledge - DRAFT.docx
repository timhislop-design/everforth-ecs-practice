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Knowledge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05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Knowledge MVP — small, trusted, used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15FFE4F" w:rsidR="009C1176" w:rsidRDefault="00763CC1" w:rsidP="009C1176">
      <w:r>
        <w:t>Knowledge Management enables the organization to:</w:t>
      </w:r>
    </w:p>
    <w:p w14:paraId="42B783B7" w14:textId="7AADAE83" w:rsidR="00763CC1" w:rsidRDefault="00763CC1" w:rsidP="00763CC1">
      <w:pPr>
        <w:pStyle w:val="ListParagraph"/>
        <w:numPr>
          <w:ilvl w:val="0"/>
          <w:numId w:val="19"/>
        </w:numPr>
      </w:pPr>
      <w:r>
        <w:t>Capture solutions to common issues</w:t>
      </w:r>
    </w:p>
    <w:p w14:paraId="1544EB42" w14:textId="2D4646E8" w:rsidR="00763CC1" w:rsidRDefault="00763CC1" w:rsidP="00763CC1">
      <w:pPr>
        <w:pStyle w:val="ListParagraph"/>
        <w:numPr>
          <w:ilvl w:val="0"/>
          <w:numId w:val="19"/>
        </w:numPr>
      </w:pPr>
      <w:r>
        <w:t>Reuse knowledge across teams</w:t>
      </w:r>
    </w:p>
    <w:p w14:paraId="2C124B71" w14:textId="1E67F3D3" w:rsidR="0015353F" w:rsidRDefault="00763CC1" w:rsidP="00763CC1">
      <w:pPr>
        <w:pStyle w:val="ListParagraph"/>
        <w:numPr>
          <w:ilvl w:val="0"/>
          <w:numId w:val="19"/>
        </w:numPr>
      </w:pPr>
      <w:r>
        <w:t>Enable user self-service</w:t>
      </w:r>
    </w:p>
    <w:p w14:paraId="13552222" w14:textId="77777777" w:rsidR="009C1176" w:rsidRDefault="009C1176" w:rsidP="009C1176"/>
    <w:p w14:paraId="2E079CCF" w14:textId="391478D4" w:rsidR="0015353F" w:rsidRDefault="00763CC1" w:rsidP="0015353F">
      <w:r>
        <w:t>In Sprint 5, the goal is simple:</w:t>
      </w:r>
    </w:p>
    <w:p w14:paraId="4BF7DD42" w14:textId="77777777" w:rsidR="00763CC1" w:rsidRDefault="00763CC1" w:rsidP="00763CC1">
      <w:pPr>
        <w:pStyle w:val="ListParagraph"/>
        <w:numPr>
          <w:ilvl w:val="0"/>
          <w:numId w:val="20"/>
        </w:numPr>
      </w:pPr>
      <w:r>
        <w:t>Create a small, trusted set of high-value articles</w:t>
      </w:r>
    </w:p>
    <w:p w14:paraId="3792A116" w14:textId="11C931F5" w:rsidR="0015353F" w:rsidRDefault="00763CC1" w:rsidP="00763CC1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Make knowledge visible during Incident &amp; Request handling</w:delText>
        </w:r>
      </w:del>
      <w:ins w:id="201" w:author="Claude" w:date="2026-05-08T00:00:00Z">
        <w:r>
          <w:t>Surface relevant articles inline during Incident &amp; Request handling (agent and self-service)</w:t>
        </w:r>
      </w:ins>
    </w:p>
    <w:p w14:paraId="60D39CC7" w14:textId="77777777" w:rsidR="00763CC1" w:rsidRDefault="00763CC1" w:rsidP="00763CC1"/>
    <w:p w14:paraId="7E52FF4E" w14:textId="05CC626B" w:rsidR="00763CC1" w:rsidRDefault="00763CC1" w:rsidP="00763CC1">
      <w:r>
        <w:t xml:space="preserve">Not perfection. Not completeness. Just useful and used.</w:t>
      </w:r>
      <w:ins w:id="100" w:author="Claude" w:date="2026-05-08T00:00:00Z">
        <w:r>
          <w:t xml:space="preserve"> Demo bar: at sprint demo, every published article has been viewed at least once via Incident or Employee Center search.</w:t>
        </w:r>
      </w:ins>
    </w:p>
    <w:p w14:paraId="1F15B327" w14:textId="29F53526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62EBB2C8" w14:textId="65FBD0D9" w:rsidR="00763CC1" w:rsidRDefault="00763CC1" w:rsidP="00763CC1">
      <w:pPr>
        <w:pStyle w:val="ListParagraph"/>
        <w:numPr>
          <w:ilvl w:val="0"/>
          <w:numId w:val="9"/>
        </w:numPr>
      </w:pPr>
      <w:r>
        <w:t>Knowledge base setup</w:t>
      </w:r>
    </w:p>
    <w:p w14:paraId="07369586" w14:textId="63ECF65C" w:rsidR="00763CC1" w:rsidRDefault="00763CC1" w:rsidP="00763CC1">
      <w:pPr>
        <w:pStyle w:val="ListParagraph"/>
        <w:numPr>
          <w:ilvl w:val="0"/>
          <w:numId w:val="9"/>
        </w:numPr>
      </w:pPr>
      <w:r>
        <w:t>Article structure &amp; templates</w:t>
      </w:r>
    </w:p>
    <w:p w14:paraId="5412FA9D" w14:textId="04E25107" w:rsidR="00763CC1" w:rsidRDefault="00763CC1" w:rsidP="00763CC1">
      <w:pPr>
        <w:pStyle w:val="ListParagraph"/>
        <w:numPr>
          <w:ilvl w:val="0"/>
          <w:numId w:val="9"/>
        </w:numPr>
      </w:pPr>
      <w:r>
        <w:t>Publishing 5–15 high-value articles</w:t>
      </w:r>
    </w:p>
    <w:p w14:paraId="77253711" w14:textId="55021F5E" w:rsidR="00763CC1" w:rsidRDefault="00763CC1" w:rsidP="00763CC1">
      <w:pPr>
        <w:pStyle w:val="ListParagraph"/>
        <w:numPr>
          <w:ilvl w:val="0"/>
          <w:numId w:val="9"/>
        </w:numPr>
      </w:pPr>
      <w:r>
        <w:t>Basic approval workflow</w:t>
      </w:r>
    </w:p>
    <w:p w14:paraId="44B1AAC9" w14:textId="6292F622" w:rsidR="001923D1" w:rsidRDefault="00763CC1" w:rsidP="00763CC1">
      <w:pPr>
        <w:pStyle w:val="ListParagraph"/>
        <w:numPr>
          <w:ilvl w:val="0"/>
          <w:numId w:val="9"/>
        </w:numPr>
      </w:pPr>
      <w:r>
        <w:t xml:space="preserve">Knowledge usage in Incident &amp; Request flows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7C81C7E" w14:textId="0A816E25" w:rsidR="00763CC1" w:rsidRDefault="00763CC1" w:rsidP="00763CC1">
      <w:pPr>
        <w:pStyle w:val="ListParagraph"/>
        <w:numPr>
          <w:ilvl w:val="0"/>
          <w:numId w:val="10"/>
        </w:numPr>
      </w:pPr>
      <w:r>
        <w:t>Advanced lifecycle management (retirement cycles, analytics-heavy governance)</w:t>
      </w:r>
    </w:p>
    <w:p w14:paraId="42F9DA46" w14:textId="037E4835" w:rsidR="00763CC1" w:rsidRDefault="00763CC1" w:rsidP="00763CC1">
      <w:pPr>
        <w:pStyle w:val="ListParagraph"/>
        <w:numPr>
          <w:ilvl w:val="0"/>
          <w:numId w:val="10"/>
        </w:numPr>
      </w:pPr>
      <w:r>
        <w:t>Multi-tier editorial workflows</w:t>
      </w:r>
    </w:p>
    <w:p w14:paraId="5D22C9D9" w14:textId="30B4119C" w:rsidR="001923D1" w:rsidRDefault="00763CC1" w:rsidP="00763CC1">
      <w:pPr>
        <w:pStyle w:val="ListParagraph"/>
        <w:numPr>
          <w:ilvl w:val="0"/>
          <w:numId w:val="10"/>
        </w:numPr>
      </w:pPr>
      <w:r>
        <w:t>Large-scale taxonomy design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7E21A6F2" w:rsidR="001923D1" w:rsidRDefault="001923D1" w:rsidP="001923D1">
      <w:pPr>
        <w:pStyle w:val="Heading2"/>
      </w:pPr>
      <w:r>
        <w:t>3.1 Knowledge 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66B43" w14:paraId="46DF39BA" w14:textId="77777777" w:rsidTr="00DF5014">
        <w:trPr>
          <w:cantSplit/>
        </w:trPr>
        <w:tc>
          <w:tcPr>
            <w:tcW w:w="3596" w:type="dxa"/>
          </w:tcPr>
          <w:p w14:paraId="111A93CE" w14:textId="79DE731E" w:rsidR="00866B43" w:rsidRDefault="00866B43" w:rsidP="00866B43">
            <w:r>
              <w:t>Knowledge Bases</w:t>
            </w:r>
          </w:p>
        </w:tc>
        <w:tc>
          <w:tcPr>
            <w:tcW w:w="3597" w:type="dxa"/>
          </w:tcPr>
          <w:p w14:paraId="43A5090C" w14:textId="424DB453" w:rsidR="00866B43" w:rsidRDefault="00866B43" w:rsidP="00866B43">
            <w:r>
              <w:t>Can be created</w:t>
            </w:r>
          </w:p>
        </w:tc>
        <w:tc>
          <w:tcPr>
            <w:tcW w:w="3597" w:type="dxa"/>
          </w:tcPr>
          <w:p w14:paraId="2D58E894" w14:textId="6EB9C873" w:rsidR="00866B43" w:rsidRDefault="00866B43" w:rsidP="00866B43">
            <w:r>
              <w:t>None pre-populated</w:t>
            </w:r>
          </w:p>
        </w:tc>
      </w:tr>
      <w:tr w:rsidR="00866B43" w14:paraId="0F18E171" w14:textId="77777777" w:rsidTr="00DF5014">
        <w:trPr>
          <w:cantSplit/>
        </w:trPr>
        <w:tc>
          <w:tcPr>
            <w:tcW w:w="3596" w:type="dxa"/>
          </w:tcPr>
          <w:p w14:paraId="7CB664BD" w14:textId="4050DE8F" w:rsidR="00866B43" w:rsidRDefault="00866B43" w:rsidP="00866B43">
            <w:r>
              <w:t>Categories</w:t>
            </w:r>
          </w:p>
        </w:tc>
        <w:tc>
          <w:tcPr>
            <w:tcW w:w="3597" w:type="dxa"/>
          </w:tcPr>
          <w:p w14:paraId="7C43B47F" w14:textId="5FB5F0C6" w:rsidR="00866B43" w:rsidRDefault="00866B43" w:rsidP="00866B43">
            <w:r>
              <w:t>Optional</w:t>
            </w:r>
          </w:p>
        </w:tc>
        <w:tc>
          <w:tcPr>
            <w:tcW w:w="3597" w:type="dxa"/>
          </w:tcPr>
          <w:p w14:paraId="4C70667F" w14:textId="525B4D1E" w:rsidR="00866B43" w:rsidRDefault="00866B43" w:rsidP="00866B43">
            <w:r>
              <w:t>Must define if used</w:t>
            </w:r>
          </w:p>
        </w:tc>
      </w:tr>
      <w:tr w:rsidR="00866B43" w14:paraId="629A9A5D" w14:textId="77777777" w:rsidTr="00DF5014">
        <w:trPr>
          <w:cantSplit/>
        </w:trPr>
        <w:tc>
          <w:tcPr>
            <w:tcW w:w="3596" w:type="dxa"/>
          </w:tcPr>
          <w:p w14:paraId="488D7495" w14:textId="069EA1E4" w:rsidR="00866B43" w:rsidRDefault="00866B43" w:rsidP="00866B43">
            <w:r>
              <w:t>Articles</w:t>
            </w:r>
          </w:p>
        </w:tc>
        <w:tc>
          <w:tcPr>
            <w:tcW w:w="3597" w:type="dxa"/>
          </w:tcPr>
          <w:p w14:paraId="75BE4B5F" w14:textId="5CFB6256" w:rsidR="00866B43" w:rsidRDefault="00866B43" w:rsidP="00866B43">
            <w:r>
              <w:t>Empty</w:t>
            </w:r>
          </w:p>
        </w:tc>
        <w:tc>
          <w:tcPr>
            <w:tcW w:w="3597" w:type="dxa"/>
          </w:tcPr>
          <w:p w14:paraId="205E7426" w14:textId="7E64F8F3" w:rsidR="00866B43" w:rsidRDefault="00866B43" w:rsidP="00866B43">
            <w:r>
              <w:t>Created manually</w:t>
            </w:r>
          </w:p>
        </w:tc>
      </w:tr>
    </w:tbl>
    <w:p w14:paraId="6020C357" w14:textId="77777777" w:rsidR="001923D1" w:rsidRDefault="001923D1" w:rsidP="001923D1"/>
    <w:p w14:paraId="63F2CD79" w14:textId="344B0957" w:rsidR="001923D1" w:rsidRDefault="001923D1" w:rsidP="001923D1">
      <w:pPr>
        <w:pStyle w:val="Heading2"/>
      </w:pPr>
      <w:r>
        <w:t>3.2 Article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2B3679C0" w14:textId="77777777" w:rsidTr="00DF5014">
        <w:trPr>
          <w:cantSplit/>
        </w:trPr>
        <w:tc>
          <w:tcPr>
            <w:tcW w:w="3596" w:type="dxa"/>
          </w:tcPr>
          <w:p w14:paraId="153714AC" w14:textId="647D610C" w:rsidR="008A5E67" w:rsidRDefault="008A5E67" w:rsidP="008A5E67">
            <w:r>
              <w:t>Versioning</w:t>
            </w:r>
          </w:p>
        </w:tc>
        <w:tc>
          <w:tcPr>
            <w:tcW w:w="3597" w:type="dxa"/>
          </w:tcPr>
          <w:p w14:paraId="7D20D4CF" w14:textId="74EA6CBC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6F911098" w14:textId="078D267F" w:rsidR="008A5E67" w:rsidRDefault="008A5E67" w:rsidP="008A5E67">
            <w:r>
              <w:t>Tracks changes</w:t>
            </w:r>
          </w:p>
        </w:tc>
      </w:tr>
      <w:tr w:rsidR="008A5E67" w14:paraId="64D18BF3" w14:textId="77777777" w:rsidTr="00DF5014">
        <w:trPr>
          <w:cantSplit/>
        </w:trPr>
        <w:tc>
          <w:tcPr>
            <w:tcW w:w="3596" w:type="dxa"/>
          </w:tcPr>
          <w:p w14:paraId="63E98F31" w14:textId="25F558BD" w:rsidR="008A5E67" w:rsidRDefault="008A5E67" w:rsidP="008A5E67">
            <w:r>
              <w:t>Attachments</w:t>
            </w:r>
          </w:p>
        </w:tc>
        <w:tc>
          <w:tcPr>
            <w:tcW w:w="3597" w:type="dxa"/>
          </w:tcPr>
          <w:p w14:paraId="12273FD8" w14:textId="29FE194A" w:rsidR="008A5E67" w:rsidRDefault="008A5E67" w:rsidP="008A5E67">
            <w:r>
              <w:t>Supported</w:t>
            </w:r>
          </w:p>
        </w:tc>
        <w:tc>
          <w:tcPr>
            <w:tcW w:w="3597" w:type="dxa"/>
          </w:tcPr>
          <w:p w14:paraId="06C8EA4F" w14:textId="376607E8" w:rsidR="008A5E67" w:rsidRDefault="008A5E67" w:rsidP="008A5E67">
            <w:r>
              <w:t>Useful for guides</w:t>
            </w:r>
          </w:p>
        </w:tc>
      </w:tr>
      <w:tr w:rsidR="008A5E67" w14:paraId="7F0B5453" w14:textId="77777777" w:rsidTr="00DF5014">
        <w:trPr>
          <w:cantSplit/>
        </w:trPr>
        <w:tc>
          <w:tcPr>
            <w:tcW w:w="3596" w:type="dxa"/>
          </w:tcPr>
          <w:p w14:paraId="55F2CC68" w14:textId="17F8BD5C" w:rsidR="008A5E67" w:rsidRDefault="008A5E67" w:rsidP="008A5E67">
            <w:r>
              <w:t>Rich Text Editor</w:t>
            </w:r>
          </w:p>
        </w:tc>
        <w:tc>
          <w:tcPr>
            <w:tcW w:w="3597" w:type="dxa"/>
          </w:tcPr>
          <w:p w14:paraId="5E989788" w14:textId="5C05CEF9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1EFA2FE0" w14:textId="2DE3EABC" w:rsidR="008A5E67" w:rsidRDefault="008A5E67" w:rsidP="008A5E67">
            <w:r>
              <w:t>Formatting available</w:t>
            </w:r>
          </w:p>
        </w:tc>
      </w:tr>
      <w:tr w:rsidR="008A5E67" w14:paraId="16E9ACE4" w14:textId="77777777" w:rsidTr="00DF5014">
        <w:trPr>
          <w:cantSplit/>
        </w:trPr>
        <w:tc>
          <w:tcPr>
            <w:tcW w:w="3596" w:type="dxa"/>
          </w:tcPr>
          <w:p w14:paraId="077CC8CC" w14:textId="1BB0FA94" w:rsidR="008A5E67" w:rsidRPr="00CE6808" w:rsidRDefault="008A5E67" w:rsidP="008A5E67">
            <w:r>
              <w:t>Related Articles</w:t>
            </w:r>
          </w:p>
        </w:tc>
        <w:tc>
          <w:tcPr>
            <w:tcW w:w="3597" w:type="dxa"/>
          </w:tcPr>
          <w:p w14:paraId="592FF7B3" w14:textId="6F89AFCB" w:rsidR="008A5E67" w:rsidRPr="00CE6808" w:rsidRDefault="008A5E67" w:rsidP="008A5E67">
            <w:r>
              <w:t>Supported</w:t>
            </w:r>
          </w:p>
        </w:tc>
        <w:tc>
          <w:tcPr>
            <w:tcW w:w="3597" w:type="dxa"/>
          </w:tcPr>
          <w:p w14:paraId="203E73B5" w14:textId="1029E926" w:rsidR="008A5E67" w:rsidRPr="00CE6808" w:rsidRDefault="008A5E67" w:rsidP="008A5E67">
            <w:r>
              <w:t>Optional</w:t>
            </w:r>
          </w:p>
        </w:tc>
      </w:tr>
    </w:tbl>
    <w:p w14:paraId="04510841" w14:textId="2CB8B4FC" w:rsidR="001923D1" w:rsidRDefault="001923D1" w:rsidP="001923D1">
      <w:pPr>
        <w:pStyle w:val="Heading2"/>
      </w:pPr>
      <w:r>
        <w:lastRenderedPageBreak/>
        <w:t>3.3 Workflow &amp;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73BE540D" w14:textId="77777777" w:rsidTr="00DF5014">
        <w:trPr>
          <w:cantSplit/>
        </w:trPr>
        <w:tc>
          <w:tcPr>
            <w:tcW w:w="3596" w:type="dxa"/>
          </w:tcPr>
          <w:p w14:paraId="2423E30D" w14:textId="65AC551F" w:rsidR="008A5E67" w:rsidRDefault="008A5E67" w:rsidP="008A5E67">
            <w:r>
              <w:t>Approval</w:t>
            </w:r>
          </w:p>
        </w:tc>
        <w:tc>
          <w:tcPr>
            <w:tcW w:w="3597" w:type="dxa"/>
          </w:tcPr>
          <w:p w14:paraId="0FCA30FC" w14:textId="03D1318F" w:rsidR="008A5E67" w:rsidRDefault="008A5E67" w:rsidP="008A5E67">
            <w:r>
              <w:t>Optional</w:t>
            </w:r>
          </w:p>
        </w:tc>
        <w:tc>
          <w:tcPr>
            <w:tcW w:w="3597" w:type="dxa"/>
          </w:tcPr>
          <w:p w14:paraId="5AC5DD0E" w14:textId="08F4E4D5" w:rsidR="008A5E67" w:rsidRDefault="008A5E67" w:rsidP="008A5E67">
            <w:r>
              <w:t>Must configure</w:t>
            </w:r>
          </w:p>
        </w:tc>
      </w:tr>
      <w:tr w:rsidR="008A5E67" w14:paraId="2B2E7B01" w14:textId="77777777" w:rsidTr="00DF5014">
        <w:trPr>
          <w:cantSplit/>
        </w:trPr>
        <w:tc>
          <w:tcPr>
            <w:tcW w:w="3596" w:type="dxa"/>
          </w:tcPr>
          <w:p w14:paraId="67AB5B20" w14:textId="08A3420E" w:rsidR="008A5E67" w:rsidRDefault="008A5E67" w:rsidP="008A5E67">
            <w:r>
              <w:t>States</w:t>
            </w:r>
          </w:p>
        </w:tc>
        <w:tc>
          <w:tcPr>
            <w:tcW w:w="3597" w:type="dxa"/>
          </w:tcPr>
          <w:p w14:paraId="33D3C3C0" w14:textId="3154213C" w:rsidR="008A5E67" w:rsidRDefault="008A5E67" w:rsidP="008A5E67">
            <w:r>
              <w:t>Draft, Review, Published, Retired</w:t>
            </w:r>
          </w:p>
        </w:tc>
        <w:tc>
          <w:tcPr>
            <w:tcW w:w="3597" w:type="dxa"/>
          </w:tcPr>
          <w:p w14:paraId="5E097085" w14:textId="230AE9B0" w:rsidR="008A5E67" w:rsidRDefault="008A5E67" w:rsidP="008A5E67">
            <w:r>
              <w:t>Standard lifecycle</w:t>
            </w:r>
          </w:p>
        </w:tc>
      </w:tr>
      <w:tr w:rsidR="008A5E67" w14:paraId="687C7760" w14:textId="77777777" w:rsidTr="00DF5014">
        <w:trPr>
          <w:cantSplit/>
        </w:trPr>
        <w:tc>
          <w:tcPr>
            <w:tcW w:w="3596" w:type="dxa"/>
          </w:tcPr>
          <w:p w14:paraId="3131A34A" w14:textId="2EF2BDF5" w:rsidR="008A5E67" w:rsidRDefault="008A5E67" w:rsidP="008A5E67">
            <w:r>
              <w:t>Ownership</w:t>
            </w:r>
          </w:p>
        </w:tc>
        <w:tc>
          <w:tcPr>
            <w:tcW w:w="3597" w:type="dxa"/>
          </w:tcPr>
          <w:p w14:paraId="58522420" w14:textId="67EB1BF9" w:rsidR="008A5E67" w:rsidRDefault="008A5E67" w:rsidP="008A5E67">
            <w:r>
              <w:t>Not enforced</w:t>
            </w:r>
          </w:p>
        </w:tc>
        <w:tc>
          <w:tcPr>
            <w:tcW w:w="3597" w:type="dxa"/>
          </w:tcPr>
          <w:p w14:paraId="6240BC16" w14:textId="412846D9" w:rsidR="008A5E67" w:rsidRDefault="008A5E67" w:rsidP="008A5E67">
            <w:r>
              <w:t>Define roles</w:t>
            </w:r>
          </w:p>
        </w:tc>
      </w:tr>
    </w:tbl>
    <w:p w14:paraId="09FC807C" w14:textId="77777777" w:rsidR="001923D1" w:rsidRDefault="001923D1" w:rsidP="001923D1"/>
    <w:p w14:paraId="36D9CA06" w14:textId="78591F0C" w:rsidR="001923D1" w:rsidRDefault="001923D1" w:rsidP="001923D1">
      <w:pPr>
        <w:pStyle w:val="Heading2"/>
      </w:pPr>
      <w:r>
        <w:t>3.4 Search &amp;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6297B86F" w14:textId="77777777" w:rsidTr="00DF5014">
        <w:trPr>
          <w:cantSplit/>
        </w:trPr>
        <w:tc>
          <w:tcPr>
            <w:tcW w:w="3596" w:type="dxa"/>
          </w:tcPr>
          <w:p w14:paraId="0D4E3B31" w14:textId="18916049" w:rsidR="008A5E67" w:rsidRDefault="008A5E67" w:rsidP="008A5E67">
            <w:r>
              <w:t>Search</w:t>
            </w:r>
          </w:p>
        </w:tc>
        <w:tc>
          <w:tcPr>
            <w:tcW w:w="3597" w:type="dxa"/>
          </w:tcPr>
          <w:p w14:paraId="0D418093" w14:textId="33221DC2" w:rsidR="008A5E67" w:rsidRDefault="008A5E67" w:rsidP="008A5E67">
            <w:r>
              <w:t>Enabled</w:t>
            </w:r>
          </w:p>
        </w:tc>
        <w:tc>
          <w:tcPr>
            <w:tcW w:w="3597" w:type="dxa"/>
          </w:tcPr>
          <w:p w14:paraId="24EE3C9A" w14:textId="28D2CA04" w:rsidR="008A5E67" w:rsidRDefault="008A5E67" w:rsidP="008A5E67">
            <w:r>
              <w:t>Integrated with portal</w:t>
            </w:r>
          </w:p>
        </w:tc>
      </w:tr>
      <w:tr w:rsidR="008A5E67" w14:paraId="28469607" w14:textId="77777777" w:rsidTr="00DF5014">
        <w:trPr>
          <w:cantSplit/>
        </w:trPr>
        <w:tc>
          <w:tcPr>
            <w:tcW w:w="3596" w:type="dxa"/>
          </w:tcPr>
          <w:p w14:paraId="718B6804" w14:textId="4DFD8EF5" w:rsidR="008A5E67" w:rsidRDefault="008A5E67" w:rsidP="008A5E67">
            <w:r>
              <w:t>Visibility</w:t>
            </w:r>
          </w:p>
        </w:tc>
        <w:tc>
          <w:tcPr>
            <w:tcW w:w="3597" w:type="dxa"/>
          </w:tcPr>
          <w:p w14:paraId="0C225EA9" w14:textId="3625CD67" w:rsidR="008A5E67" w:rsidRDefault="008A5E67" w:rsidP="008A5E67">
            <w:r>
              <w:t>Role-based</w:t>
            </w:r>
          </w:p>
        </w:tc>
        <w:tc>
          <w:tcPr>
            <w:tcW w:w="3597" w:type="dxa"/>
          </w:tcPr>
          <w:p w14:paraId="1D9640F4" w14:textId="044BC5E5" w:rsidR="008A5E67" w:rsidRDefault="008A5E67" w:rsidP="008A5E67">
            <w:r>
              <w:t>Controls access</w:t>
            </w:r>
          </w:p>
        </w:tc>
      </w:tr>
      <w:tr w:rsidR="008A5E67" w14:paraId="73F74E61" w14:textId="77777777" w:rsidTr="00DF5014">
        <w:trPr>
          <w:cantSplit/>
        </w:trPr>
        <w:tc>
          <w:tcPr>
            <w:tcW w:w="3596" w:type="dxa"/>
          </w:tcPr>
          <w:p w14:paraId="36F645AA" w14:textId="436DB403" w:rsidR="008A5E67" w:rsidRDefault="008A5E67" w:rsidP="008A5E67">
            <w:r>
              <w:t>Relevance</w:t>
            </w:r>
          </w:p>
        </w:tc>
        <w:tc>
          <w:tcPr>
            <w:tcW w:w="3597" w:type="dxa"/>
          </w:tcPr>
          <w:p w14:paraId="20DB4A4D" w14:textId="25C05033" w:rsidR="008A5E67" w:rsidRDefault="008A5E67" w:rsidP="008A5E67">
            <w:r>
              <w:t>Basic</w:t>
            </w:r>
          </w:p>
        </w:tc>
        <w:tc>
          <w:tcPr>
            <w:tcW w:w="3597" w:type="dxa"/>
          </w:tcPr>
          <w:p w14:paraId="17BE20A6" w14:textId="4A134C0C" w:rsidR="008A5E67" w:rsidRDefault="008A5E67" w:rsidP="008A5E67">
            <w:r>
              <w:t>Improves over time</w:t>
            </w:r>
          </w:p>
        </w:tc>
      </w:tr>
    </w:tbl>
    <w:p w14:paraId="7186C36A" w14:textId="77777777" w:rsidR="001923D1" w:rsidRDefault="001923D1" w:rsidP="001923D1"/>
    <w:p w14:paraId="5A03B42A" w14:textId="69F57083" w:rsidR="001923D1" w:rsidRDefault="001923D1" w:rsidP="001923D1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5E67" w14:paraId="10331703" w14:textId="77777777" w:rsidTr="00DF5014">
        <w:trPr>
          <w:cantSplit/>
        </w:trPr>
        <w:tc>
          <w:tcPr>
            <w:tcW w:w="3596" w:type="dxa"/>
          </w:tcPr>
          <w:p w14:paraId="77F8EAA8" w14:textId="1F234A78" w:rsidR="008A5E67" w:rsidRDefault="008A5E67" w:rsidP="008A5E67">
            <w:r>
              <w:t>Incident</w:t>
            </w:r>
          </w:p>
        </w:tc>
        <w:tc>
          <w:tcPr>
            <w:tcW w:w="3597" w:type="dxa"/>
          </w:tcPr>
          <w:p w14:paraId="234F2C63" w14:textId="3E5A399A" w:rsidR="008A5E67" w:rsidRDefault="008A5E67" w:rsidP="008A5E67">
            <w:r>
              <w:t>Can suggest articles</w:t>
            </w:r>
          </w:p>
        </w:tc>
        <w:tc>
          <w:tcPr>
            <w:tcW w:w="3597" w:type="dxa"/>
          </w:tcPr>
          <w:p w14:paraId="2F66A776" w14:textId="6326D824" w:rsidR="008A5E67" w:rsidRDefault="008A5E67" w:rsidP="008A5E67">
            <w:r>
              <w:t>Key feature</w:t>
            </w:r>
          </w:p>
        </w:tc>
      </w:tr>
      <w:tr w:rsidR="008A5E67" w14:paraId="526D2237" w14:textId="77777777" w:rsidTr="00DF5014">
        <w:trPr>
          <w:cantSplit/>
        </w:trPr>
        <w:tc>
          <w:tcPr>
            <w:tcW w:w="3596" w:type="dxa"/>
          </w:tcPr>
          <w:p w14:paraId="130689F6" w14:textId="55E7DC70" w:rsidR="008A5E67" w:rsidRDefault="008A5E67" w:rsidP="008A5E67">
            <w:r>
              <w:t>Request</w:t>
            </w:r>
          </w:p>
        </w:tc>
        <w:tc>
          <w:tcPr>
            <w:tcW w:w="3597" w:type="dxa"/>
          </w:tcPr>
          <w:p w14:paraId="7CE75ADC" w14:textId="207116D2" w:rsidR="008A5E67" w:rsidRDefault="008A5E67" w:rsidP="008A5E67">
            <w:r>
              <w:t>Can link articles</w:t>
            </w:r>
          </w:p>
        </w:tc>
        <w:tc>
          <w:tcPr>
            <w:tcW w:w="3597" w:type="dxa"/>
          </w:tcPr>
          <w:p w14:paraId="5295A87A" w14:textId="693B4EE4" w:rsidR="008A5E67" w:rsidRDefault="008A5E67" w:rsidP="008A5E67">
            <w:r>
              <w:t>Optional</w:t>
            </w:r>
          </w:p>
        </w:tc>
      </w:tr>
      <w:tr w:rsidR="008A5E67" w14:paraId="4A710C0E" w14:textId="77777777" w:rsidTr="00DF5014">
        <w:trPr>
          <w:cantSplit/>
        </w:trPr>
        <w:tc>
          <w:tcPr>
            <w:tcW w:w="3596" w:type="dxa"/>
          </w:tcPr>
          <w:p w14:paraId="3FC68646" w14:textId="110D1761" w:rsidR="008A5E67" w:rsidRDefault="008A5E67" w:rsidP="008A5E67">
            <w:r>
              <w:t>Employee Center</w:t>
            </w:r>
          </w:p>
        </w:tc>
        <w:tc>
          <w:tcPr>
            <w:tcW w:w="3597" w:type="dxa"/>
          </w:tcPr>
          <w:p w14:paraId="3E1A13A8" w14:textId="3919AC68" w:rsidR="008A5E67" w:rsidRDefault="008A5E67" w:rsidP="008A5E67">
            <w:r>
              <w:t>Displays knowledge</w:t>
            </w:r>
          </w:p>
        </w:tc>
        <w:tc>
          <w:tcPr>
            <w:tcW w:w="3597" w:type="dxa"/>
          </w:tcPr>
          <w:p w14:paraId="0970E0E9" w14:textId="490E9055" w:rsidR="008A5E67" w:rsidRDefault="008A5E67" w:rsidP="008A5E67">
            <w:r>
              <w:t>Default behavior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42AEC955" w:rsidR="001923D1" w:rsidRDefault="001923D1" w:rsidP="001923D1">
      <w:pPr>
        <w:pStyle w:val="Heading2"/>
      </w:pPr>
      <w:r>
        <w:t>4.1 Knowledge Base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61FB56DD" w14:textId="77777777" w:rsidTr="00DF5014">
        <w:trPr>
          <w:cantSplit/>
        </w:trPr>
        <w:tc>
          <w:tcPr>
            <w:tcW w:w="2158" w:type="dxa"/>
          </w:tcPr>
          <w:p w14:paraId="76A8B147" w14:textId="592B288D" w:rsidR="003101E1" w:rsidRDefault="003101E1" w:rsidP="003101E1">
            <w:r>
              <w:t>Number of KBs</w:t>
            </w:r>
          </w:p>
        </w:tc>
        <w:tc>
          <w:tcPr>
            <w:tcW w:w="2158" w:type="dxa"/>
          </w:tcPr>
          <w:p w14:paraId="40A5F5DE" w14:textId="3C276B0D" w:rsidR="003101E1" w:rsidRDefault="003101E1" w:rsidP="003101E1">
            <w:r>
              <w:t>Unlimited</w:t>
            </w:r>
          </w:p>
        </w:tc>
        <w:tc>
          <w:tcPr>
            <w:tcW w:w="2158" w:type="dxa"/>
          </w:tcPr>
          <w:p w14:paraId="39D60FE7" w14:textId="77777777" w:rsidR="003101E1" w:rsidRDefault="003101E1" w:rsidP="003101E1"/>
        </w:tc>
        <w:tc>
          <w:tcPr>
            <w:tcW w:w="2158" w:type="dxa"/>
          </w:tcPr>
          <w:p w14:paraId="642CEAFB" w14:textId="77777777" w:rsidR="003101E1" w:rsidRDefault="003101E1" w:rsidP="003101E1"/>
        </w:tc>
        <w:tc>
          <w:tcPr>
            <w:tcW w:w="2158" w:type="dxa"/>
          </w:tcPr>
          <w:p w14:paraId="2A3F85C3" w14:textId="77777777" w:rsidR="003101E1" w:rsidRDefault="003101E1" w:rsidP="003101E1"/>
        </w:tc>
      </w:tr>
      <w:tr w:rsidR="003101E1" w14:paraId="7757C668" w14:textId="77777777" w:rsidTr="00DF5014">
        <w:trPr>
          <w:cantSplit/>
        </w:trPr>
        <w:tc>
          <w:tcPr>
            <w:tcW w:w="2158" w:type="dxa"/>
          </w:tcPr>
          <w:p w14:paraId="02405200" w14:textId="492D2278" w:rsidR="003101E1" w:rsidRDefault="003101E1" w:rsidP="003101E1">
            <w:r>
              <w:t>KB Scope</w:t>
            </w:r>
          </w:p>
        </w:tc>
        <w:tc>
          <w:tcPr>
            <w:tcW w:w="2158" w:type="dxa"/>
          </w:tcPr>
          <w:p w14:paraId="78968B2F" w14:textId="303BA72F" w:rsidR="003101E1" w:rsidRDefault="003101E1" w:rsidP="003101E1">
            <w:r>
              <w:t>Not defined</w:t>
            </w:r>
          </w:p>
        </w:tc>
        <w:tc>
          <w:tcPr>
            <w:tcW w:w="2158" w:type="dxa"/>
          </w:tcPr>
          <w:p w14:paraId="42668B54" w14:textId="77777777" w:rsidR="003101E1" w:rsidRDefault="003101E1" w:rsidP="003101E1"/>
        </w:tc>
        <w:tc>
          <w:tcPr>
            <w:tcW w:w="2158" w:type="dxa"/>
          </w:tcPr>
          <w:p w14:paraId="72FBECA8" w14:textId="77777777" w:rsidR="003101E1" w:rsidRDefault="003101E1" w:rsidP="003101E1"/>
        </w:tc>
        <w:tc>
          <w:tcPr>
            <w:tcW w:w="2158" w:type="dxa"/>
          </w:tcPr>
          <w:p w14:paraId="45B2CC63" w14:textId="77777777" w:rsidR="003101E1" w:rsidRDefault="003101E1" w:rsidP="003101E1"/>
        </w:tc>
      </w:tr>
      <w:tr w:rsidR="003101E1" w14:paraId="14048CF2" w14:textId="77777777" w:rsidTr="00DF5014">
        <w:trPr>
          <w:cantSplit/>
        </w:trPr>
        <w:tc>
          <w:tcPr>
            <w:tcW w:w="2158" w:type="dxa"/>
          </w:tcPr>
          <w:p w14:paraId="7D6378D1" w14:textId="64DEF2A6" w:rsidR="003101E1" w:rsidRDefault="003101E1" w:rsidP="003101E1">
            <w:r>
              <w:t>Categories</w:t>
            </w:r>
          </w:p>
        </w:tc>
        <w:tc>
          <w:tcPr>
            <w:tcW w:w="2158" w:type="dxa"/>
          </w:tcPr>
          <w:p w14:paraId="6C1EDFA3" w14:textId="6B696D7D" w:rsidR="003101E1" w:rsidRDefault="003101E1" w:rsidP="003101E1">
            <w:r>
              <w:t>Optional</w:t>
            </w:r>
          </w:p>
        </w:tc>
        <w:tc>
          <w:tcPr>
            <w:tcW w:w="2158" w:type="dxa"/>
          </w:tcPr>
          <w:p w14:paraId="777657D6" w14:textId="77777777" w:rsidR="003101E1" w:rsidRDefault="003101E1" w:rsidP="003101E1"/>
        </w:tc>
        <w:tc>
          <w:tcPr>
            <w:tcW w:w="2158" w:type="dxa"/>
          </w:tcPr>
          <w:p w14:paraId="1214B50A" w14:textId="77777777" w:rsidR="003101E1" w:rsidRDefault="003101E1" w:rsidP="003101E1"/>
        </w:tc>
        <w:tc>
          <w:tcPr>
            <w:tcW w:w="2158" w:type="dxa"/>
          </w:tcPr>
          <w:p w14:paraId="3F7203B2" w14:textId="77777777" w:rsidR="003101E1" w:rsidRDefault="003101E1" w:rsidP="003101E1"/>
        </w:tc>
      </w:tr>
    </w:tbl>
    <w:p w14:paraId="0D9FEC1F" w14:textId="77777777" w:rsidR="001923D1" w:rsidRDefault="001923D1" w:rsidP="001923D1"/>
    <w:p w14:paraId="54281B49" w14:textId="52934434" w:rsidR="006E4639" w:rsidRDefault="003101E1" w:rsidP="001923D1">
      <w:r>
        <w:t>MVP Guidance: Start with 1–2 knowledge bases max</w:t>
      </w:r>
    </w:p>
    <w:p w14:paraId="4B320A52" w14:textId="2C493F64" w:rsidR="001923D1" w:rsidRDefault="001923D1" w:rsidP="001923D1">
      <w:pPr>
        <w:pStyle w:val="Heading2"/>
      </w:pPr>
      <w:r>
        <w:t>4.2 Article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6FC4F22F" w14:textId="77777777" w:rsidTr="00DF5014">
        <w:trPr>
          <w:cantSplit/>
        </w:trPr>
        <w:tc>
          <w:tcPr>
            <w:tcW w:w="2158" w:type="dxa"/>
          </w:tcPr>
          <w:p w14:paraId="5B6F4F99" w14:textId="011A36B4" w:rsidR="003101E1" w:rsidRDefault="003101E1" w:rsidP="003101E1">
            <w:r>
              <w:t>Structure</w:t>
            </w:r>
          </w:p>
        </w:tc>
        <w:tc>
          <w:tcPr>
            <w:tcW w:w="2158" w:type="dxa"/>
          </w:tcPr>
          <w:p w14:paraId="584D8163" w14:textId="5D137E03" w:rsidR="003101E1" w:rsidRDefault="003101E1" w:rsidP="003101E1">
            <w:r>
              <w:t>Freeform</w:t>
            </w:r>
          </w:p>
        </w:tc>
        <w:tc>
          <w:tcPr>
            <w:tcW w:w="2158" w:type="dxa"/>
          </w:tcPr>
          <w:p w14:paraId="3069A6E1" w14:textId="77777777" w:rsidR="003101E1" w:rsidRDefault="003101E1" w:rsidP="003101E1"/>
        </w:tc>
        <w:tc>
          <w:tcPr>
            <w:tcW w:w="2158" w:type="dxa"/>
          </w:tcPr>
          <w:p w14:paraId="6033DF80" w14:textId="77777777" w:rsidR="003101E1" w:rsidRDefault="003101E1" w:rsidP="003101E1"/>
        </w:tc>
        <w:tc>
          <w:tcPr>
            <w:tcW w:w="2158" w:type="dxa"/>
          </w:tcPr>
          <w:p w14:paraId="41122291" w14:textId="77777777" w:rsidR="003101E1" w:rsidRDefault="003101E1" w:rsidP="003101E1"/>
        </w:tc>
      </w:tr>
      <w:tr w:rsidR="003101E1" w14:paraId="4B538247" w14:textId="77777777" w:rsidTr="00DF5014">
        <w:trPr>
          <w:cantSplit/>
        </w:trPr>
        <w:tc>
          <w:tcPr>
            <w:tcW w:w="2158" w:type="dxa"/>
          </w:tcPr>
          <w:p w14:paraId="718BE949" w14:textId="62B5253A" w:rsidR="003101E1" w:rsidRDefault="003101E1" w:rsidP="003101E1">
            <w:r>
              <w:t>Sections</w:t>
            </w:r>
          </w:p>
        </w:tc>
        <w:tc>
          <w:tcPr>
            <w:tcW w:w="2158" w:type="dxa"/>
          </w:tcPr>
          <w:p w14:paraId="1F818B3C" w14:textId="7D65BBAA" w:rsidR="003101E1" w:rsidRDefault="003101E1" w:rsidP="003101E1">
            <w:r>
              <w:t>Not enforced</w:t>
            </w:r>
          </w:p>
        </w:tc>
        <w:tc>
          <w:tcPr>
            <w:tcW w:w="2158" w:type="dxa"/>
          </w:tcPr>
          <w:p w14:paraId="47C73E0F" w14:textId="77777777" w:rsidR="003101E1" w:rsidRDefault="003101E1" w:rsidP="003101E1"/>
        </w:tc>
        <w:tc>
          <w:tcPr>
            <w:tcW w:w="2158" w:type="dxa"/>
          </w:tcPr>
          <w:p w14:paraId="41A4A74E" w14:textId="77777777" w:rsidR="003101E1" w:rsidRDefault="003101E1" w:rsidP="003101E1"/>
        </w:tc>
        <w:tc>
          <w:tcPr>
            <w:tcW w:w="2158" w:type="dxa"/>
          </w:tcPr>
          <w:p w14:paraId="64B33DB7" w14:textId="77777777" w:rsidR="003101E1" w:rsidRDefault="003101E1" w:rsidP="003101E1"/>
        </w:tc>
      </w:tr>
      <w:tr w:rsidR="003101E1" w14:paraId="2F5E5A6D" w14:textId="77777777" w:rsidTr="00DF5014">
        <w:trPr>
          <w:cantSplit/>
        </w:trPr>
        <w:tc>
          <w:tcPr>
            <w:tcW w:w="2158" w:type="dxa"/>
          </w:tcPr>
          <w:p w14:paraId="4A001EB4" w14:textId="430217D6" w:rsidR="003101E1" w:rsidRDefault="003101E1" w:rsidP="003101E1">
            <w:r>
              <w:t>Formatting</w:t>
            </w:r>
          </w:p>
        </w:tc>
        <w:tc>
          <w:tcPr>
            <w:tcW w:w="2158" w:type="dxa"/>
          </w:tcPr>
          <w:p w14:paraId="01A6AE98" w14:textId="7551BB2B" w:rsidR="003101E1" w:rsidRDefault="003101E1" w:rsidP="003101E1">
            <w:r>
              <w:t>Flexible</w:t>
            </w:r>
          </w:p>
        </w:tc>
        <w:tc>
          <w:tcPr>
            <w:tcW w:w="2158" w:type="dxa"/>
          </w:tcPr>
          <w:p w14:paraId="7284B078" w14:textId="77777777" w:rsidR="003101E1" w:rsidRDefault="003101E1" w:rsidP="003101E1"/>
        </w:tc>
        <w:tc>
          <w:tcPr>
            <w:tcW w:w="2158" w:type="dxa"/>
          </w:tcPr>
          <w:p w14:paraId="6772CEB9" w14:textId="77777777" w:rsidR="003101E1" w:rsidRDefault="003101E1" w:rsidP="003101E1"/>
        </w:tc>
        <w:tc>
          <w:tcPr>
            <w:tcW w:w="2158" w:type="dxa"/>
          </w:tcPr>
          <w:p w14:paraId="3A718093" w14:textId="77777777" w:rsidR="003101E1" w:rsidRDefault="003101E1" w:rsidP="003101E1"/>
        </w:tc>
      </w:tr>
    </w:tbl>
    <w:p w14:paraId="40A08E24" w14:textId="77777777" w:rsidR="001923D1" w:rsidRDefault="001923D1" w:rsidP="001923D1"/>
    <w:p w14:paraId="3DE9F7F3" w14:textId="08B66204" w:rsidR="00750E58" w:rsidRDefault="003101E1" w:rsidP="001923D1">
      <w:r>
        <w:t>Recommended simple template:</w:t>
      </w:r>
    </w:p>
    <w:p w14:paraId="31EB2841" w14:textId="73895AA9" w:rsidR="003101E1" w:rsidRDefault="003101E1" w:rsidP="003101E1">
      <w:pPr>
        <w:pStyle w:val="ListParagraph"/>
        <w:numPr>
          <w:ilvl w:val="0"/>
          <w:numId w:val="21"/>
        </w:numPr>
      </w:pPr>
      <w:r>
        <w:t>Problem</w:t>
      </w:r>
    </w:p>
    <w:p w14:paraId="25740E12" w14:textId="6D7A8704" w:rsidR="003101E1" w:rsidRDefault="003101E1" w:rsidP="003101E1">
      <w:pPr>
        <w:pStyle w:val="ListParagraph"/>
        <w:numPr>
          <w:ilvl w:val="0"/>
          <w:numId w:val="21"/>
        </w:numPr>
      </w:pPr>
      <w:r>
        <w:t>Symptoms</w:t>
      </w:r>
    </w:p>
    <w:p w14:paraId="704C94D0" w14:textId="146FB807" w:rsidR="003101E1" w:rsidRDefault="003101E1" w:rsidP="003101E1">
      <w:pPr>
        <w:pStyle w:val="ListParagraph"/>
        <w:numPr>
          <w:ilvl w:val="0"/>
          <w:numId w:val="21"/>
        </w:numPr>
      </w:pPr>
      <w:r>
        <w:t>Resolution</w:t>
      </w:r>
    </w:p>
    <w:p w14:paraId="0397ED1C" w14:textId="48B9E260" w:rsidR="003101E1" w:rsidRDefault="003101E1" w:rsidP="003101E1">
      <w:pPr>
        <w:pStyle w:val="ListParagraph"/>
        <w:numPr>
          <w:ilvl w:val="0"/>
          <w:numId w:val="21"/>
        </w:numPr>
      </w:pPr>
      <w:r>
        <w:t>Notes</w:t>
      </w:r>
    </w:p>
    <w:p w14:paraId="6A79DE0E" w14:textId="00656A50" w:rsidR="001923D1" w:rsidRDefault="001923D1" w:rsidP="001923D1">
      <w:pPr>
        <w:pStyle w:val="Heading2"/>
      </w:pPr>
      <w:r>
        <w:t>4.3 Ownership &amp;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101E1" w14:paraId="7652037A" w14:textId="77777777" w:rsidTr="006C53D3">
        <w:trPr>
          <w:cantSplit/>
        </w:trPr>
        <w:tc>
          <w:tcPr>
            <w:tcW w:w="2158" w:type="dxa"/>
          </w:tcPr>
          <w:p w14:paraId="0C9B924E" w14:textId="15BEA245" w:rsidR="003101E1" w:rsidRDefault="003101E1" w:rsidP="003101E1">
            <w:r>
              <w:t>Article Owner</w:t>
            </w:r>
          </w:p>
        </w:tc>
        <w:tc>
          <w:tcPr>
            <w:tcW w:w="2337" w:type="dxa"/>
          </w:tcPr>
          <w:p w14:paraId="4748778D" w14:textId="0FD870EB" w:rsidR="003101E1" w:rsidRDefault="003101E1" w:rsidP="003101E1">
            <w:r>
              <w:t>Not required</w:t>
            </w:r>
          </w:p>
        </w:tc>
        <w:tc>
          <w:tcPr>
            <w:tcW w:w="1979" w:type="dxa"/>
          </w:tcPr>
          <w:p w14:paraId="421F456C" w14:textId="77777777" w:rsidR="003101E1" w:rsidRDefault="003101E1" w:rsidP="003101E1"/>
        </w:tc>
        <w:tc>
          <w:tcPr>
            <w:tcW w:w="2158" w:type="dxa"/>
          </w:tcPr>
          <w:p w14:paraId="44B71AF9" w14:textId="77777777" w:rsidR="003101E1" w:rsidRDefault="003101E1" w:rsidP="003101E1"/>
        </w:tc>
        <w:tc>
          <w:tcPr>
            <w:tcW w:w="2158" w:type="dxa"/>
          </w:tcPr>
          <w:p w14:paraId="3F929B06" w14:textId="77777777" w:rsidR="003101E1" w:rsidRDefault="003101E1" w:rsidP="003101E1"/>
        </w:tc>
      </w:tr>
      <w:tr w:rsidR="003101E1" w14:paraId="2527F7F3" w14:textId="77777777" w:rsidTr="006C53D3">
        <w:trPr>
          <w:cantSplit/>
        </w:trPr>
        <w:tc>
          <w:tcPr>
            <w:tcW w:w="2158" w:type="dxa"/>
          </w:tcPr>
          <w:p w14:paraId="435C5868" w14:textId="62563AFF" w:rsidR="003101E1" w:rsidRDefault="003101E1" w:rsidP="003101E1">
            <w:r>
              <w:t>Review Responsibility</w:t>
            </w:r>
          </w:p>
        </w:tc>
        <w:tc>
          <w:tcPr>
            <w:tcW w:w="2337" w:type="dxa"/>
          </w:tcPr>
          <w:p w14:paraId="48B855A3" w14:textId="3796DCB7" w:rsidR="003101E1" w:rsidRDefault="003101E1" w:rsidP="003101E1">
            <w:r>
              <w:t>Not defined</w:t>
            </w:r>
          </w:p>
        </w:tc>
        <w:tc>
          <w:tcPr>
            <w:tcW w:w="1979" w:type="dxa"/>
          </w:tcPr>
          <w:p w14:paraId="62BA2F78" w14:textId="77777777" w:rsidR="003101E1" w:rsidRDefault="003101E1" w:rsidP="003101E1"/>
        </w:tc>
        <w:tc>
          <w:tcPr>
            <w:tcW w:w="2158" w:type="dxa"/>
          </w:tcPr>
          <w:p w14:paraId="1BBC05F5" w14:textId="77777777" w:rsidR="003101E1" w:rsidRDefault="003101E1" w:rsidP="003101E1"/>
        </w:tc>
        <w:tc>
          <w:tcPr>
            <w:tcW w:w="2158" w:type="dxa"/>
          </w:tcPr>
          <w:p w14:paraId="173D490B" w14:textId="77777777" w:rsidR="003101E1" w:rsidRDefault="003101E1" w:rsidP="003101E1"/>
        </w:tc>
      </w:tr>
      <w:tr w:rsidR="003101E1" w14:paraId="29E64694" w14:textId="77777777" w:rsidTr="006C53D3">
        <w:trPr>
          <w:cantSplit/>
        </w:trPr>
        <w:tc>
          <w:tcPr>
            <w:tcW w:w="2158" w:type="dxa"/>
          </w:tcPr>
          <w:p w14:paraId="095FEDA9" w14:textId="1AFD9C7C" w:rsidR="003101E1" w:rsidRDefault="003101E1" w:rsidP="003101E1">
            <w:r>
              <w:t>Update Frequency</w:t>
            </w:r>
          </w:p>
        </w:tc>
        <w:tc>
          <w:tcPr>
            <w:tcW w:w="2337" w:type="dxa"/>
          </w:tcPr>
          <w:p w14:paraId="402D31B4" w14:textId="6C1A831B" w:rsidR="003101E1" w:rsidRDefault="003101E1" w:rsidP="003101E1">
            <w:r>
              <w:t>Not set</w:t>
            </w:r>
          </w:p>
        </w:tc>
        <w:tc>
          <w:tcPr>
            <w:tcW w:w="1979" w:type="dxa"/>
          </w:tcPr>
          <w:p w14:paraId="20D8A0E8" w14:textId="77777777" w:rsidR="003101E1" w:rsidRDefault="003101E1" w:rsidP="003101E1"/>
        </w:tc>
        <w:tc>
          <w:tcPr>
            <w:tcW w:w="2158" w:type="dxa"/>
          </w:tcPr>
          <w:p w14:paraId="31A1A7F1" w14:textId="77777777" w:rsidR="003101E1" w:rsidRDefault="003101E1" w:rsidP="003101E1"/>
        </w:tc>
        <w:tc>
          <w:tcPr>
            <w:tcW w:w="2158" w:type="dxa"/>
          </w:tcPr>
          <w:p w14:paraId="21B4A337" w14:textId="77777777" w:rsidR="003101E1" w:rsidRDefault="003101E1" w:rsidP="003101E1"/>
        </w:tc>
      </w:tr>
    </w:tbl>
    <w:p w14:paraId="022E6E31" w14:textId="77777777" w:rsidR="001923D1" w:rsidRDefault="001923D1" w:rsidP="001923D1"/>
    <w:p w14:paraId="4A45F9C9" w14:textId="7E5D5DF9" w:rsidR="001923D1" w:rsidRDefault="001923D1" w:rsidP="001923D1">
      <w:pPr>
        <w:pStyle w:val="Heading2"/>
      </w:pPr>
      <w:r>
        <w:t>4.4 Approval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409176CD" w14:textId="77777777" w:rsidTr="00DF5014">
        <w:trPr>
          <w:cantSplit/>
        </w:trPr>
        <w:tc>
          <w:tcPr>
            <w:tcW w:w="2158" w:type="dxa"/>
          </w:tcPr>
          <w:p w14:paraId="0F15E133" w14:textId="571DFAB8" w:rsidR="00CB3A31" w:rsidRDefault="00CB3A31" w:rsidP="00CB3A31">
            <w:r>
              <w:t>Approval Required</w:t>
            </w:r>
          </w:p>
        </w:tc>
        <w:tc>
          <w:tcPr>
            <w:tcW w:w="2158" w:type="dxa"/>
          </w:tcPr>
          <w:p w14:paraId="556D25B6" w14:textId="09B6F1B2" w:rsidR="00CB3A31" w:rsidRDefault="00CB3A31" w:rsidP="00CB3A31">
            <w:r>
              <w:t>Optional</w:t>
            </w:r>
          </w:p>
        </w:tc>
        <w:tc>
          <w:tcPr>
            <w:tcW w:w="2158" w:type="dxa"/>
          </w:tcPr>
          <w:p w14:paraId="574C9C32" w14:textId="77777777" w:rsidR="00CB3A31" w:rsidRDefault="00CB3A31" w:rsidP="00CB3A31"/>
        </w:tc>
        <w:tc>
          <w:tcPr>
            <w:tcW w:w="2158" w:type="dxa"/>
          </w:tcPr>
          <w:p w14:paraId="31110547" w14:textId="77777777" w:rsidR="00CB3A31" w:rsidRDefault="00CB3A31" w:rsidP="00CB3A31"/>
        </w:tc>
        <w:tc>
          <w:tcPr>
            <w:tcW w:w="2158" w:type="dxa"/>
          </w:tcPr>
          <w:p w14:paraId="750449D5" w14:textId="77777777" w:rsidR="00CB3A31" w:rsidRDefault="00CB3A31" w:rsidP="00CB3A31"/>
        </w:tc>
      </w:tr>
      <w:tr w:rsidR="00CB3A31" w14:paraId="576FE96E" w14:textId="77777777" w:rsidTr="00DF5014">
        <w:trPr>
          <w:cantSplit/>
        </w:trPr>
        <w:tc>
          <w:tcPr>
            <w:tcW w:w="2158" w:type="dxa"/>
          </w:tcPr>
          <w:p w14:paraId="27876B38" w14:textId="4EE89E7E" w:rsidR="00CB3A31" w:rsidRDefault="00CB3A31" w:rsidP="00CB3A31">
            <w:r>
              <w:t>Approval Roles</w:t>
            </w:r>
          </w:p>
        </w:tc>
        <w:tc>
          <w:tcPr>
            <w:tcW w:w="2158" w:type="dxa"/>
          </w:tcPr>
          <w:p w14:paraId="11290788" w14:textId="40104630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6E12AB1E" w14:textId="77777777" w:rsidR="00CB3A31" w:rsidRDefault="00CB3A31" w:rsidP="00CB3A31"/>
        </w:tc>
        <w:tc>
          <w:tcPr>
            <w:tcW w:w="2158" w:type="dxa"/>
          </w:tcPr>
          <w:p w14:paraId="5D3B9F60" w14:textId="77777777" w:rsidR="00CB3A31" w:rsidRDefault="00CB3A31" w:rsidP="00CB3A31"/>
        </w:tc>
        <w:tc>
          <w:tcPr>
            <w:tcW w:w="2158" w:type="dxa"/>
          </w:tcPr>
          <w:p w14:paraId="535DFAEB" w14:textId="77777777" w:rsidR="00CB3A31" w:rsidRDefault="00CB3A31" w:rsidP="00CB3A31"/>
        </w:tc>
      </w:tr>
      <w:tr w:rsidR="00CB3A31" w14:paraId="076ACF3C" w14:textId="77777777" w:rsidTr="00DF5014">
        <w:trPr>
          <w:cantSplit/>
        </w:trPr>
        <w:tc>
          <w:tcPr>
            <w:tcW w:w="2158" w:type="dxa"/>
          </w:tcPr>
          <w:p w14:paraId="7B5AF58D" w14:textId="760623FF" w:rsidR="00CB3A31" w:rsidRDefault="00CB3A31" w:rsidP="00CB3A31">
            <w:r>
              <w:t>SLA for Approval</w:t>
            </w:r>
          </w:p>
        </w:tc>
        <w:tc>
          <w:tcPr>
            <w:tcW w:w="2158" w:type="dxa"/>
          </w:tcPr>
          <w:p w14:paraId="6B8B2532" w14:textId="6440BC33" w:rsidR="00CB3A31" w:rsidRDefault="00CB3A31" w:rsidP="00CB3A31">
            <w:r>
              <w:t>None</w:t>
            </w:r>
          </w:p>
        </w:tc>
        <w:tc>
          <w:tcPr>
            <w:tcW w:w="2158" w:type="dxa"/>
          </w:tcPr>
          <w:p w14:paraId="541EDC7C" w14:textId="77777777" w:rsidR="00CB3A31" w:rsidRDefault="00CB3A31" w:rsidP="00CB3A31"/>
        </w:tc>
        <w:tc>
          <w:tcPr>
            <w:tcW w:w="2158" w:type="dxa"/>
          </w:tcPr>
          <w:p w14:paraId="3EFD5B7C" w14:textId="77777777" w:rsidR="00CB3A31" w:rsidRDefault="00CB3A31" w:rsidP="00CB3A31"/>
        </w:tc>
        <w:tc>
          <w:tcPr>
            <w:tcW w:w="2158" w:type="dxa"/>
          </w:tcPr>
          <w:p w14:paraId="18AB871B" w14:textId="77777777" w:rsidR="00CB3A31" w:rsidRDefault="00CB3A31" w:rsidP="00CB3A31"/>
        </w:tc>
      </w:tr>
    </w:tbl>
    <w:p w14:paraId="279CDBA8" w14:textId="77777777" w:rsidR="001923D1" w:rsidRDefault="001923D1" w:rsidP="001923D1"/>
    <w:p w14:paraId="7F974435" w14:textId="7B5A6FDA" w:rsidR="00750E58" w:rsidRDefault="003101E1" w:rsidP="00750E58">
      <w:r>
        <w:t>MVP Guidance: Single approval step only</w:t>
      </w:r>
    </w:p>
    <w:p w14:paraId="47A391F9" w14:textId="155AC5CC" w:rsidR="001923D1" w:rsidRDefault="001923D1" w:rsidP="001923D1">
      <w:pPr>
        <w:pStyle w:val="Heading2"/>
      </w:pPr>
      <w:r>
        <w:t>4.5 Content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137D3A3F" w14:textId="77777777" w:rsidTr="00DF5014">
        <w:trPr>
          <w:cantSplit/>
        </w:trPr>
        <w:tc>
          <w:tcPr>
            <w:tcW w:w="2158" w:type="dxa"/>
          </w:tcPr>
          <w:p w14:paraId="1CEC29B3" w14:textId="516FBC92" w:rsidR="00CB3A31" w:rsidRDefault="00CB3A31" w:rsidP="00CB3A31">
            <w:r>
              <w:t>Initial Articles</w:t>
            </w:r>
          </w:p>
        </w:tc>
        <w:tc>
          <w:tcPr>
            <w:tcW w:w="2158" w:type="dxa"/>
          </w:tcPr>
          <w:p w14:paraId="2B08802F" w14:textId="50817C53" w:rsidR="00CB3A31" w:rsidRDefault="00CB3A31" w:rsidP="00CB3A31">
            <w:r>
              <w:t>None</w:t>
            </w:r>
          </w:p>
        </w:tc>
        <w:tc>
          <w:tcPr>
            <w:tcW w:w="2158" w:type="dxa"/>
          </w:tcPr>
          <w:p w14:paraId="002A61D8" w14:textId="77777777" w:rsidR="00CB3A31" w:rsidRDefault="00CB3A31" w:rsidP="00CB3A31"/>
        </w:tc>
        <w:tc>
          <w:tcPr>
            <w:tcW w:w="2158" w:type="dxa"/>
          </w:tcPr>
          <w:p w14:paraId="74F85BFB" w14:textId="77777777" w:rsidR="00CB3A31" w:rsidRDefault="00CB3A31" w:rsidP="00CB3A31"/>
        </w:tc>
        <w:tc>
          <w:tcPr>
            <w:tcW w:w="2158" w:type="dxa"/>
          </w:tcPr>
          <w:p w14:paraId="76ED9515" w14:textId="77777777" w:rsidR="00CB3A31" w:rsidRDefault="00CB3A31" w:rsidP="00CB3A31"/>
        </w:tc>
      </w:tr>
      <w:tr w:rsidR="00CB3A31" w14:paraId="680D2C00" w14:textId="77777777" w:rsidTr="00DF5014">
        <w:trPr>
          <w:cantSplit/>
        </w:trPr>
        <w:tc>
          <w:tcPr>
            <w:tcW w:w="2158" w:type="dxa"/>
          </w:tcPr>
          <w:p w14:paraId="463040DA" w14:textId="06D63E4B" w:rsidR="00CB3A31" w:rsidRDefault="00CB3A31" w:rsidP="00CB3A31">
            <w:r>
              <w:t>Source of Content</w:t>
            </w:r>
          </w:p>
        </w:tc>
        <w:tc>
          <w:tcPr>
            <w:tcW w:w="2158" w:type="dxa"/>
          </w:tcPr>
          <w:p w14:paraId="4434CD5A" w14:textId="4D29A0DC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38B6CD96" w14:textId="77777777" w:rsidR="00CB3A31" w:rsidRDefault="00CB3A31" w:rsidP="00CB3A31"/>
        </w:tc>
        <w:tc>
          <w:tcPr>
            <w:tcW w:w="2158" w:type="dxa"/>
          </w:tcPr>
          <w:p w14:paraId="57F9CFCD" w14:textId="77777777" w:rsidR="00CB3A31" w:rsidRDefault="00CB3A31" w:rsidP="00CB3A31"/>
        </w:tc>
        <w:tc>
          <w:tcPr>
            <w:tcW w:w="2158" w:type="dxa"/>
          </w:tcPr>
          <w:p w14:paraId="25A5E349" w14:textId="77777777" w:rsidR="00CB3A31" w:rsidRDefault="00CB3A31" w:rsidP="00CB3A31"/>
        </w:tc>
      </w:tr>
      <w:tr w:rsidR="00CB3A31" w14:paraId="58EB3E36" w14:textId="77777777" w:rsidTr="00DF5014">
        <w:trPr>
          <w:cantSplit/>
        </w:trPr>
        <w:tc>
          <w:tcPr>
            <w:tcW w:w="2158" w:type="dxa"/>
          </w:tcPr>
          <w:p w14:paraId="5C5DFCF3" w14:textId="7A8681C8" w:rsidR="00CB3A31" w:rsidRDefault="00CB3A31" w:rsidP="00CB3A31">
            <w:r>
              <w:t>Article Types</w:t>
            </w:r>
          </w:p>
        </w:tc>
        <w:tc>
          <w:tcPr>
            <w:tcW w:w="2158" w:type="dxa"/>
          </w:tcPr>
          <w:p w14:paraId="1CBDE746" w14:textId="1A1BEE8D" w:rsidR="00CB3A31" w:rsidRDefault="00CB3A31" w:rsidP="00CB3A31">
            <w:r>
              <w:t>Not defined</w:t>
            </w:r>
          </w:p>
        </w:tc>
        <w:tc>
          <w:tcPr>
            <w:tcW w:w="2158" w:type="dxa"/>
          </w:tcPr>
          <w:p w14:paraId="3C5E189C" w14:textId="77777777" w:rsidR="00CB3A31" w:rsidRDefault="00CB3A31" w:rsidP="00CB3A31"/>
        </w:tc>
        <w:tc>
          <w:tcPr>
            <w:tcW w:w="2158" w:type="dxa"/>
          </w:tcPr>
          <w:p w14:paraId="00E2EAA6" w14:textId="77777777" w:rsidR="00CB3A31" w:rsidRDefault="00CB3A31" w:rsidP="00CB3A31"/>
        </w:tc>
        <w:tc>
          <w:tcPr>
            <w:tcW w:w="2158" w:type="dxa"/>
          </w:tcPr>
          <w:p w14:paraId="1C508AD8" w14:textId="77777777" w:rsidR="00CB3A31" w:rsidRDefault="00CB3A31" w:rsidP="00CB3A31"/>
        </w:tc>
      </w:tr>
    </w:tbl>
    <w:p w14:paraId="53BE765E" w14:textId="77777777" w:rsidR="001923D1" w:rsidRDefault="001923D1" w:rsidP="001923D1"/>
    <w:p w14:paraId="2ECF4CB5" w14:textId="0C6DE429" w:rsidR="00CB3A31" w:rsidRDefault="00CB3A31" w:rsidP="001923D1">
      <w:r>
        <w:t>Focus on:</w:t>
      </w:r>
    </w:p>
    <w:p w14:paraId="39344395" w14:textId="2585F80A" w:rsidR="00CB3A31" w:rsidRDefault="00CB3A31" w:rsidP="00CB3A31">
      <w:pPr>
        <w:pStyle w:val="ListParagraph"/>
        <w:numPr>
          <w:ilvl w:val="0"/>
          <w:numId w:val="22"/>
        </w:numPr>
      </w:pPr>
      <w:r>
        <w:t>Top recurring incidents</w:t>
      </w:r>
    </w:p>
    <w:p w14:paraId="25117490" w14:textId="754EF216" w:rsidR="00CB3A31" w:rsidRDefault="00CB3A31" w:rsidP="00CB3A31">
      <w:pPr>
        <w:pStyle w:val="ListParagraph"/>
        <w:numPr>
          <w:ilvl w:val="0"/>
          <w:numId w:val="22"/>
        </w:numPr>
      </w:pPr>
      <w:r>
        <w:t>Common requests</w:t>
      </w:r>
    </w:p>
    <w:p w14:paraId="3E575666" w14:textId="49FFAFBD" w:rsidR="00CB3A31" w:rsidRDefault="00CB3A31" w:rsidP="00CB3A31">
      <w:pPr>
        <w:pStyle w:val="ListParagraph"/>
        <w:numPr>
          <w:ilvl w:val="0"/>
          <w:numId w:val="22"/>
        </w:numPr>
      </w:pPr>
      <w:r>
        <w:t>Known fixes</w:t>
      </w:r>
    </w:p>
    <w:p w14:paraId="4CCFE717" w14:textId="39FA0415" w:rsidR="001923D1" w:rsidRDefault="001923D1" w:rsidP="001923D1">
      <w:pPr>
        <w:pStyle w:val="Heading2"/>
      </w:pPr>
      <w:r>
        <w:t>4.6 Visibility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B3A31" w14:paraId="45D5943C" w14:textId="77777777" w:rsidTr="00DF5014">
        <w:trPr>
          <w:cantSplit/>
        </w:trPr>
        <w:tc>
          <w:tcPr>
            <w:tcW w:w="2158" w:type="dxa"/>
          </w:tcPr>
          <w:p w14:paraId="07DCBF9B" w14:textId="560AEC29" w:rsidR="00CB3A31" w:rsidRDefault="00CB3A31" w:rsidP="00CB3A31">
            <w:r>
              <w:t>Internal vs External</w:t>
            </w:r>
          </w:p>
        </w:tc>
        <w:tc>
          <w:tcPr>
            <w:tcW w:w="2158" w:type="dxa"/>
          </w:tcPr>
          <w:p w14:paraId="3AAF562E" w14:textId="77F3F48C" w:rsidR="00CB3A31" w:rsidRDefault="00CB3A31" w:rsidP="00CB3A31">
            <w:r>
              <w:t>Role-based</w:t>
            </w:r>
          </w:p>
        </w:tc>
        <w:tc>
          <w:tcPr>
            <w:tcW w:w="2158" w:type="dxa"/>
          </w:tcPr>
          <w:p w14:paraId="7389F761" w14:textId="77777777" w:rsidR="00CB3A31" w:rsidRDefault="00CB3A31" w:rsidP="00CB3A31"/>
        </w:tc>
        <w:tc>
          <w:tcPr>
            <w:tcW w:w="2158" w:type="dxa"/>
          </w:tcPr>
          <w:p w14:paraId="0EE427D2" w14:textId="77777777" w:rsidR="00CB3A31" w:rsidRDefault="00CB3A31" w:rsidP="00CB3A31"/>
        </w:tc>
        <w:tc>
          <w:tcPr>
            <w:tcW w:w="2158" w:type="dxa"/>
          </w:tcPr>
          <w:p w14:paraId="61D86633" w14:textId="77777777" w:rsidR="00CB3A31" w:rsidRDefault="00CB3A31" w:rsidP="00CB3A31"/>
        </w:tc>
      </w:tr>
      <w:tr w:rsidR="00CB3A31" w14:paraId="5012EDA5" w14:textId="77777777" w:rsidTr="00DF5014">
        <w:trPr>
          <w:cantSplit/>
        </w:trPr>
        <w:tc>
          <w:tcPr>
            <w:tcW w:w="2158" w:type="dxa"/>
          </w:tcPr>
          <w:p w14:paraId="2DA4963E" w14:textId="5899EC13" w:rsidR="00CB3A31" w:rsidRDefault="00CB3A31" w:rsidP="00CB3A31">
            <w:r>
              <w:t>Public Access</w:t>
            </w:r>
          </w:p>
        </w:tc>
        <w:tc>
          <w:tcPr>
            <w:tcW w:w="2158" w:type="dxa"/>
          </w:tcPr>
          <w:p w14:paraId="1E249733" w14:textId="0D2B5784" w:rsidR="00CB3A31" w:rsidRDefault="00CB3A31" w:rsidP="00CB3A31">
            <w:r>
              <w:t>Optional</w:t>
            </w:r>
          </w:p>
        </w:tc>
        <w:tc>
          <w:tcPr>
            <w:tcW w:w="2158" w:type="dxa"/>
          </w:tcPr>
          <w:p w14:paraId="7CC94EB9" w14:textId="77777777" w:rsidR="00CB3A31" w:rsidRDefault="00CB3A31" w:rsidP="00CB3A31"/>
        </w:tc>
        <w:tc>
          <w:tcPr>
            <w:tcW w:w="2158" w:type="dxa"/>
          </w:tcPr>
          <w:p w14:paraId="51DE0F2F" w14:textId="77777777" w:rsidR="00CB3A31" w:rsidRDefault="00CB3A31" w:rsidP="00CB3A31"/>
        </w:tc>
        <w:tc>
          <w:tcPr>
            <w:tcW w:w="2158" w:type="dxa"/>
          </w:tcPr>
          <w:p w14:paraId="4EF96134" w14:textId="77777777" w:rsidR="00CB3A31" w:rsidRDefault="00CB3A31" w:rsidP="00CB3A31"/>
        </w:tc>
      </w:tr>
      <w:tr w:rsidR="00CB3A31" w14:paraId="3055DA52" w14:textId="77777777" w:rsidTr="00DF5014">
        <w:trPr>
          <w:cantSplit/>
        </w:trPr>
        <w:tc>
          <w:tcPr>
            <w:tcW w:w="2158" w:type="dxa"/>
          </w:tcPr>
          <w:p w14:paraId="0133A00C" w14:textId="098213B6" w:rsidR="00CB3A31" w:rsidRDefault="00CB3A31" w:rsidP="00CB3A31">
            <w:r>
              <w:t>Agent vs User Content</w:t>
            </w:r>
          </w:p>
        </w:tc>
        <w:tc>
          <w:tcPr>
            <w:tcW w:w="2158" w:type="dxa"/>
          </w:tcPr>
          <w:p w14:paraId="348F9C51" w14:textId="14709143" w:rsidR="00CB3A31" w:rsidRDefault="00CB3A31" w:rsidP="00CB3A31">
            <w:r>
              <w:t>Not separated</w:t>
            </w:r>
          </w:p>
        </w:tc>
        <w:tc>
          <w:tcPr>
            <w:tcW w:w="2158" w:type="dxa"/>
          </w:tcPr>
          <w:p w14:paraId="046C8C7F" w14:textId="77777777" w:rsidR="00CB3A31" w:rsidRDefault="00CB3A31" w:rsidP="00CB3A31"/>
        </w:tc>
        <w:tc>
          <w:tcPr>
            <w:tcW w:w="2158" w:type="dxa"/>
          </w:tcPr>
          <w:p w14:paraId="5356A489" w14:textId="77777777" w:rsidR="00CB3A31" w:rsidRDefault="00CB3A31" w:rsidP="00CB3A31"/>
        </w:tc>
        <w:tc>
          <w:tcPr>
            <w:tcW w:w="2158" w:type="dxa"/>
          </w:tcPr>
          <w:p w14:paraId="3DF30D66" w14:textId="77777777" w:rsidR="00CB3A31" w:rsidRDefault="00CB3A31" w:rsidP="00CB3A31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048CE66B" w14:textId="4A772F4D" w:rsidR="00CB3A31" w:rsidRDefault="00CB3A31" w:rsidP="00CB3A31">
      <w:pPr>
        <w:pStyle w:val="ListParagraph"/>
        <w:numPr>
          <w:ilvl w:val="0"/>
          <w:numId w:val="11"/>
        </w:numPr>
      </w:pPr>
      <w:r>
        <w:t>Article Title</w:t>
      </w:r>
    </w:p>
    <w:p w14:paraId="2C705058" w14:textId="1668C49B" w:rsidR="00CB3A31" w:rsidRDefault="00CB3A31" w:rsidP="00CB3A31">
      <w:pPr>
        <w:pStyle w:val="ListParagraph"/>
        <w:numPr>
          <w:ilvl w:val="0"/>
          <w:numId w:val="11"/>
        </w:numPr>
      </w:pPr>
      <w:r>
        <w:t>Short Description</w:t>
      </w:r>
    </w:p>
    <w:p w14:paraId="6BC6FFA8" w14:textId="79648D4D" w:rsidR="00CB3A31" w:rsidRDefault="00CB3A31" w:rsidP="00CB3A31">
      <w:pPr>
        <w:pStyle w:val="ListParagraph"/>
        <w:numPr>
          <w:ilvl w:val="0"/>
          <w:numId w:val="11"/>
        </w:numPr>
      </w:pPr>
      <w:r>
        <w:t>Content (clear resolution steps)</w:t>
      </w:r>
    </w:p>
    <w:p w14:paraId="6EE0A58A" w14:textId="5499DD22" w:rsidR="001923D1" w:rsidRDefault="00CB3A31" w:rsidP="00CB3A31">
      <w:pPr>
        <w:pStyle w:val="ListParagraph"/>
        <w:numPr>
          <w:ilvl w:val="0"/>
          <w:numId w:val="11"/>
        </w:numPr>
      </w:pPr>
      <w:r>
        <w:t>Author / Owner</w:t>
      </w:r>
    </w:p>
    <w:p w14:paraId="71B92647" w14:textId="77777777" w:rsidR="001923D1" w:rsidRDefault="001923D1" w:rsidP="001923D1"/>
    <w:p w14:paraId="3EE170EA" w14:textId="23B935DB" w:rsidR="008B22EF" w:rsidRDefault="00CB3A31" w:rsidP="001923D1">
      <w:r>
        <w:t>Recommended:</w:t>
      </w:r>
    </w:p>
    <w:p w14:paraId="00FBE23E" w14:textId="7B23B3E4" w:rsidR="00CB3A31" w:rsidRDefault="00CB3A31" w:rsidP="00CB3A31">
      <w:pPr>
        <w:pStyle w:val="ListParagraph"/>
        <w:numPr>
          <w:ilvl w:val="0"/>
          <w:numId w:val="4"/>
        </w:numPr>
      </w:pPr>
      <w:r>
        <w:t>Keywords / tags</w:t>
      </w:r>
    </w:p>
    <w:p w14:paraId="5A2323C3" w14:textId="10319553" w:rsidR="00CB3A31" w:rsidRDefault="00CB3A31" w:rsidP="00CB3A31">
      <w:pPr>
        <w:pStyle w:val="ListParagraph"/>
        <w:numPr>
          <w:ilvl w:val="0"/>
          <w:numId w:val="4"/>
        </w:numPr>
      </w:pPr>
      <w:r>
        <w:t>Category (if used)</w:t>
      </w:r>
    </w:p>
    <w:p w14:paraId="7FCDAF31" w14:textId="2B4AE774" w:rsidR="008B22EF" w:rsidRDefault="00CB3A31" w:rsidP="00CB3A31">
      <w:pPr>
        <w:pStyle w:val="ListParagraph"/>
        <w:numPr>
          <w:ilvl w:val="0"/>
          <w:numId w:val="4"/>
        </w:numPr>
      </w:pPr>
      <w:r>
        <w:t>Related incident or request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8240118" w:rsidR="00D4572C" w:rsidRDefault="000355DA" w:rsidP="00D4572C">
      <w:pPr>
        <w:pStyle w:val="Heading2"/>
      </w:pPr>
      <w:r>
        <w:t>Article Creation Flow</w:t>
      </w:r>
    </w:p>
    <w:p w14:paraId="30D0F86A" w14:textId="5A796BB3" w:rsidR="001923D1" w:rsidRDefault="000355DA" w:rsidP="001923D1">
      <w:r>
        <w:t xml:space="preserve">Agent identifies recurring issue </w:t>
      </w:r>
    </w:p>
    <w:p w14:paraId="2DF994AE" w14:textId="74E2D5A8" w:rsidR="000355DA" w:rsidRDefault="000355DA" w:rsidP="000355DA">
      <w:pPr>
        <w:pStyle w:val="ListParagraph"/>
        <w:numPr>
          <w:ilvl w:val="0"/>
          <w:numId w:val="12"/>
        </w:numPr>
      </w:pPr>
      <w:r>
        <w:t>Creates draft article</w:t>
      </w:r>
    </w:p>
    <w:p w14:paraId="5AC9946D" w14:textId="48F13D15" w:rsidR="000355DA" w:rsidRDefault="000355DA" w:rsidP="000355DA">
      <w:pPr>
        <w:pStyle w:val="ListParagraph"/>
        <w:numPr>
          <w:ilvl w:val="0"/>
          <w:numId w:val="12"/>
        </w:numPr>
      </w:pPr>
      <w:r>
        <w:t>Submits for approval</w:t>
      </w:r>
    </w:p>
    <w:p w14:paraId="025002CD" w14:textId="2883EF3F" w:rsidR="000355DA" w:rsidRDefault="000355DA" w:rsidP="000355DA">
      <w:pPr>
        <w:pStyle w:val="ListParagraph"/>
        <w:numPr>
          <w:ilvl w:val="0"/>
          <w:numId w:val="12"/>
        </w:numPr>
      </w:pPr>
      <w:r>
        <w:t>Article published</w:t>
      </w:r>
    </w:p>
    <w:p w14:paraId="239B096D" w14:textId="48D71F49" w:rsidR="00D4572C" w:rsidRDefault="000355DA" w:rsidP="000355DA">
      <w:pPr>
        <w:pStyle w:val="ListParagraph"/>
        <w:numPr>
          <w:ilvl w:val="0"/>
          <w:numId w:val="12"/>
        </w:numPr>
      </w:pPr>
      <w:r>
        <w:t>Available for reuse</w:t>
      </w:r>
    </w:p>
    <w:p w14:paraId="5083BCD2" w14:textId="35DB2364" w:rsidR="00D4572C" w:rsidRDefault="008909E6" w:rsidP="00D4572C">
      <w:pPr>
        <w:pStyle w:val="Heading2"/>
      </w:pPr>
      <w:r>
        <w:t>Article Usage Flow (Agent)</w:t>
      </w:r>
    </w:p>
    <w:p w14:paraId="14895D18" w14:textId="34B92FA1" w:rsidR="00D4572C" w:rsidRDefault="008909E6" w:rsidP="00D4572C">
      <w:r>
        <w:t>Agent works incident</w:t>
      </w:r>
    </w:p>
    <w:p w14:paraId="73C90632" w14:textId="738528A1" w:rsidR="008909E6" w:rsidRDefault="008909E6" w:rsidP="008909E6">
      <w:pPr>
        <w:pStyle w:val="ListParagraph"/>
        <w:numPr>
          <w:ilvl w:val="0"/>
          <w:numId w:val="13"/>
        </w:numPr>
      </w:pPr>
      <w:r>
        <w:t>Suggested articles appear</w:t>
      </w:r>
    </w:p>
    <w:p w14:paraId="01FFAEB1" w14:textId="50A14C47" w:rsidR="008909E6" w:rsidRDefault="008909E6" w:rsidP="008909E6">
      <w:pPr>
        <w:pStyle w:val="ListParagraph"/>
        <w:numPr>
          <w:ilvl w:val="0"/>
          <w:numId w:val="13"/>
        </w:numPr>
      </w:pPr>
      <w:r>
        <w:t>Agent uses article</w:t>
      </w:r>
    </w:p>
    <w:p w14:paraId="018DE5F8" w14:textId="0675139B" w:rsidR="00CF75A1" w:rsidRDefault="008909E6" w:rsidP="008909E6">
      <w:pPr>
        <w:pStyle w:val="ListParagraph"/>
        <w:numPr>
          <w:ilvl w:val="0"/>
          <w:numId w:val="13"/>
        </w:numPr>
      </w:pPr>
      <w:r>
        <w:t xml:space="preserve">Links article to incident </w:t>
      </w:r>
    </w:p>
    <w:p w14:paraId="4882E88F" w14:textId="4C3E2CB2" w:rsidR="00D4572C" w:rsidRDefault="008909E6" w:rsidP="00D4572C">
      <w:pPr>
        <w:pStyle w:val="Heading2"/>
      </w:pPr>
      <w:r>
        <w:t>Article Usage Flow (User)</w:t>
      </w:r>
    </w:p>
    <w:p w14:paraId="7D8B48F4" w14:textId="68411AE1" w:rsidR="00CF75A1" w:rsidRDefault="008909E6" w:rsidP="00CF75A1">
      <w:r>
        <w:t>User searches in Employee Center</w:t>
      </w:r>
    </w:p>
    <w:p w14:paraId="0BC654F2" w14:textId="1E5478FC" w:rsidR="008909E6" w:rsidRDefault="008909E6" w:rsidP="008909E6">
      <w:pPr>
        <w:pStyle w:val="ListParagraph"/>
        <w:numPr>
          <w:ilvl w:val="0"/>
          <w:numId w:val="14"/>
        </w:numPr>
      </w:pPr>
      <w:r>
        <w:t>Finds article</w:t>
      </w:r>
    </w:p>
    <w:p w14:paraId="6AA183E8" w14:textId="2F1F690B" w:rsidR="00CF75A1" w:rsidRPr="00CF75A1" w:rsidRDefault="008909E6" w:rsidP="008909E6">
      <w:pPr>
        <w:pStyle w:val="ListParagraph"/>
        <w:numPr>
          <w:ilvl w:val="0"/>
          <w:numId w:val="14"/>
        </w:numPr>
      </w:pPr>
      <w:r>
        <w:t xml:space="preserve">Resolves issue without ticket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3601067" w:rsidR="001923D1" w:rsidRDefault="008909E6" w:rsidP="001923D1">
      <w:r>
        <w:t>Knowledge Management is “working” when:</w:t>
      </w:r>
    </w:p>
    <w:p w14:paraId="0CCF924D" w14:textId="5A1B4B8B" w:rsidR="008909E6" w:rsidRDefault="008909E6" w:rsidP="008909E6">
      <w:pPr>
        <w:pStyle w:val="ListParagraph"/>
        <w:numPr>
          <w:ilvl w:val="0"/>
          <w:numId w:val="5"/>
        </w:numPr>
      </w:pPr>
      <w:r>
        <w:t>At least 5–15 useful articles are published</w:t>
      </w:r>
    </w:p>
    <w:p w14:paraId="122C5218" w14:textId="54B9C297" w:rsidR="008909E6" w:rsidRDefault="008909E6" w:rsidP="008909E6">
      <w:pPr>
        <w:pStyle w:val="ListParagraph"/>
        <w:numPr>
          <w:ilvl w:val="0"/>
          <w:numId w:val="5"/>
        </w:numPr>
      </w:pPr>
      <w:r>
        <w:t>Articles are searchable in Employee Center</w:t>
      </w:r>
    </w:p>
    <w:p w14:paraId="49561196" w14:textId="233D0235" w:rsidR="008909E6" w:rsidRDefault="008909E6" w:rsidP="008909E6">
      <w:pPr>
        <w:pStyle w:val="ListParagraph"/>
        <w:numPr>
          <w:ilvl w:val="0"/>
          <w:numId w:val="5"/>
        </w:numPr>
      </w:pPr>
      <w:r>
        <w:t>Agents see suggested articles during incidents</w:t>
      </w:r>
    </w:p>
    <w:p w14:paraId="05ED85CB" w14:textId="3A744327" w:rsidR="008909E6" w:rsidRDefault="008909E6" w:rsidP="008909E6">
      <w:pPr>
        <w:pStyle w:val="ListParagraph"/>
        <w:numPr>
          <w:ilvl w:val="0"/>
          <w:numId w:val="5"/>
        </w:numPr>
      </w:pPr>
      <w:r>
        <w:t>Articles can be linked to incidents/requests</w:t>
      </w:r>
    </w:p>
    <w:p w14:paraId="0E527A50" w14:textId="6BC788A4" w:rsidR="001923D1" w:rsidRDefault="008909E6" w:rsidP="008909E6">
      <w:pPr>
        <w:pStyle w:val="ListParagraph"/>
        <w:numPr>
          <w:ilvl w:val="0"/>
          <w:numId w:val="5"/>
        </w:numPr>
      </w:pPr>
      <w:r>
        <w:t xml:space="preserve">Users can resolve common issues using knowledge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BF28909" w:rsidR="001923D1" w:rsidRDefault="008909E6" w:rsidP="00DF5014">
            <w:r>
              <w:t>Writing too many articles too fast</w:t>
            </w:r>
          </w:p>
        </w:tc>
        <w:tc>
          <w:tcPr>
            <w:tcW w:w="5395" w:type="dxa"/>
          </w:tcPr>
          <w:p w14:paraId="731C1F33" w14:textId="4990D133" w:rsidR="001923D1" w:rsidRDefault="008909E6" w:rsidP="00DF5014">
            <w:r>
              <w:t>Focus on quality over quantity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368E83F3" w:rsidR="001923D1" w:rsidRDefault="008909E6" w:rsidP="00DF5014">
            <w:r>
              <w:t>Overly long or complex articles</w:t>
            </w:r>
          </w:p>
        </w:tc>
        <w:tc>
          <w:tcPr>
            <w:tcW w:w="5395" w:type="dxa"/>
          </w:tcPr>
          <w:p w14:paraId="65353AE6" w14:textId="0E35C4A0" w:rsidR="001923D1" w:rsidRDefault="008909E6" w:rsidP="00DF5014">
            <w:r>
              <w:t>Keep them short and actionable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72426A21" w:rsidR="001923D1" w:rsidRDefault="008909E6" w:rsidP="00DF5014">
            <w:r>
              <w:t>No ownership</w:t>
            </w:r>
          </w:p>
        </w:tc>
        <w:tc>
          <w:tcPr>
            <w:tcW w:w="5395" w:type="dxa"/>
          </w:tcPr>
          <w:p w14:paraId="3F62A12D" w14:textId="03A8893B" w:rsidR="001923D1" w:rsidRDefault="008909E6" w:rsidP="00DF5014">
            <w:r>
              <w:t>Articles become outdated quickly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02A4218" w:rsidR="001923D1" w:rsidRDefault="008909E6" w:rsidP="00DF5014">
            <w:r>
              <w:t>Too many approval layers</w:t>
            </w:r>
          </w:p>
        </w:tc>
        <w:tc>
          <w:tcPr>
            <w:tcW w:w="5395" w:type="dxa"/>
          </w:tcPr>
          <w:p w14:paraId="1C79DF86" w14:textId="0E2C01B2" w:rsidR="001923D1" w:rsidRDefault="008909E6" w:rsidP="00DF5014">
            <w:r>
              <w:t>Slows everything down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1AD4C4F5" w:rsidR="001923D1" w:rsidRDefault="008909E6" w:rsidP="00DF5014">
            <w:r>
              <w:t>Treating knowledge as documentation instead of solutions</w:t>
            </w:r>
          </w:p>
        </w:tc>
        <w:tc>
          <w:tcPr>
            <w:tcW w:w="5395" w:type="dxa"/>
          </w:tcPr>
          <w:p w14:paraId="153DF202" w14:textId="20BBC097" w:rsidR="001923D1" w:rsidRDefault="008909E6" w:rsidP="00DF5014">
            <w:r>
              <w:t>Articles should solve problems, not describe systems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3289B066" w14:textId="7326044F" w:rsidR="002951FD" w:rsidRDefault="002951FD" w:rsidP="002951FD">
      <w:pPr>
        <w:pStyle w:val="ListParagraph"/>
        <w:numPr>
          <w:ilvl w:val="0"/>
          <w:numId w:val="6"/>
        </w:numPr>
      </w:pPr>
      <w:r>
        <w:t>1 Knowledge Base (keep it simple)</w:t>
      </w:r>
    </w:p>
    <w:p w14:paraId="6741124B" w14:textId="30D2FA3C" w:rsidR="002951FD" w:rsidRDefault="00CB586D" w:rsidP="002951FD">
      <w:pPr>
        <w:pStyle w:val="ListParagraph"/>
        <w:numPr>
          <w:ilvl w:val="0"/>
          <w:numId w:val="6"/>
        </w:numPr>
      </w:pPr>
      <w:r>
        <w:t>5–15 articles only (top issues)</w:t>
      </w:r>
    </w:p>
    <w:p w14:paraId="4667ADE6" w14:textId="4B6DCF76" w:rsidR="002951FD" w:rsidRDefault="002951FD" w:rsidP="002951FD">
      <w:pPr>
        <w:pStyle w:val="ListParagraph"/>
        <w:numPr>
          <w:ilvl w:val="0"/>
          <w:numId w:val="6"/>
        </w:numPr>
      </w:pPr>
      <w:r>
        <w:t>Simple template (Problem → Resolution)</w:t>
      </w:r>
    </w:p>
    <w:p w14:paraId="1287248D" w14:textId="3989AFC1" w:rsidR="002951FD" w:rsidRDefault="002951FD" w:rsidP="002951FD">
      <w:pPr>
        <w:pStyle w:val="ListParagraph"/>
        <w:numPr>
          <w:ilvl w:val="0"/>
          <w:numId w:val="6"/>
        </w:numPr>
      </w:pPr>
      <w:r>
        <w:t>Single approval step</w:t>
      </w:r>
    </w:p>
    <w:p w14:paraId="65920073" w14:textId="0DF83C33" w:rsidR="002951FD" w:rsidRDefault="002951FD" w:rsidP="002951FD">
      <w:pPr>
        <w:pStyle w:val="ListParagraph"/>
        <w:numPr>
          <w:ilvl w:val="0"/>
          <w:numId w:val="6"/>
        </w:numPr>
      </w:pPr>
      <w:r>
        <w:t>All articles visible to agents (users where appropriate)</w:t>
      </w:r>
    </w:p>
    <w:p w14:paraId="57937563" w14:textId="7777833D" w:rsidR="00CF75A1" w:rsidRDefault="002951FD" w:rsidP="002951FD">
      <w:pPr>
        <w:pStyle w:val="ListParagraph"/>
        <w:numPr>
          <w:ilvl w:val="0"/>
          <w:numId w:val="6"/>
        </w:numPr>
      </w:pPr>
      <w:r>
        <w:t>Enable article suggestions in Incident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B14157F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What are the top 10 issues your team solves every week?”</w:t>
      </w:r>
    </w:p>
    <w:p w14:paraId="1E350405" w14:textId="7B81CFCE" w:rsidR="00BA2571" w:rsidRDefault="00BA2571" w:rsidP="001923D1">
      <w:pPr>
        <w:pStyle w:val="ListParagraph"/>
        <w:numPr>
          <w:ilvl w:val="0"/>
          <w:numId w:val="7"/>
        </w:numPr>
      </w:pPr>
      <w:r>
        <w:t>Avoid: “What documentation do you have?”</w:t>
      </w:r>
    </w:p>
    <w:p w14:paraId="6F9935FE" w14:textId="1DE77BD5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problems can we eliminate with knowledge?”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3"/>
  </w:num>
  <w:num w:numId="4" w16cid:durableId="47776009">
    <w:abstractNumId w:val="16"/>
  </w:num>
  <w:num w:numId="5" w16cid:durableId="1553544347">
    <w:abstractNumId w:val="15"/>
  </w:num>
  <w:num w:numId="6" w16cid:durableId="587078171">
    <w:abstractNumId w:val="11"/>
  </w:num>
  <w:num w:numId="7" w16cid:durableId="1463231596">
    <w:abstractNumId w:val="19"/>
  </w:num>
  <w:num w:numId="8" w16cid:durableId="1378630317">
    <w:abstractNumId w:val="7"/>
  </w:num>
  <w:num w:numId="9" w16cid:durableId="1744062372">
    <w:abstractNumId w:val="4"/>
  </w:num>
  <w:num w:numId="10" w16cid:durableId="140074366">
    <w:abstractNumId w:val="20"/>
  </w:num>
  <w:num w:numId="11" w16cid:durableId="1163472494">
    <w:abstractNumId w:val="21"/>
  </w:num>
  <w:num w:numId="12" w16cid:durableId="1449350217">
    <w:abstractNumId w:val="12"/>
  </w:num>
  <w:num w:numId="13" w16cid:durableId="1926958638">
    <w:abstractNumId w:val="8"/>
  </w:num>
  <w:num w:numId="14" w16cid:durableId="1807117042">
    <w:abstractNumId w:val="2"/>
  </w:num>
  <w:num w:numId="15" w16cid:durableId="547765294">
    <w:abstractNumId w:val="17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10"/>
  </w:num>
  <w:num w:numId="19" w16cid:durableId="1644888372">
    <w:abstractNumId w:val="18"/>
  </w:num>
  <w:num w:numId="20" w16cid:durableId="896673025">
    <w:abstractNumId w:val="14"/>
  </w:num>
  <w:num w:numId="21" w16cid:durableId="404959389">
    <w:abstractNumId w:val="9"/>
  </w:num>
  <w:num w:numId="22" w16cid:durableId="1538351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5353F"/>
    <w:rsid w:val="001923D1"/>
    <w:rsid w:val="00204C03"/>
    <w:rsid w:val="002951FD"/>
    <w:rsid w:val="002E0DF5"/>
    <w:rsid w:val="003101E1"/>
    <w:rsid w:val="00442D13"/>
    <w:rsid w:val="00471152"/>
    <w:rsid w:val="00633A60"/>
    <w:rsid w:val="00666C69"/>
    <w:rsid w:val="006C53D3"/>
    <w:rsid w:val="006D655C"/>
    <w:rsid w:val="006E4639"/>
    <w:rsid w:val="00745108"/>
    <w:rsid w:val="00750E58"/>
    <w:rsid w:val="00763CC1"/>
    <w:rsid w:val="007941C4"/>
    <w:rsid w:val="007B757D"/>
    <w:rsid w:val="00866B43"/>
    <w:rsid w:val="008909E6"/>
    <w:rsid w:val="00894421"/>
    <w:rsid w:val="008A5E67"/>
    <w:rsid w:val="008B22EF"/>
    <w:rsid w:val="00942DDC"/>
    <w:rsid w:val="009C1176"/>
    <w:rsid w:val="00A562ED"/>
    <w:rsid w:val="00A779F4"/>
    <w:rsid w:val="00B548C1"/>
    <w:rsid w:val="00B77812"/>
    <w:rsid w:val="00B83E4F"/>
    <w:rsid w:val="00BA2571"/>
    <w:rsid w:val="00CB3A31"/>
    <w:rsid w:val="00CB586D"/>
    <w:rsid w:val="00CD60FE"/>
    <w:rsid w:val="00CE76F1"/>
    <w:rsid w:val="00CF75A1"/>
    <w:rsid w:val="00D4572C"/>
    <w:rsid w:val="00D836B8"/>
    <w:rsid w:val="00E41217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DOCID-202112391-25617</_dlc_DocId>
    <_dlc_DocIdUrl xmlns="ea10e7c1-45f6-45a6-9220-470b2ac38f45">
      <Url>https://itecsfederal.sharepoint.com/teams/MissionSolutions/ISM/_layouts/15/DocIdRedir.aspx?ID=DOCID-202112391-25617</Url>
      <Description>DOCID-202112391-25617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1ABB3B9-0BCD-4669-A7B6-AEF5ABC41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8F9C94-7D90-4BFE-B4FA-28926A854692}">
  <ds:schemaRefs>
    <ds:schemaRef ds:uri="http://schemas.microsoft.com/office/2006/documentManagement/types"/>
    <ds:schemaRef ds:uri="http://purl.org/dc/elements/1.1/"/>
    <ds:schemaRef ds:uri="ea10e7c1-45f6-45a6-9220-470b2ac38f45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d1ffb523-bb88-49c4-b429-725e751bd64a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AF1E012-3B06-450A-BB8E-778AA3A9C1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D095A7-18B8-4B4A-99A7-7C1A792C09E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2 Focus Only)</vt:lpstr>
      <vt:lpstr>3. Out-of-the-Box (OOTB) Configuration</vt:lpstr>
      <vt:lpstr>    3.1 Knowledge Base Structure</vt:lpstr>
      <vt:lpstr>    3.2 Article Features</vt:lpstr>
      <vt:lpstr>    3.3 Workflow &amp; Approvals</vt:lpstr>
      <vt:lpstr>    3.4 Search &amp; Visibility</vt:lpstr>
      <vt:lpstr>    3.5 Integration Points</vt:lpstr>
      <vt:lpstr>4. Key Decisions (Client Input)</vt:lpstr>
      <vt:lpstr>    4.1 Knowledge Base Structure</vt:lpstr>
      <vt:lpstr>    4.2 Article Template</vt:lpstr>
      <vt:lpstr>    4.3 Ownership &amp; Governance</vt:lpstr>
      <vt:lpstr>    4.4 Approval Workflow</vt:lpstr>
      <vt:lpstr>    4.5 Content Strategy</vt:lpstr>
      <vt:lpstr>    4.6 Visibility &amp; Access</vt:lpstr>
      <vt:lpstr>5. Data Requirements</vt:lpstr>
      <vt:lpstr>6. Process Flows (Simple)</vt:lpstr>
      <vt:lpstr>    Article Creation Flow</vt:lpstr>
      <vt:lpstr>    Article Usage Flow (Agent)</vt:lpstr>
      <vt:lpstr>    Article Usage Flow (User)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24</cp:revision>
  <dcterms:created xsi:type="dcterms:W3CDTF">2026-05-01T16:44:00Z</dcterms:created>
  <dcterms:modified xsi:type="dcterms:W3CDTF">2026-05-05T18:44:00Z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5d8c0e36-e680-4c87-ae10-3f83d6e0e060</vt:lpwstr>
  </property>
  <property fmtid="{D5CDD505-2E9C-101B-9397-08002B2CF9AE}" pid="4" name="MediaServiceImageTags">
    <vt:lpwstr/>
  </property>
</Properties>
</file>