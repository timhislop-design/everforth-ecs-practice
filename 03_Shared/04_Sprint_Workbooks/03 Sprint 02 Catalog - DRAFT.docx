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Service Catalog &amp; Request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02 Workbook 03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Service Catalog &amp; Request MVP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77777777" w:rsidR="009C1176" w:rsidRDefault="009C1176" w:rsidP="009C1176">
      <w:r>
        <w:t>Service Catalog &amp; Request Management provides a structured, repeatable way for users to request services.</w:t>
      </w:r>
    </w:p>
    <w:p w14:paraId="13552222" w14:textId="77777777" w:rsidR="009C1176" w:rsidRDefault="009C1176" w:rsidP="009C1176"/>
    <w:p w14:paraId="47203AE0" w14:textId="77777777" w:rsidR="001923D1" w:rsidRDefault="001923D1" w:rsidP="001923D1">
      <w:r>
        <w:t>It exists to:</w:t>
      </w:r>
    </w:p>
    <w:p w14:paraId="2D03875B" w14:textId="0B7AAEA3" w:rsidR="009C1176" w:rsidRDefault="009C1176" w:rsidP="009C1176">
      <w:pPr>
        <w:pStyle w:val="ListParagraph"/>
        <w:numPr>
          <w:ilvl w:val="0"/>
          <w:numId w:val="8"/>
        </w:numPr>
      </w:pPr>
      <w:r>
        <w:t>Replace unstructured emails and “shoulder taps”</w:t>
      </w:r>
    </w:p>
    <w:p w14:paraId="7B6C863F" w14:textId="602CECFE" w:rsidR="009C1176" w:rsidRDefault="009C1176" w:rsidP="009C1176">
      <w:pPr>
        <w:pStyle w:val="ListParagraph"/>
        <w:numPr>
          <w:ilvl w:val="0"/>
          <w:numId w:val="8"/>
        </w:numPr>
      </w:pPr>
      <w:r>
        <w:t>Standardize how services are requested and fulfilled</w:t>
      </w:r>
    </w:p>
    <w:p w14:paraId="083EFCC5" w14:textId="4D6E70F7" w:rsidR="001923D1" w:rsidRDefault="009C1176" w:rsidP="009C1176">
      <w:pPr>
        <w:pStyle w:val="ListParagraph"/>
        <w:numPr>
          <w:ilvl w:val="0"/>
          <w:numId w:val="8"/>
        </w:numPr>
      </w:pPr>
      <w:r>
        <w:t>Enable automation and consistency</w:t>
      </w:r>
    </w:p>
    <w:p w14:paraId="12F92D31" w14:textId="77777777" w:rsidR="001923D1" w:rsidRDefault="001923D1" w:rsidP="001923D1"/>
    <w:p w14:paraId="5D65A271" w14:textId="34B104F5" w:rsidR="001923D1" w:rsidRDefault="009C1176" w:rsidP="001923D1">
      <w:r>
        <w:t>In Sprint 2, the goal is simple:</w:t>
      </w:r>
    </w:p>
    <w:p w14:paraId="0D33C524" w14:textId="2BD4343E" w:rsidR="009C1176" w:rsidRDefault="009C1176" w:rsidP="009C1176">
      <w:pPr>
        <w:pStyle w:val="ListParagraph"/>
        <w:numPr>
          <w:ilvl w:val="0"/>
          <w:numId w:val="15"/>
        </w:numPr>
      </w:pPr>
      <w:r>
        <w:t xml:space="preserve">Stand up a small, high-value catalog (10–15 items max</w:t>
      </w:r>
      <w:ins w:id="100" w:author="Claude" w:date="2026-05-08T00:00:00Z">
        <w:r>
          <w:t xml:space="preserve">, selected by business value, not by what is easy to build</w:t>
        </w:r>
      </w:ins>
      <w:r>
        <w:t>)</w:t>
      </w:r>
    </w:p>
    <w:p w14:paraId="610BD4D2" w14:textId="37E213EA" w:rsidR="009C1176" w:rsidRDefault="009C1176" w:rsidP="009C1176">
      <w:pPr>
        <w:pStyle w:val="ListParagraph"/>
        <w:numPr>
          <w:ilvl w:val="0"/>
          <w:numId w:val="15"/>
        </w:numPr>
      </w:pPr>
      <w:r>
        <w:t>Ensure every request flows cleanly from submission → fulfillment</w:t>
      </w:r>
    </w:p>
    <w:p w14:paraId="1F15B327" w14:textId="607603BC" w:rsidR="001923D1" w:rsidRDefault="001923D1" w:rsidP="001923D1">
      <w:pPr>
        <w:pStyle w:val="Heading1"/>
      </w:pPr>
      <w:r>
        <w:t>2. Scope (Sprint 2 Focus Only)</w:t>
      </w:r>
    </w:p>
    <w:p w14:paraId="492D4C05" w14:textId="5C4732C4" w:rsidR="001923D1" w:rsidRDefault="001923D1" w:rsidP="001923D1">
      <w:del w:id="200" w:author="Claude" w:date="2026-05-08T00:00:00Z">
        <w:r>
          <w:delText>What this workbook covers</w:delText>
        </w:r>
      </w:del>
      <w:ins w:id="201" w:author="Claude" w:date="2026-05-08T00:00:00Z">
        <w:r>
          <w:t>What is in MVP scope this sprint</w:t>
        </w:r>
      </w:ins>
    </w:p>
    <w:p w14:paraId="5401A972" w14:textId="4EB406CA" w:rsidR="002E0DF5" w:rsidRDefault="002E0DF5" w:rsidP="002E0DF5">
      <w:pPr>
        <w:pStyle w:val="ListParagraph"/>
        <w:numPr>
          <w:ilvl w:val="0"/>
          <w:numId w:val="9"/>
        </w:numPr>
      </w:pPr>
      <w:r>
        <w:t>Service Catalog structure (categories + items)</w:t>
      </w:r>
    </w:p>
    <w:p w14:paraId="5ECE64E3" w14:textId="58E37AD1" w:rsidR="002E0DF5" w:rsidRDefault="002E0DF5" w:rsidP="002E0DF5">
      <w:pPr>
        <w:pStyle w:val="ListParagraph"/>
        <w:numPr>
          <w:ilvl w:val="0"/>
          <w:numId w:val="9"/>
        </w:numPr>
      </w:pPr>
      <w:r>
        <w:t>Request data model (REQ → RITM → Task)</w:t>
      </w:r>
    </w:p>
    <w:p w14:paraId="2F013693" w14:textId="799A9DFF" w:rsidR="002E0DF5" w:rsidRDefault="002E0DF5" w:rsidP="002E0DF5">
      <w:pPr>
        <w:pStyle w:val="ListParagraph"/>
        <w:numPr>
          <w:ilvl w:val="0"/>
          <w:numId w:val="9"/>
        </w:numPr>
      </w:pPr>
      <w:r>
        <w:t>Basic approval workflow (manager approval)</w:t>
      </w:r>
    </w:p>
    <w:p w14:paraId="5C9784A3" w14:textId="672775E8" w:rsidR="002E0DF5" w:rsidRDefault="002E0DF5" w:rsidP="002E0DF5">
      <w:pPr>
        <w:pStyle w:val="ListParagraph"/>
        <w:numPr>
          <w:ilvl w:val="0"/>
          <w:numId w:val="9"/>
        </w:numPr>
      </w:pPr>
      <w:r>
        <w:t>Fulfillment routing</w:t>
      </w:r>
    </w:p>
    <w:p w14:paraId="44B1AAC9" w14:textId="7B6217CC" w:rsidR="001923D1" w:rsidRDefault="002E0DF5" w:rsidP="002E0DF5">
      <w:pPr>
        <w:pStyle w:val="ListParagraph"/>
        <w:numPr>
          <w:ilvl w:val="0"/>
          <w:numId w:val="9"/>
        </w:numPr>
      </w:pPr>
      <w:r>
        <w:t xml:space="preserve">Integration with Employee Center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0C268DDC" w14:textId="21066E4B" w:rsidR="002E0DF5" w:rsidRDefault="002E0DF5" w:rsidP="002E0DF5">
      <w:pPr>
        <w:pStyle w:val="ListParagraph"/>
        <w:numPr>
          <w:ilvl w:val="0"/>
          <w:numId w:val="10"/>
        </w:numPr>
      </w:pPr>
      <w:r>
        <w:t>Complex workflows</w:t>
      </w:r>
    </w:p>
    <w:p w14:paraId="3E1CDD94" w14:textId="4104CA23" w:rsidR="002E0DF5" w:rsidRDefault="002E0DF5" w:rsidP="002E0DF5">
      <w:pPr>
        <w:pStyle w:val="ListParagraph"/>
        <w:numPr>
          <w:ilvl w:val="0"/>
          <w:numId w:val="10"/>
        </w:numPr>
      </w:pPr>
      <w:r>
        <w:t>Multi-stage approvals</w:t>
      </w:r>
    </w:p>
    <w:p w14:paraId="5D22C9D9" w14:textId="2070D2E9" w:rsidR="001923D1" w:rsidRDefault="002E0DF5" w:rsidP="002E0DF5">
      <w:pPr>
        <w:pStyle w:val="ListParagraph"/>
        <w:numPr>
          <w:ilvl w:val="0"/>
          <w:numId w:val="10"/>
        </w:numPr>
      </w:pPr>
      <w:r>
        <w:t>Advanced automation/orchestration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656CCD39" w:rsidR="001923D1" w:rsidRDefault="001923D1" w:rsidP="001923D1">
      <w:pPr>
        <w:pStyle w:val="Heading2"/>
      </w:pPr>
      <w:r>
        <w:t>3.1 Catalog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E0DF5" w14:paraId="46DF39BA" w14:textId="77777777" w:rsidTr="00DF5014">
        <w:trPr>
          <w:cantSplit/>
        </w:trPr>
        <w:tc>
          <w:tcPr>
            <w:tcW w:w="3596" w:type="dxa"/>
          </w:tcPr>
          <w:p w14:paraId="111A93CE" w14:textId="33FC9D4F" w:rsidR="002E0DF5" w:rsidRDefault="002E0DF5" w:rsidP="002E0DF5">
            <w:r>
              <w:t>Catalogs</w:t>
            </w:r>
          </w:p>
        </w:tc>
        <w:tc>
          <w:tcPr>
            <w:tcW w:w="3597" w:type="dxa"/>
          </w:tcPr>
          <w:p w14:paraId="43A5090C" w14:textId="7D2BBEB5" w:rsidR="002E0DF5" w:rsidRDefault="002E0DF5" w:rsidP="002E0DF5">
            <w:r>
              <w:t>Service Catalog exists</w:t>
            </w:r>
          </w:p>
        </w:tc>
        <w:tc>
          <w:tcPr>
            <w:tcW w:w="3597" w:type="dxa"/>
          </w:tcPr>
          <w:p w14:paraId="2D58E894" w14:textId="12401763" w:rsidR="002E0DF5" w:rsidRDefault="002E0DF5" w:rsidP="002E0DF5">
            <w:r>
              <w:t>Empty by default</w:t>
            </w:r>
          </w:p>
        </w:tc>
      </w:tr>
      <w:tr w:rsidR="002E0DF5" w14:paraId="0F18E171" w14:textId="77777777" w:rsidTr="00DF5014">
        <w:trPr>
          <w:cantSplit/>
        </w:trPr>
        <w:tc>
          <w:tcPr>
            <w:tcW w:w="3596" w:type="dxa"/>
          </w:tcPr>
          <w:p w14:paraId="7CB664BD" w14:textId="3FCDE2F1" w:rsidR="002E0DF5" w:rsidRDefault="002E0DF5" w:rsidP="002E0DF5">
            <w:r>
              <w:t>Categories</w:t>
            </w:r>
          </w:p>
        </w:tc>
        <w:tc>
          <w:tcPr>
            <w:tcW w:w="3597" w:type="dxa"/>
          </w:tcPr>
          <w:p w14:paraId="7C43B47F" w14:textId="5888174F" w:rsidR="002E0DF5" w:rsidRDefault="002E0DF5" w:rsidP="002E0DF5">
            <w:r>
              <w:t>None</w:t>
            </w:r>
          </w:p>
        </w:tc>
        <w:tc>
          <w:tcPr>
            <w:tcW w:w="3597" w:type="dxa"/>
          </w:tcPr>
          <w:p w14:paraId="4C70667F" w14:textId="77F310C8" w:rsidR="002E0DF5" w:rsidRDefault="002E0DF5" w:rsidP="002E0DF5">
            <w:r>
              <w:t>Must be defined</w:t>
            </w:r>
          </w:p>
        </w:tc>
      </w:tr>
      <w:tr w:rsidR="002E0DF5" w14:paraId="629A9A5D" w14:textId="77777777" w:rsidTr="00DF5014">
        <w:trPr>
          <w:cantSplit/>
        </w:trPr>
        <w:tc>
          <w:tcPr>
            <w:tcW w:w="3596" w:type="dxa"/>
          </w:tcPr>
          <w:p w14:paraId="488D7495" w14:textId="42D7B5C1" w:rsidR="002E0DF5" w:rsidRDefault="002E0DF5" w:rsidP="002E0DF5">
            <w:r>
              <w:t>Items</w:t>
            </w:r>
          </w:p>
        </w:tc>
        <w:tc>
          <w:tcPr>
            <w:tcW w:w="3597" w:type="dxa"/>
          </w:tcPr>
          <w:p w14:paraId="75BE4B5F" w14:textId="68647292" w:rsidR="002E0DF5" w:rsidRDefault="002E0DF5" w:rsidP="002E0DF5">
            <w:r>
              <w:t>None</w:t>
            </w:r>
          </w:p>
        </w:tc>
        <w:tc>
          <w:tcPr>
            <w:tcW w:w="3597" w:type="dxa"/>
          </w:tcPr>
          <w:p w14:paraId="205E7426" w14:textId="708C337D" w:rsidR="002E0DF5" w:rsidRDefault="002E0DF5" w:rsidP="002E0DF5">
            <w:r>
              <w:t>Must be created</w:t>
            </w:r>
          </w:p>
        </w:tc>
      </w:tr>
      <w:tr w:rsidR="002E0DF5" w14:paraId="1F445F78" w14:textId="77777777" w:rsidTr="00DF5014">
        <w:trPr>
          <w:cantSplit/>
        </w:trPr>
        <w:tc>
          <w:tcPr>
            <w:tcW w:w="3596" w:type="dxa"/>
          </w:tcPr>
          <w:p w14:paraId="209DDAD4" w14:textId="4DA02431" w:rsidR="002E0DF5" w:rsidRPr="009F7B54" w:rsidRDefault="002E0DF5" w:rsidP="002E0DF5">
            <w:r>
              <w:t>Portal Integration</w:t>
            </w:r>
          </w:p>
        </w:tc>
        <w:tc>
          <w:tcPr>
            <w:tcW w:w="3597" w:type="dxa"/>
          </w:tcPr>
          <w:p w14:paraId="62E0B86D" w14:textId="1399474B" w:rsidR="002E0DF5" w:rsidRPr="009F7B54" w:rsidRDefault="002E0DF5" w:rsidP="002E0DF5">
            <w:r>
              <w:t>Supported</w:t>
            </w:r>
          </w:p>
        </w:tc>
        <w:tc>
          <w:tcPr>
            <w:tcW w:w="3597" w:type="dxa"/>
          </w:tcPr>
          <w:p w14:paraId="62101D64" w14:textId="7A50B367" w:rsidR="002E0DF5" w:rsidRPr="009F7B54" w:rsidRDefault="002E0DF5" w:rsidP="002E0DF5">
            <w:r>
              <w:t>Works with Employee Center</w:t>
            </w:r>
          </w:p>
        </w:tc>
      </w:tr>
    </w:tbl>
    <w:p w14:paraId="6020C357" w14:textId="77777777" w:rsidR="001923D1" w:rsidRDefault="001923D1" w:rsidP="001923D1"/>
    <w:p w14:paraId="63F2CD79" w14:textId="722BA1EE" w:rsidR="001923D1" w:rsidRDefault="001923D1" w:rsidP="001923D1">
      <w:pPr>
        <w:pStyle w:val="Heading2"/>
      </w:pPr>
      <w:r>
        <w:t>3.2 Request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2B3679C0" w14:textId="77777777" w:rsidTr="00DF5014">
        <w:trPr>
          <w:cantSplit/>
        </w:trPr>
        <w:tc>
          <w:tcPr>
            <w:tcW w:w="3596" w:type="dxa"/>
          </w:tcPr>
          <w:p w14:paraId="153714AC" w14:textId="3C4811C7" w:rsidR="00750E58" w:rsidRDefault="00750E58" w:rsidP="00750E58">
            <w:r>
              <w:t>Request</w:t>
            </w:r>
          </w:p>
        </w:tc>
        <w:tc>
          <w:tcPr>
            <w:tcW w:w="3597" w:type="dxa"/>
          </w:tcPr>
          <w:p w14:paraId="7D20D4CF" w14:textId="33DEE2E0" w:rsidR="00750E58" w:rsidRDefault="00750E58" w:rsidP="00750E58">
            <w:r>
              <w:t>REQ</w:t>
            </w:r>
          </w:p>
        </w:tc>
        <w:tc>
          <w:tcPr>
            <w:tcW w:w="3597" w:type="dxa"/>
          </w:tcPr>
          <w:p w14:paraId="6F911098" w14:textId="08B26E37" w:rsidR="00750E58" w:rsidRDefault="00750E58" w:rsidP="00750E58">
            <w:r>
              <w:t>Overall request (user-facing)</w:t>
            </w:r>
          </w:p>
        </w:tc>
      </w:tr>
      <w:tr w:rsidR="00750E58" w14:paraId="64D18BF3" w14:textId="77777777" w:rsidTr="00DF5014">
        <w:trPr>
          <w:cantSplit/>
        </w:trPr>
        <w:tc>
          <w:tcPr>
            <w:tcW w:w="3596" w:type="dxa"/>
          </w:tcPr>
          <w:p w14:paraId="63E98F31" w14:textId="403AE85B" w:rsidR="00750E58" w:rsidRDefault="00750E58" w:rsidP="00750E58">
            <w:r>
              <w:t>Requested Item</w:t>
            </w:r>
          </w:p>
        </w:tc>
        <w:tc>
          <w:tcPr>
            <w:tcW w:w="3597" w:type="dxa"/>
          </w:tcPr>
          <w:p w14:paraId="12273FD8" w14:textId="2EF0C3A0" w:rsidR="00750E58" w:rsidRDefault="00750E58" w:rsidP="00750E58">
            <w:r>
              <w:t>RITM</w:t>
            </w:r>
          </w:p>
        </w:tc>
        <w:tc>
          <w:tcPr>
            <w:tcW w:w="3597" w:type="dxa"/>
          </w:tcPr>
          <w:p w14:paraId="06C8EA4F" w14:textId="658D9F6C" w:rsidR="00750E58" w:rsidRDefault="00750E58" w:rsidP="00750E58">
            <w:r>
              <w:t>Individual catalog item</w:t>
            </w:r>
          </w:p>
        </w:tc>
      </w:tr>
      <w:tr w:rsidR="00750E58" w14:paraId="7F0B5453" w14:textId="77777777" w:rsidTr="00DF5014">
        <w:trPr>
          <w:cantSplit/>
        </w:trPr>
        <w:tc>
          <w:tcPr>
            <w:tcW w:w="3596" w:type="dxa"/>
          </w:tcPr>
          <w:p w14:paraId="55F2CC68" w14:textId="0529EB53" w:rsidR="00750E58" w:rsidRDefault="00750E58" w:rsidP="00750E58">
            <w:r>
              <w:t>Task</w:t>
            </w:r>
          </w:p>
        </w:tc>
        <w:tc>
          <w:tcPr>
            <w:tcW w:w="3597" w:type="dxa"/>
          </w:tcPr>
          <w:p w14:paraId="5E989788" w14:textId="343570A5" w:rsidR="00750E58" w:rsidRDefault="00750E58" w:rsidP="00750E58">
            <w:r>
              <w:t>SCTASK</w:t>
            </w:r>
          </w:p>
        </w:tc>
        <w:tc>
          <w:tcPr>
            <w:tcW w:w="3597" w:type="dxa"/>
          </w:tcPr>
          <w:p w14:paraId="1EFA2FE0" w14:textId="012F4B34" w:rsidR="00750E58" w:rsidRDefault="00750E58" w:rsidP="00750E58">
            <w:r>
              <w:t>Work performed by teams</w:t>
            </w:r>
          </w:p>
        </w:tc>
      </w:tr>
    </w:tbl>
    <w:p w14:paraId="597D59E1" w14:textId="2557DD50" w:rsidR="00750E58" w:rsidRDefault="00750E58" w:rsidP="00750E58">
      <w:pPr>
        <w:pStyle w:val="ListParagraph"/>
        <w:numPr>
          <w:ilvl w:val="0"/>
          <w:numId w:val="16"/>
        </w:numPr>
      </w:pPr>
      <w:r>
        <w:lastRenderedPageBreak/>
        <w:t>One REQ can contain multiple RITMs</w:t>
      </w:r>
    </w:p>
    <w:p w14:paraId="70AEFDF1" w14:textId="32D4787C" w:rsidR="001923D1" w:rsidRDefault="00750E58" w:rsidP="00750E58">
      <w:pPr>
        <w:pStyle w:val="ListParagraph"/>
        <w:numPr>
          <w:ilvl w:val="0"/>
          <w:numId w:val="16"/>
        </w:numPr>
      </w:pPr>
      <w:r>
        <w:t>Each RITM can generate multiple tasks</w:t>
      </w:r>
    </w:p>
    <w:p w14:paraId="04510841" w14:textId="3254DAB8" w:rsidR="001923D1" w:rsidRDefault="001923D1" w:rsidP="001923D1">
      <w:pPr>
        <w:pStyle w:val="Heading2"/>
      </w:pPr>
      <w:r>
        <w:t>3.3 Workflow &amp;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73BE540D" w14:textId="77777777" w:rsidTr="00DF5014">
        <w:trPr>
          <w:cantSplit/>
        </w:trPr>
        <w:tc>
          <w:tcPr>
            <w:tcW w:w="3596" w:type="dxa"/>
          </w:tcPr>
          <w:p w14:paraId="2423E30D" w14:textId="7AD2CE27" w:rsidR="00750E58" w:rsidRDefault="00750E58" w:rsidP="00750E58">
            <w:r>
              <w:t>Workflow Engine</w:t>
            </w:r>
          </w:p>
        </w:tc>
        <w:tc>
          <w:tcPr>
            <w:tcW w:w="3597" w:type="dxa"/>
          </w:tcPr>
          <w:p w14:paraId="0FCA30FC" w14:textId="043BA1B6" w:rsidR="00750E58" w:rsidRDefault="00750E58" w:rsidP="00750E58">
            <w:r>
              <w:t>Available</w:t>
            </w:r>
          </w:p>
        </w:tc>
        <w:tc>
          <w:tcPr>
            <w:tcW w:w="3597" w:type="dxa"/>
          </w:tcPr>
          <w:p w14:paraId="5AC5DD0E" w14:textId="7EB77A30" w:rsidR="00750E58" w:rsidRDefault="00750E58" w:rsidP="00750E58">
            <w:r>
              <w:t>Flow Designer preferred</w:t>
            </w:r>
          </w:p>
        </w:tc>
      </w:tr>
      <w:tr w:rsidR="00750E58" w14:paraId="2B2E7B01" w14:textId="77777777" w:rsidTr="00DF5014">
        <w:trPr>
          <w:cantSplit/>
        </w:trPr>
        <w:tc>
          <w:tcPr>
            <w:tcW w:w="3596" w:type="dxa"/>
          </w:tcPr>
          <w:p w14:paraId="67AB5B20" w14:textId="5FD770AE" w:rsidR="00750E58" w:rsidRDefault="00750E58" w:rsidP="00750E58">
            <w:r>
              <w:t>Approvals</w:t>
            </w:r>
          </w:p>
        </w:tc>
        <w:tc>
          <w:tcPr>
            <w:tcW w:w="3597" w:type="dxa"/>
          </w:tcPr>
          <w:p w14:paraId="33D3C3C0" w14:textId="670ABD1E" w:rsidR="00750E58" w:rsidRDefault="00750E58" w:rsidP="00750E58">
            <w:r>
              <w:t>Optional</w:t>
            </w:r>
          </w:p>
        </w:tc>
        <w:tc>
          <w:tcPr>
            <w:tcW w:w="3597" w:type="dxa"/>
          </w:tcPr>
          <w:p w14:paraId="5E097085" w14:textId="2206160C" w:rsidR="00750E58" w:rsidRDefault="00750E58" w:rsidP="00750E58">
            <w:r>
              <w:t>Must configure</w:t>
            </w:r>
          </w:p>
        </w:tc>
      </w:tr>
      <w:tr w:rsidR="00750E58" w14:paraId="687C7760" w14:textId="77777777" w:rsidTr="00DF5014">
        <w:trPr>
          <w:cantSplit/>
        </w:trPr>
        <w:tc>
          <w:tcPr>
            <w:tcW w:w="3596" w:type="dxa"/>
          </w:tcPr>
          <w:p w14:paraId="3131A34A" w14:textId="5E887E48" w:rsidR="00750E58" w:rsidRDefault="00750E58" w:rsidP="00750E58">
            <w:r>
              <w:t>Manager Approval</w:t>
            </w:r>
          </w:p>
        </w:tc>
        <w:tc>
          <w:tcPr>
            <w:tcW w:w="3597" w:type="dxa"/>
          </w:tcPr>
          <w:p w14:paraId="58522420" w14:textId="35618BA4" w:rsidR="00750E58" w:rsidRDefault="00750E58" w:rsidP="00750E58">
            <w:r>
              <w:t>Supported</w:t>
            </w:r>
          </w:p>
        </w:tc>
        <w:tc>
          <w:tcPr>
            <w:tcW w:w="3597" w:type="dxa"/>
          </w:tcPr>
          <w:p w14:paraId="6240BC16" w14:textId="7A36D33D" w:rsidR="00750E58" w:rsidRDefault="00750E58" w:rsidP="00750E58">
            <w:r>
              <w:t>Common baseline</w:t>
            </w:r>
          </w:p>
        </w:tc>
      </w:tr>
    </w:tbl>
    <w:p w14:paraId="09FC807C" w14:textId="77777777" w:rsidR="001923D1" w:rsidRDefault="001923D1" w:rsidP="001923D1"/>
    <w:p w14:paraId="36D9CA06" w14:textId="3AD05520" w:rsidR="001923D1" w:rsidRDefault="001923D1" w:rsidP="001923D1">
      <w:pPr>
        <w:pStyle w:val="Heading2"/>
      </w:pPr>
      <w:r>
        <w:t>3.4 Fulfillment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6297B86F" w14:textId="77777777" w:rsidTr="00DF5014">
        <w:trPr>
          <w:cantSplit/>
        </w:trPr>
        <w:tc>
          <w:tcPr>
            <w:tcW w:w="3596" w:type="dxa"/>
          </w:tcPr>
          <w:p w14:paraId="0D4E3B31" w14:textId="18FC0010" w:rsidR="00750E58" w:rsidRDefault="00750E58" w:rsidP="00750E58">
            <w:r>
              <w:t>Task Assignment</w:t>
            </w:r>
          </w:p>
        </w:tc>
        <w:tc>
          <w:tcPr>
            <w:tcW w:w="3597" w:type="dxa"/>
          </w:tcPr>
          <w:p w14:paraId="0D418093" w14:textId="169B2BCC" w:rsidR="00750E58" w:rsidRDefault="00750E58" w:rsidP="00750E58">
            <w:r>
              <w:t>Manual</w:t>
            </w:r>
          </w:p>
        </w:tc>
        <w:tc>
          <w:tcPr>
            <w:tcW w:w="3597" w:type="dxa"/>
          </w:tcPr>
          <w:p w14:paraId="24EE3C9A" w14:textId="59EBFD9C" w:rsidR="00750E58" w:rsidRDefault="00750E58" w:rsidP="00750E58">
            <w:r>
              <w:t>Needs rules</w:t>
            </w:r>
          </w:p>
        </w:tc>
      </w:tr>
      <w:tr w:rsidR="00750E58" w14:paraId="28469607" w14:textId="77777777" w:rsidTr="00DF5014">
        <w:trPr>
          <w:cantSplit/>
        </w:trPr>
        <w:tc>
          <w:tcPr>
            <w:tcW w:w="3596" w:type="dxa"/>
          </w:tcPr>
          <w:p w14:paraId="718B6804" w14:textId="4D6D34F8" w:rsidR="00750E58" w:rsidRDefault="00750E58" w:rsidP="00750E58">
            <w:r>
              <w:t>Routing</w:t>
            </w:r>
          </w:p>
        </w:tc>
        <w:tc>
          <w:tcPr>
            <w:tcW w:w="3597" w:type="dxa"/>
          </w:tcPr>
          <w:p w14:paraId="0C225EA9" w14:textId="7195EC20" w:rsidR="00750E58" w:rsidRDefault="00750E58" w:rsidP="00750E58">
            <w:r>
              <w:t>None</w:t>
            </w:r>
          </w:p>
        </w:tc>
        <w:tc>
          <w:tcPr>
            <w:tcW w:w="3597" w:type="dxa"/>
          </w:tcPr>
          <w:p w14:paraId="1D9640F4" w14:textId="1F908642" w:rsidR="00750E58" w:rsidRDefault="00750E58" w:rsidP="00750E58">
            <w:r>
              <w:t>Must define</w:t>
            </w:r>
          </w:p>
        </w:tc>
      </w:tr>
      <w:tr w:rsidR="00750E58" w14:paraId="73F74E61" w14:textId="77777777" w:rsidTr="00DF5014">
        <w:trPr>
          <w:cantSplit/>
        </w:trPr>
        <w:tc>
          <w:tcPr>
            <w:tcW w:w="3596" w:type="dxa"/>
          </w:tcPr>
          <w:p w14:paraId="36F645AA" w14:textId="067B448F" w:rsidR="00750E58" w:rsidRDefault="00750E58" w:rsidP="00750E58">
            <w:r>
              <w:t>SLAs</w:t>
            </w:r>
          </w:p>
        </w:tc>
        <w:tc>
          <w:tcPr>
            <w:tcW w:w="3597" w:type="dxa"/>
          </w:tcPr>
          <w:p w14:paraId="20DB4A4D" w14:textId="4201C65D" w:rsidR="00750E58" w:rsidRDefault="00750E58" w:rsidP="00750E58">
            <w:r>
              <w:t>Available</w:t>
            </w:r>
          </w:p>
        </w:tc>
        <w:tc>
          <w:tcPr>
            <w:tcW w:w="3597" w:type="dxa"/>
          </w:tcPr>
          <w:p w14:paraId="17BE20A6" w14:textId="5923C243" w:rsidR="00750E58" w:rsidRDefault="00750E58" w:rsidP="00750E58">
            <w:r>
              <w:t>Optional in Sprint 2</w:t>
            </w:r>
          </w:p>
        </w:tc>
      </w:tr>
    </w:tbl>
    <w:p w14:paraId="7186C36A" w14:textId="77777777" w:rsidR="001923D1" w:rsidRDefault="001923D1" w:rsidP="001923D1"/>
    <w:p w14:paraId="5A03B42A" w14:textId="44CF8BEC" w:rsidR="001923D1" w:rsidRDefault="001923D1" w:rsidP="001923D1">
      <w:pPr>
        <w:pStyle w:val="Heading2"/>
      </w:pPr>
      <w:r>
        <w:t>3.5 User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10331703" w14:textId="77777777" w:rsidTr="00DF5014">
        <w:trPr>
          <w:cantSplit/>
        </w:trPr>
        <w:tc>
          <w:tcPr>
            <w:tcW w:w="3596" w:type="dxa"/>
          </w:tcPr>
          <w:p w14:paraId="77F8EAA8" w14:textId="488C3676" w:rsidR="00750E58" w:rsidRDefault="00750E58" w:rsidP="00750E58">
            <w:r>
              <w:t>Forms</w:t>
            </w:r>
          </w:p>
        </w:tc>
        <w:tc>
          <w:tcPr>
            <w:tcW w:w="3597" w:type="dxa"/>
          </w:tcPr>
          <w:p w14:paraId="234F2C63" w14:textId="4612347E" w:rsidR="00750E58" w:rsidRDefault="00750E58" w:rsidP="00750E58">
            <w:r>
              <w:t>Basic</w:t>
            </w:r>
          </w:p>
        </w:tc>
        <w:tc>
          <w:tcPr>
            <w:tcW w:w="3597" w:type="dxa"/>
          </w:tcPr>
          <w:p w14:paraId="2F66A776" w14:textId="4374A7A1" w:rsidR="00750E58" w:rsidRDefault="00750E58" w:rsidP="00750E58">
            <w:r>
              <w:t>Configurable per item</w:t>
            </w:r>
          </w:p>
        </w:tc>
      </w:tr>
      <w:tr w:rsidR="00750E58" w14:paraId="526D2237" w14:textId="77777777" w:rsidTr="00DF5014">
        <w:trPr>
          <w:cantSplit/>
        </w:trPr>
        <w:tc>
          <w:tcPr>
            <w:tcW w:w="3596" w:type="dxa"/>
          </w:tcPr>
          <w:p w14:paraId="130689F6" w14:textId="6D4FADDE" w:rsidR="00750E58" w:rsidRDefault="00750E58" w:rsidP="00750E58">
            <w:r>
              <w:t>Variables</w:t>
            </w:r>
          </w:p>
        </w:tc>
        <w:tc>
          <w:tcPr>
            <w:tcW w:w="3597" w:type="dxa"/>
          </w:tcPr>
          <w:p w14:paraId="7CE75ADC" w14:textId="24CE0A72" w:rsidR="00750E58" w:rsidRDefault="00750E58" w:rsidP="00750E58">
            <w:r>
              <w:t>Supported</w:t>
            </w:r>
          </w:p>
        </w:tc>
        <w:tc>
          <w:tcPr>
            <w:tcW w:w="3597" w:type="dxa"/>
          </w:tcPr>
          <w:p w14:paraId="5295A87A" w14:textId="0F73875E" w:rsidR="00750E58" w:rsidRDefault="00750E58" w:rsidP="00750E58">
            <w:r>
              <w:t>Key for data capture</w:t>
            </w:r>
          </w:p>
        </w:tc>
      </w:tr>
      <w:tr w:rsidR="00750E58" w14:paraId="4A710C0E" w14:textId="77777777" w:rsidTr="00DF5014">
        <w:trPr>
          <w:cantSplit/>
        </w:trPr>
        <w:tc>
          <w:tcPr>
            <w:tcW w:w="3596" w:type="dxa"/>
          </w:tcPr>
          <w:p w14:paraId="3FC68646" w14:textId="5E1CCD5B" w:rsidR="00750E58" w:rsidRDefault="00750E58" w:rsidP="00750E58">
            <w:r>
              <w:t>Search</w:t>
            </w:r>
          </w:p>
        </w:tc>
        <w:tc>
          <w:tcPr>
            <w:tcW w:w="3597" w:type="dxa"/>
          </w:tcPr>
          <w:p w14:paraId="3E1A13A8" w14:textId="11FEFC58" w:rsidR="00750E58" w:rsidRDefault="00750E58" w:rsidP="00750E58">
            <w:r>
              <w:t>Enabled</w:t>
            </w:r>
          </w:p>
        </w:tc>
        <w:tc>
          <w:tcPr>
            <w:tcW w:w="3597" w:type="dxa"/>
          </w:tcPr>
          <w:p w14:paraId="0970E0E9" w14:textId="7E237F1A" w:rsidR="00750E58" w:rsidRDefault="00750E58" w:rsidP="00750E58">
            <w:r>
              <w:t>Critical for usability</w:t>
            </w:r>
          </w:p>
        </w:tc>
      </w:tr>
    </w:tbl>
    <w:p w14:paraId="6DE864E0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68A62061" w:rsidR="001923D1" w:rsidRDefault="001923D1" w:rsidP="001923D1">
      <w:pPr>
        <w:pStyle w:val="Heading2"/>
      </w:pPr>
      <w:r>
        <w:t>4.1 Catalog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61FB56DD" w14:textId="77777777" w:rsidTr="00DF5014">
        <w:trPr>
          <w:cantSplit/>
        </w:trPr>
        <w:tc>
          <w:tcPr>
            <w:tcW w:w="2158" w:type="dxa"/>
          </w:tcPr>
          <w:p w14:paraId="76A8B147" w14:textId="54CB8C32" w:rsidR="00750E58" w:rsidRDefault="00750E58" w:rsidP="00750E58">
            <w:r>
              <w:t>Number of Categories</w:t>
            </w:r>
          </w:p>
        </w:tc>
        <w:tc>
          <w:tcPr>
            <w:tcW w:w="2158" w:type="dxa"/>
          </w:tcPr>
          <w:p w14:paraId="40A5F5DE" w14:textId="1FCE483C" w:rsidR="00750E58" w:rsidRDefault="00750E58" w:rsidP="00750E58">
            <w:r>
              <w:t>None</w:t>
            </w:r>
          </w:p>
        </w:tc>
        <w:tc>
          <w:tcPr>
            <w:tcW w:w="2158" w:type="dxa"/>
          </w:tcPr>
          <w:p w14:paraId="39D60FE7" w14:textId="77777777" w:rsidR="00750E58" w:rsidRDefault="00750E58" w:rsidP="00750E58"/>
        </w:tc>
        <w:tc>
          <w:tcPr>
            <w:tcW w:w="2158" w:type="dxa"/>
          </w:tcPr>
          <w:p w14:paraId="642CEAFB" w14:textId="77777777" w:rsidR="00750E58" w:rsidRDefault="00750E58" w:rsidP="00750E58"/>
        </w:tc>
        <w:tc>
          <w:tcPr>
            <w:tcW w:w="2158" w:type="dxa"/>
          </w:tcPr>
          <w:p w14:paraId="2A3F85C3" w14:textId="77777777" w:rsidR="00750E58" w:rsidRDefault="00750E58" w:rsidP="00750E58"/>
        </w:tc>
      </w:tr>
      <w:tr w:rsidR="00750E58" w14:paraId="7757C668" w14:textId="77777777" w:rsidTr="00DF5014">
        <w:trPr>
          <w:cantSplit/>
        </w:trPr>
        <w:tc>
          <w:tcPr>
            <w:tcW w:w="2158" w:type="dxa"/>
          </w:tcPr>
          <w:p w14:paraId="02405200" w14:textId="47B5F91E" w:rsidR="00750E58" w:rsidRDefault="00750E58" w:rsidP="00750E58">
            <w:r>
              <w:t>Category Names</w:t>
            </w:r>
          </w:p>
        </w:tc>
        <w:tc>
          <w:tcPr>
            <w:tcW w:w="2158" w:type="dxa"/>
          </w:tcPr>
          <w:p w14:paraId="78968B2F" w14:textId="2B22CD24" w:rsidR="00750E58" w:rsidRDefault="00750E58" w:rsidP="00750E58">
            <w:r>
              <w:t>Not defined</w:t>
            </w:r>
          </w:p>
        </w:tc>
        <w:tc>
          <w:tcPr>
            <w:tcW w:w="2158" w:type="dxa"/>
          </w:tcPr>
          <w:p w14:paraId="42668B54" w14:textId="77777777" w:rsidR="00750E58" w:rsidRDefault="00750E58" w:rsidP="00750E58"/>
        </w:tc>
        <w:tc>
          <w:tcPr>
            <w:tcW w:w="2158" w:type="dxa"/>
          </w:tcPr>
          <w:p w14:paraId="72FBECA8" w14:textId="77777777" w:rsidR="00750E58" w:rsidRDefault="00750E58" w:rsidP="00750E58"/>
        </w:tc>
        <w:tc>
          <w:tcPr>
            <w:tcW w:w="2158" w:type="dxa"/>
          </w:tcPr>
          <w:p w14:paraId="45B2CC63" w14:textId="77777777" w:rsidR="00750E58" w:rsidRDefault="00750E58" w:rsidP="00750E58"/>
        </w:tc>
      </w:tr>
      <w:tr w:rsidR="00750E58" w14:paraId="14048CF2" w14:textId="77777777" w:rsidTr="00DF5014">
        <w:trPr>
          <w:cantSplit/>
        </w:trPr>
        <w:tc>
          <w:tcPr>
            <w:tcW w:w="2158" w:type="dxa"/>
          </w:tcPr>
          <w:p w14:paraId="7D6378D1" w14:textId="71249E5D" w:rsidR="00750E58" w:rsidRDefault="00750E58" w:rsidP="00750E58">
            <w:r>
              <w:t>Catalog Scope</w:t>
            </w:r>
          </w:p>
        </w:tc>
        <w:tc>
          <w:tcPr>
            <w:tcW w:w="2158" w:type="dxa"/>
          </w:tcPr>
          <w:p w14:paraId="6C1EDFA3" w14:textId="24DC5025" w:rsidR="00750E58" w:rsidRDefault="00750E58" w:rsidP="00750E58">
            <w:r>
              <w:t>Unlimited</w:t>
            </w:r>
          </w:p>
        </w:tc>
        <w:tc>
          <w:tcPr>
            <w:tcW w:w="2158" w:type="dxa"/>
          </w:tcPr>
          <w:p w14:paraId="777657D6" w14:textId="77777777" w:rsidR="00750E58" w:rsidRDefault="00750E58" w:rsidP="00750E58"/>
        </w:tc>
        <w:tc>
          <w:tcPr>
            <w:tcW w:w="2158" w:type="dxa"/>
          </w:tcPr>
          <w:p w14:paraId="1214B50A" w14:textId="77777777" w:rsidR="00750E58" w:rsidRDefault="00750E58" w:rsidP="00750E58"/>
        </w:tc>
        <w:tc>
          <w:tcPr>
            <w:tcW w:w="2158" w:type="dxa"/>
          </w:tcPr>
          <w:p w14:paraId="3F7203B2" w14:textId="77777777" w:rsidR="00750E58" w:rsidRDefault="00750E58" w:rsidP="00750E58"/>
        </w:tc>
      </w:tr>
    </w:tbl>
    <w:p w14:paraId="0D9FEC1F" w14:textId="77777777" w:rsidR="001923D1" w:rsidRDefault="001923D1" w:rsidP="001923D1"/>
    <w:p w14:paraId="4B320A52" w14:textId="7B2BF80B" w:rsidR="001923D1" w:rsidRDefault="001923D1" w:rsidP="001923D1">
      <w:pPr>
        <w:pStyle w:val="Heading2"/>
      </w:pPr>
      <w:r>
        <w:t>4.2 Catalog Items (Top 10–15)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6FC4F22F" w14:textId="77777777" w:rsidTr="00DF5014">
        <w:trPr>
          <w:cantSplit/>
        </w:trPr>
        <w:tc>
          <w:tcPr>
            <w:tcW w:w="2158" w:type="dxa"/>
          </w:tcPr>
          <w:p w14:paraId="5B6F4F99" w14:textId="14B074B1" w:rsidR="00750E58" w:rsidRDefault="00750E58" w:rsidP="00750E58">
            <w:r>
              <w:t>Initial Items</w:t>
            </w:r>
          </w:p>
        </w:tc>
        <w:tc>
          <w:tcPr>
            <w:tcW w:w="2158" w:type="dxa"/>
          </w:tcPr>
          <w:p w14:paraId="584D8163" w14:textId="50797381" w:rsidR="00750E58" w:rsidRDefault="00750E58" w:rsidP="00750E58">
            <w:r>
              <w:t>None</w:t>
            </w:r>
          </w:p>
        </w:tc>
        <w:tc>
          <w:tcPr>
            <w:tcW w:w="2158" w:type="dxa"/>
          </w:tcPr>
          <w:p w14:paraId="3069A6E1" w14:textId="77777777" w:rsidR="00750E58" w:rsidRDefault="00750E58" w:rsidP="00750E58"/>
        </w:tc>
        <w:tc>
          <w:tcPr>
            <w:tcW w:w="2158" w:type="dxa"/>
          </w:tcPr>
          <w:p w14:paraId="6033DF80" w14:textId="77777777" w:rsidR="00750E58" w:rsidRDefault="00750E58" w:rsidP="00750E58"/>
        </w:tc>
        <w:tc>
          <w:tcPr>
            <w:tcW w:w="2158" w:type="dxa"/>
          </w:tcPr>
          <w:p w14:paraId="41122291" w14:textId="77777777" w:rsidR="00750E58" w:rsidRDefault="00750E58" w:rsidP="00750E58"/>
        </w:tc>
      </w:tr>
      <w:tr w:rsidR="00750E58" w14:paraId="4B538247" w14:textId="77777777" w:rsidTr="00DF5014">
        <w:trPr>
          <w:cantSplit/>
        </w:trPr>
        <w:tc>
          <w:tcPr>
            <w:tcW w:w="2158" w:type="dxa"/>
          </w:tcPr>
          <w:p w14:paraId="718BE949" w14:textId="5E510775" w:rsidR="00750E58" w:rsidRDefault="00750E58" w:rsidP="00750E58">
            <w:r>
              <w:t>Standard Requests</w:t>
            </w:r>
          </w:p>
        </w:tc>
        <w:tc>
          <w:tcPr>
            <w:tcW w:w="2158" w:type="dxa"/>
          </w:tcPr>
          <w:p w14:paraId="1F818B3C" w14:textId="65980D69" w:rsidR="00750E58" w:rsidRDefault="00750E58" w:rsidP="00750E58">
            <w:r>
              <w:t>Not defined</w:t>
            </w:r>
          </w:p>
        </w:tc>
        <w:tc>
          <w:tcPr>
            <w:tcW w:w="2158" w:type="dxa"/>
          </w:tcPr>
          <w:p w14:paraId="47C73E0F" w14:textId="77777777" w:rsidR="00750E58" w:rsidRDefault="00750E58" w:rsidP="00750E58"/>
        </w:tc>
        <w:tc>
          <w:tcPr>
            <w:tcW w:w="2158" w:type="dxa"/>
          </w:tcPr>
          <w:p w14:paraId="41A4A74E" w14:textId="77777777" w:rsidR="00750E58" w:rsidRDefault="00750E58" w:rsidP="00750E58"/>
        </w:tc>
        <w:tc>
          <w:tcPr>
            <w:tcW w:w="2158" w:type="dxa"/>
          </w:tcPr>
          <w:p w14:paraId="64B33DB7" w14:textId="77777777" w:rsidR="00750E58" w:rsidRDefault="00750E58" w:rsidP="00750E58"/>
        </w:tc>
      </w:tr>
      <w:tr w:rsidR="00750E58" w14:paraId="2F5E5A6D" w14:textId="77777777" w:rsidTr="00DF5014">
        <w:trPr>
          <w:cantSplit/>
        </w:trPr>
        <w:tc>
          <w:tcPr>
            <w:tcW w:w="2158" w:type="dxa"/>
          </w:tcPr>
          <w:p w14:paraId="4A001EB4" w14:textId="1547634B" w:rsidR="00750E58" w:rsidRDefault="00750E58" w:rsidP="00750E58">
            <w:r>
              <w:t>Hardware Requests</w:t>
            </w:r>
          </w:p>
        </w:tc>
        <w:tc>
          <w:tcPr>
            <w:tcW w:w="2158" w:type="dxa"/>
          </w:tcPr>
          <w:p w14:paraId="01A6AE98" w14:textId="6EB8E82B" w:rsidR="00750E58" w:rsidRDefault="00750E58" w:rsidP="00750E58">
            <w:r>
              <w:t>Optional</w:t>
            </w:r>
          </w:p>
        </w:tc>
        <w:tc>
          <w:tcPr>
            <w:tcW w:w="2158" w:type="dxa"/>
          </w:tcPr>
          <w:p w14:paraId="7284B078" w14:textId="77777777" w:rsidR="00750E58" w:rsidRDefault="00750E58" w:rsidP="00750E58"/>
        </w:tc>
        <w:tc>
          <w:tcPr>
            <w:tcW w:w="2158" w:type="dxa"/>
          </w:tcPr>
          <w:p w14:paraId="6772CEB9" w14:textId="77777777" w:rsidR="00750E58" w:rsidRDefault="00750E58" w:rsidP="00750E58"/>
        </w:tc>
        <w:tc>
          <w:tcPr>
            <w:tcW w:w="2158" w:type="dxa"/>
          </w:tcPr>
          <w:p w14:paraId="3A718093" w14:textId="77777777" w:rsidR="00750E58" w:rsidRDefault="00750E58" w:rsidP="00750E58"/>
        </w:tc>
      </w:tr>
      <w:tr w:rsidR="00750E58" w14:paraId="22876E56" w14:textId="77777777" w:rsidTr="00DF5014">
        <w:trPr>
          <w:cantSplit/>
        </w:trPr>
        <w:tc>
          <w:tcPr>
            <w:tcW w:w="2158" w:type="dxa"/>
          </w:tcPr>
          <w:p w14:paraId="5DB9ADBD" w14:textId="46AFB51A" w:rsidR="00750E58" w:rsidRDefault="00750E58" w:rsidP="00750E58">
            <w:r>
              <w:t>Access Requests</w:t>
            </w:r>
          </w:p>
        </w:tc>
        <w:tc>
          <w:tcPr>
            <w:tcW w:w="2158" w:type="dxa"/>
          </w:tcPr>
          <w:p w14:paraId="374B2498" w14:textId="5DC38D78" w:rsidR="00750E58" w:rsidRDefault="00750E58" w:rsidP="00750E58">
            <w:r>
              <w:t>Optional</w:t>
            </w:r>
          </w:p>
        </w:tc>
        <w:tc>
          <w:tcPr>
            <w:tcW w:w="2158" w:type="dxa"/>
          </w:tcPr>
          <w:p w14:paraId="58C7BB80" w14:textId="77777777" w:rsidR="00750E58" w:rsidRDefault="00750E58" w:rsidP="00750E58"/>
        </w:tc>
        <w:tc>
          <w:tcPr>
            <w:tcW w:w="2158" w:type="dxa"/>
          </w:tcPr>
          <w:p w14:paraId="01710701" w14:textId="77777777" w:rsidR="00750E58" w:rsidRDefault="00750E58" w:rsidP="00750E58"/>
        </w:tc>
        <w:tc>
          <w:tcPr>
            <w:tcW w:w="2158" w:type="dxa"/>
          </w:tcPr>
          <w:p w14:paraId="68265B3F" w14:textId="77777777" w:rsidR="00750E58" w:rsidRDefault="00750E58" w:rsidP="00750E58"/>
        </w:tc>
      </w:tr>
    </w:tbl>
    <w:p w14:paraId="40A08E24" w14:textId="77777777" w:rsidR="001923D1" w:rsidRDefault="001923D1" w:rsidP="001923D1"/>
    <w:p w14:paraId="3DE9F7F3" w14:textId="1023EC02" w:rsidR="00750E58" w:rsidRDefault="00750E58" w:rsidP="001923D1">
      <w:r>
        <w:t>Recommended starting items:</w:t>
      </w:r>
    </w:p>
    <w:p w14:paraId="22452737" w14:textId="5D53730F" w:rsidR="00750E58" w:rsidRDefault="00750E58" w:rsidP="00750E58">
      <w:pPr>
        <w:pStyle w:val="ListParagraph"/>
        <w:numPr>
          <w:ilvl w:val="0"/>
          <w:numId w:val="17"/>
        </w:numPr>
      </w:pPr>
      <w:r>
        <w:t>New hardware request</w:t>
      </w:r>
    </w:p>
    <w:p w14:paraId="51FE2B24" w14:textId="5C576CD2" w:rsidR="00750E58" w:rsidRDefault="00750E58" w:rsidP="00750E58">
      <w:pPr>
        <w:pStyle w:val="ListParagraph"/>
        <w:numPr>
          <w:ilvl w:val="0"/>
          <w:numId w:val="17"/>
        </w:numPr>
      </w:pPr>
      <w:r>
        <w:t>Access request</w:t>
      </w:r>
    </w:p>
    <w:p w14:paraId="1EC9ECD5" w14:textId="30C8165B" w:rsidR="00750E58" w:rsidRDefault="00750E58" w:rsidP="00750E58">
      <w:pPr>
        <w:pStyle w:val="ListParagraph"/>
        <w:numPr>
          <w:ilvl w:val="0"/>
          <w:numId w:val="17"/>
        </w:numPr>
      </w:pPr>
      <w:r>
        <w:t>Software install</w:t>
      </w:r>
    </w:p>
    <w:p w14:paraId="438F584F" w14:textId="4F9C5199" w:rsidR="00750E58" w:rsidRDefault="00750E58" w:rsidP="00750E58">
      <w:pPr>
        <w:pStyle w:val="ListParagraph"/>
        <w:numPr>
          <w:ilvl w:val="0"/>
          <w:numId w:val="17"/>
        </w:numPr>
      </w:pPr>
      <w:r>
        <w:t>Password reset (if not automated)</w:t>
      </w:r>
    </w:p>
    <w:p w14:paraId="21357476" w14:textId="22791F04" w:rsidR="00750E58" w:rsidRDefault="00750E58" w:rsidP="00750E58">
      <w:pPr>
        <w:pStyle w:val="ListParagraph"/>
        <w:numPr>
          <w:ilvl w:val="0"/>
          <w:numId w:val="17"/>
        </w:numPr>
      </w:pPr>
      <w:r>
        <w:t>General service request</w:t>
      </w:r>
    </w:p>
    <w:p w14:paraId="6A79DE0E" w14:textId="31F40ED5" w:rsidR="001923D1" w:rsidRDefault="001923D1" w:rsidP="001923D1">
      <w:pPr>
        <w:pStyle w:val="Heading2"/>
      </w:pPr>
      <w:r>
        <w:t>4.3 Request Data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7652037A" w14:textId="77777777" w:rsidTr="006C53D3">
        <w:trPr>
          <w:cantSplit/>
        </w:trPr>
        <w:tc>
          <w:tcPr>
            <w:tcW w:w="2158" w:type="dxa"/>
          </w:tcPr>
          <w:p w14:paraId="0C9B924E" w14:textId="13C49BA2" w:rsidR="00750E58" w:rsidRDefault="00750E58" w:rsidP="00750E58">
            <w:r>
              <w:t>Required Fields</w:t>
            </w:r>
          </w:p>
        </w:tc>
        <w:tc>
          <w:tcPr>
            <w:tcW w:w="2337" w:type="dxa"/>
          </w:tcPr>
          <w:p w14:paraId="4748778D" w14:textId="78934DD2" w:rsidR="00750E58" w:rsidRDefault="00750E58" w:rsidP="00750E58">
            <w:r>
              <w:t>Minimal</w:t>
            </w:r>
          </w:p>
        </w:tc>
        <w:tc>
          <w:tcPr>
            <w:tcW w:w="1979" w:type="dxa"/>
          </w:tcPr>
          <w:p w14:paraId="421F456C" w14:textId="77777777" w:rsidR="00750E58" w:rsidRDefault="00750E58" w:rsidP="00750E58"/>
        </w:tc>
        <w:tc>
          <w:tcPr>
            <w:tcW w:w="2158" w:type="dxa"/>
          </w:tcPr>
          <w:p w14:paraId="44B71AF9" w14:textId="77777777" w:rsidR="00750E58" w:rsidRDefault="00750E58" w:rsidP="00750E58"/>
        </w:tc>
        <w:tc>
          <w:tcPr>
            <w:tcW w:w="2158" w:type="dxa"/>
          </w:tcPr>
          <w:p w14:paraId="3F929B06" w14:textId="77777777" w:rsidR="00750E58" w:rsidRDefault="00750E58" w:rsidP="00750E58"/>
        </w:tc>
      </w:tr>
      <w:tr w:rsidR="00750E58" w14:paraId="2527F7F3" w14:textId="77777777" w:rsidTr="006C53D3">
        <w:trPr>
          <w:cantSplit/>
        </w:trPr>
        <w:tc>
          <w:tcPr>
            <w:tcW w:w="2158" w:type="dxa"/>
          </w:tcPr>
          <w:p w14:paraId="435C5868" w14:textId="461D656E" w:rsidR="00750E58" w:rsidRDefault="00750E58" w:rsidP="00750E58">
            <w:r>
              <w:t>Variables per Item</w:t>
            </w:r>
          </w:p>
        </w:tc>
        <w:tc>
          <w:tcPr>
            <w:tcW w:w="2337" w:type="dxa"/>
          </w:tcPr>
          <w:p w14:paraId="48B855A3" w14:textId="70C8F56A" w:rsidR="00750E58" w:rsidRDefault="00750E58" w:rsidP="00750E58">
            <w:r>
              <w:t>Flexible</w:t>
            </w:r>
          </w:p>
        </w:tc>
        <w:tc>
          <w:tcPr>
            <w:tcW w:w="1979" w:type="dxa"/>
          </w:tcPr>
          <w:p w14:paraId="62BA2F78" w14:textId="77777777" w:rsidR="00750E58" w:rsidRDefault="00750E58" w:rsidP="00750E58"/>
        </w:tc>
        <w:tc>
          <w:tcPr>
            <w:tcW w:w="2158" w:type="dxa"/>
          </w:tcPr>
          <w:p w14:paraId="1BBC05F5" w14:textId="77777777" w:rsidR="00750E58" w:rsidRDefault="00750E58" w:rsidP="00750E58"/>
        </w:tc>
        <w:tc>
          <w:tcPr>
            <w:tcW w:w="2158" w:type="dxa"/>
          </w:tcPr>
          <w:p w14:paraId="173D490B" w14:textId="77777777" w:rsidR="00750E58" w:rsidRDefault="00750E58" w:rsidP="00750E58"/>
        </w:tc>
      </w:tr>
      <w:tr w:rsidR="00750E58" w14:paraId="29E64694" w14:textId="77777777" w:rsidTr="006C53D3">
        <w:trPr>
          <w:cantSplit/>
        </w:trPr>
        <w:tc>
          <w:tcPr>
            <w:tcW w:w="2158" w:type="dxa"/>
          </w:tcPr>
          <w:p w14:paraId="095FEDA9" w14:textId="687BD625" w:rsidR="00750E58" w:rsidRDefault="00750E58" w:rsidP="00750E58">
            <w:r>
              <w:t>Attachments</w:t>
            </w:r>
          </w:p>
        </w:tc>
        <w:tc>
          <w:tcPr>
            <w:tcW w:w="2337" w:type="dxa"/>
          </w:tcPr>
          <w:p w14:paraId="402D31B4" w14:textId="71D34658" w:rsidR="00750E58" w:rsidRDefault="00750E58" w:rsidP="00750E58">
            <w:r>
              <w:t>Allowed</w:t>
            </w:r>
          </w:p>
        </w:tc>
        <w:tc>
          <w:tcPr>
            <w:tcW w:w="1979" w:type="dxa"/>
          </w:tcPr>
          <w:p w14:paraId="20D8A0E8" w14:textId="77777777" w:rsidR="00750E58" w:rsidRDefault="00750E58" w:rsidP="00750E58"/>
        </w:tc>
        <w:tc>
          <w:tcPr>
            <w:tcW w:w="2158" w:type="dxa"/>
          </w:tcPr>
          <w:p w14:paraId="31A1A7F1" w14:textId="77777777" w:rsidR="00750E58" w:rsidRDefault="00750E58" w:rsidP="00750E58"/>
        </w:tc>
        <w:tc>
          <w:tcPr>
            <w:tcW w:w="2158" w:type="dxa"/>
          </w:tcPr>
          <w:p w14:paraId="21B4A337" w14:textId="77777777" w:rsidR="00750E58" w:rsidRDefault="00750E58" w:rsidP="00750E58"/>
        </w:tc>
      </w:tr>
    </w:tbl>
    <w:p w14:paraId="022E6E31" w14:textId="77777777" w:rsidR="001923D1" w:rsidRDefault="001923D1" w:rsidP="001923D1"/>
    <w:p w14:paraId="4A45F9C9" w14:textId="34CC3D29" w:rsidR="001923D1" w:rsidRDefault="001923D1" w:rsidP="001923D1">
      <w:pPr>
        <w:pStyle w:val="Heading2"/>
      </w:pPr>
      <w:r>
        <w:t>4.4 Approval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409176CD" w14:textId="77777777" w:rsidTr="00DF5014">
        <w:trPr>
          <w:cantSplit/>
        </w:trPr>
        <w:tc>
          <w:tcPr>
            <w:tcW w:w="2158" w:type="dxa"/>
          </w:tcPr>
          <w:p w14:paraId="0F15E133" w14:textId="3D2BA41F" w:rsidR="00750E58" w:rsidRDefault="00750E58" w:rsidP="00750E58">
            <w:r>
              <w:t>Manager Approval</w:t>
            </w:r>
          </w:p>
        </w:tc>
        <w:tc>
          <w:tcPr>
            <w:tcW w:w="2158" w:type="dxa"/>
          </w:tcPr>
          <w:p w14:paraId="556D25B6" w14:textId="4E4417BF" w:rsidR="00750E58" w:rsidRDefault="00750E58" w:rsidP="00750E58">
            <w:r>
              <w:t>Optional</w:t>
            </w:r>
          </w:p>
        </w:tc>
        <w:tc>
          <w:tcPr>
            <w:tcW w:w="2158" w:type="dxa"/>
          </w:tcPr>
          <w:p w14:paraId="574C9C32" w14:textId="77777777" w:rsidR="00750E58" w:rsidRDefault="00750E58" w:rsidP="00750E58"/>
        </w:tc>
        <w:tc>
          <w:tcPr>
            <w:tcW w:w="2158" w:type="dxa"/>
          </w:tcPr>
          <w:p w14:paraId="31110547" w14:textId="77777777" w:rsidR="00750E58" w:rsidRDefault="00750E58" w:rsidP="00750E58"/>
        </w:tc>
        <w:tc>
          <w:tcPr>
            <w:tcW w:w="2158" w:type="dxa"/>
          </w:tcPr>
          <w:p w14:paraId="750449D5" w14:textId="77777777" w:rsidR="00750E58" w:rsidRDefault="00750E58" w:rsidP="00750E58"/>
        </w:tc>
      </w:tr>
      <w:tr w:rsidR="00750E58" w14:paraId="576FE96E" w14:textId="77777777" w:rsidTr="00DF5014">
        <w:trPr>
          <w:cantSplit/>
        </w:trPr>
        <w:tc>
          <w:tcPr>
            <w:tcW w:w="2158" w:type="dxa"/>
          </w:tcPr>
          <w:p w14:paraId="27876B38" w14:textId="254FD61A" w:rsidR="00750E58" w:rsidRDefault="00750E58" w:rsidP="00750E58">
            <w:r>
              <w:t>Conditional Approval</w:t>
            </w:r>
          </w:p>
        </w:tc>
        <w:tc>
          <w:tcPr>
            <w:tcW w:w="2158" w:type="dxa"/>
          </w:tcPr>
          <w:p w14:paraId="11290788" w14:textId="02D56383" w:rsidR="00750E58" w:rsidRDefault="00750E58" w:rsidP="00750E58">
            <w:r>
              <w:t>Not configured</w:t>
            </w:r>
          </w:p>
        </w:tc>
        <w:tc>
          <w:tcPr>
            <w:tcW w:w="2158" w:type="dxa"/>
          </w:tcPr>
          <w:p w14:paraId="6E12AB1E" w14:textId="77777777" w:rsidR="00750E58" w:rsidRDefault="00750E58" w:rsidP="00750E58"/>
        </w:tc>
        <w:tc>
          <w:tcPr>
            <w:tcW w:w="2158" w:type="dxa"/>
          </w:tcPr>
          <w:p w14:paraId="5D3B9F60" w14:textId="77777777" w:rsidR="00750E58" w:rsidRDefault="00750E58" w:rsidP="00750E58"/>
        </w:tc>
        <w:tc>
          <w:tcPr>
            <w:tcW w:w="2158" w:type="dxa"/>
          </w:tcPr>
          <w:p w14:paraId="535DFAEB" w14:textId="77777777" w:rsidR="00750E58" w:rsidRDefault="00750E58" w:rsidP="00750E58"/>
        </w:tc>
      </w:tr>
      <w:tr w:rsidR="00750E58" w14:paraId="076ACF3C" w14:textId="77777777" w:rsidTr="00DF5014">
        <w:trPr>
          <w:cantSplit/>
        </w:trPr>
        <w:tc>
          <w:tcPr>
            <w:tcW w:w="2158" w:type="dxa"/>
          </w:tcPr>
          <w:p w14:paraId="7B5AF58D" w14:textId="4F5757AE" w:rsidR="00750E58" w:rsidRDefault="00750E58" w:rsidP="00750E58">
            <w:r>
              <w:t>Approval Thresholds</w:t>
            </w:r>
          </w:p>
        </w:tc>
        <w:tc>
          <w:tcPr>
            <w:tcW w:w="2158" w:type="dxa"/>
          </w:tcPr>
          <w:p w14:paraId="6B8B2532" w14:textId="64CB85CD" w:rsidR="00750E58" w:rsidRDefault="00750E58" w:rsidP="00750E58">
            <w:r>
              <w:t>None</w:t>
            </w:r>
          </w:p>
        </w:tc>
        <w:tc>
          <w:tcPr>
            <w:tcW w:w="2158" w:type="dxa"/>
          </w:tcPr>
          <w:p w14:paraId="541EDC7C" w14:textId="77777777" w:rsidR="00750E58" w:rsidRDefault="00750E58" w:rsidP="00750E58"/>
        </w:tc>
        <w:tc>
          <w:tcPr>
            <w:tcW w:w="2158" w:type="dxa"/>
          </w:tcPr>
          <w:p w14:paraId="3EFD5B7C" w14:textId="77777777" w:rsidR="00750E58" w:rsidRDefault="00750E58" w:rsidP="00750E58"/>
        </w:tc>
        <w:tc>
          <w:tcPr>
            <w:tcW w:w="2158" w:type="dxa"/>
          </w:tcPr>
          <w:p w14:paraId="18AB871B" w14:textId="77777777" w:rsidR="00750E58" w:rsidRDefault="00750E58" w:rsidP="00750E58"/>
        </w:tc>
      </w:tr>
    </w:tbl>
    <w:p w14:paraId="279CDBA8" w14:textId="77777777" w:rsidR="001923D1" w:rsidRDefault="001923D1" w:rsidP="001923D1"/>
    <w:p w14:paraId="7F974435" w14:textId="4BE1935E" w:rsidR="00750E58" w:rsidRDefault="00750E58" w:rsidP="00750E58">
      <w:r>
        <w:t xml:space="preserve">MVP guidance: Only require approval where there is </w:t>
      </w:r>
      <w:r>
        <w:rPr>
          <w:b/>
          <w:bCs/>
        </w:rPr>
        <w:t>risk or cost</w:t>
      </w:r>
    </w:p>
    <w:p w14:paraId="47A391F9" w14:textId="670D6501" w:rsidR="001923D1" w:rsidRDefault="001923D1" w:rsidP="001923D1">
      <w:pPr>
        <w:pStyle w:val="Heading2"/>
      </w:pPr>
      <w:r>
        <w:t>4.5 Fulfillment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137D3A3F" w14:textId="77777777" w:rsidTr="00DF5014">
        <w:trPr>
          <w:cantSplit/>
        </w:trPr>
        <w:tc>
          <w:tcPr>
            <w:tcW w:w="2158" w:type="dxa"/>
          </w:tcPr>
          <w:p w14:paraId="1CEC29B3" w14:textId="7811EB95" w:rsidR="00750E58" w:rsidRDefault="00750E58" w:rsidP="00750E58">
            <w:r>
              <w:t>Assignment Groups</w:t>
            </w:r>
          </w:p>
        </w:tc>
        <w:tc>
          <w:tcPr>
            <w:tcW w:w="2158" w:type="dxa"/>
          </w:tcPr>
          <w:p w14:paraId="2B08802F" w14:textId="6287A7DE" w:rsidR="00750E58" w:rsidRDefault="00750E58" w:rsidP="00750E58">
            <w:r>
              <w:t>Manual</w:t>
            </w:r>
          </w:p>
        </w:tc>
        <w:tc>
          <w:tcPr>
            <w:tcW w:w="2158" w:type="dxa"/>
          </w:tcPr>
          <w:p w14:paraId="002A61D8" w14:textId="77777777" w:rsidR="00750E58" w:rsidRDefault="00750E58" w:rsidP="00750E58"/>
        </w:tc>
        <w:tc>
          <w:tcPr>
            <w:tcW w:w="2158" w:type="dxa"/>
          </w:tcPr>
          <w:p w14:paraId="74F85BFB" w14:textId="77777777" w:rsidR="00750E58" w:rsidRDefault="00750E58" w:rsidP="00750E58"/>
        </w:tc>
        <w:tc>
          <w:tcPr>
            <w:tcW w:w="2158" w:type="dxa"/>
          </w:tcPr>
          <w:p w14:paraId="76ED9515" w14:textId="77777777" w:rsidR="00750E58" w:rsidRDefault="00750E58" w:rsidP="00750E58"/>
        </w:tc>
      </w:tr>
      <w:tr w:rsidR="00750E58" w14:paraId="680D2C00" w14:textId="77777777" w:rsidTr="00DF5014">
        <w:trPr>
          <w:cantSplit/>
        </w:trPr>
        <w:tc>
          <w:tcPr>
            <w:tcW w:w="2158" w:type="dxa"/>
          </w:tcPr>
          <w:p w14:paraId="463040DA" w14:textId="093FC97E" w:rsidR="00750E58" w:rsidRDefault="00750E58" w:rsidP="00750E58">
            <w:r>
              <w:t>Routing Logic</w:t>
            </w:r>
          </w:p>
        </w:tc>
        <w:tc>
          <w:tcPr>
            <w:tcW w:w="2158" w:type="dxa"/>
          </w:tcPr>
          <w:p w14:paraId="4434CD5A" w14:textId="6F219214" w:rsidR="00750E58" w:rsidRDefault="00750E58" w:rsidP="00750E58">
            <w:r>
              <w:t>None</w:t>
            </w:r>
          </w:p>
        </w:tc>
        <w:tc>
          <w:tcPr>
            <w:tcW w:w="2158" w:type="dxa"/>
          </w:tcPr>
          <w:p w14:paraId="38B6CD96" w14:textId="77777777" w:rsidR="00750E58" w:rsidRDefault="00750E58" w:rsidP="00750E58"/>
        </w:tc>
        <w:tc>
          <w:tcPr>
            <w:tcW w:w="2158" w:type="dxa"/>
          </w:tcPr>
          <w:p w14:paraId="57F9CFCD" w14:textId="77777777" w:rsidR="00750E58" w:rsidRDefault="00750E58" w:rsidP="00750E58"/>
        </w:tc>
        <w:tc>
          <w:tcPr>
            <w:tcW w:w="2158" w:type="dxa"/>
          </w:tcPr>
          <w:p w14:paraId="25A5E349" w14:textId="77777777" w:rsidR="00750E58" w:rsidRDefault="00750E58" w:rsidP="00750E58"/>
        </w:tc>
      </w:tr>
      <w:tr w:rsidR="00750E58" w14:paraId="58EB3E36" w14:textId="77777777" w:rsidTr="00DF5014">
        <w:trPr>
          <w:cantSplit/>
        </w:trPr>
        <w:tc>
          <w:tcPr>
            <w:tcW w:w="2158" w:type="dxa"/>
          </w:tcPr>
          <w:p w14:paraId="5C5DFCF3" w14:textId="75EE0904" w:rsidR="00750E58" w:rsidRDefault="00750E58" w:rsidP="00750E58">
            <w:r>
              <w:t>Task Structure</w:t>
            </w:r>
          </w:p>
        </w:tc>
        <w:tc>
          <w:tcPr>
            <w:tcW w:w="2158" w:type="dxa"/>
          </w:tcPr>
          <w:p w14:paraId="1CBDE746" w14:textId="47DCD31E" w:rsidR="00750E58" w:rsidRDefault="00750E58" w:rsidP="00750E58">
            <w:r>
              <w:t>Flexible</w:t>
            </w:r>
          </w:p>
        </w:tc>
        <w:tc>
          <w:tcPr>
            <w:tcW w:w="2158" w:type="dxa"/>
          </w:tcPr>
          <w:p w14:paraId="3C5E189C" w14:textId="77777777" w:rsidR="00750E58" w:rsidRDefault="00750E58" w:rsidP="00750E58"/>
        </w:tc>
        <w:tc>
          <w:tcPr>
            <w:tcW w:w="2158" w:type="dxa"/>
          </w:tcPr>
          <w:p w14:paraId="00E2EAA6" w14:textId="77777777" w:rsidR="00750E58" w:rsidRDefault="00750E58" w:rsidP="00750E58"/>
        </w:tc>
        <w:tc>
          <w:tcPr>
            <w:tcW w:w="2158" w:type="dxa"/>
          </w:tcPr>
          <w:p w14:paraId="1C508AD8" w14:textId="77777777" w:rsidR="00750E58" w:rsidRDefault="00750E58" w:rsidP="00750E58"/>
        </w:tc>
      </w:tr>
    </w:tbl>
    <w:p w14:paraId="53BE765E" w14:textId="77777777" w:rsidR="001923D1" w:rsidRDefault="001923D1" w:rsidP="001923D1"/>
    <w:p w14:paraId="4CCFE717" w14:textId="04F446FB" w:rsidR="001923D1" w:rsidRDefault="001923D1" w:rsidP="001923D1">
      <w:pPr>
        <w:pStyle w:val="Heading2"/>
      </w:pPr>
      <w:r>
        <w:t>4.6 User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25A9397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45D5943C" w14:textId="77777777" w:rsidTr="00DF5014">
        <w:trPr>
          <w:cantSplit/>
        </w:trPr>
        <w:tc>
          <w:tcPr>
            <w:tcW w:w="2158" w:type="dxa"/>
          </w:tcPr>
          <w:p w14:paraId="07DCBF9B" w14:textId="60AFB6C1" w:rsidR="00750E58" w:rsidRDefault="00750E58" w:rsidP="00750E58">
            <w:r>
              <w:t>Form Simplicity</w:t>
            </w:r>
          </w:p>
        </w:tc>
        <w:tc>
          <w:tcPr>
            <w:tcW w:w="2158" w:type="dxa"/>
          </w:tcPr>
          <w:p w14:paraId="3AAF562E" w14:textId="5002F33D" w:rsidR="00750E58" w:rsidRDefault="00750E58" w:rsidP="00750E58">
            <w:r>
              <w:t>Basic</w:t>
            </w:r>
          </w:p>
        </w:tc>
        <w:tc>
          <w:tcPr>
            <w:tcW w:w="2158" w:type="dxa"/>
          </w:tcPr>
          <w:p w14:paraId="7389F761" w14:textId="77777777" w:rsidR="00750E58" w:rsidRDefault="00750E58" w:rsidP="00750E58"/>
        </w:tc>
        <w:tc>
          <w:tcPr>
            <w:tcW w:w="2158" w:type="dxa"/>
          </w:tcPr>
          <w:p w14:paraId="0EE427D2" w14:textId="77777777" w:rsidR="00750E58" w:rsidRDefault="00750E58" w:rsidP="00750E58"/>
        </w:tc>
        <w:tc>
          <w:tcPr>
            <w:tcW w:w="2158" w:type="dxa"/>
          </w:tcPr>
          <w:p w14:paraId="61D86633" w14:textId="77777777" w:rsidR="00750E58" w:rsidRDefault="00750E58" w:rsidP="00750E58"/>
        </w:tc>
      </w:tr>
      <w:tr w:rsidR="00750E58" w14:paraId="5012EDA5" w14:textId="77777777" w:rsidTr="00DF5014">
        <w:trPr>
          <w:cantSplit/>
        </w:trPr>
        <w:tc>
          <w:tcPr>
            <w:tcW w:w="2158" w:type="dxa"/>
          </w:tcPr>
          <w:p w14:paraId="2DA4963E" w14:textId="1C3A3EEF" w:rsidR="00750E58" w:rsidRDefault="00750E58" w:rsidP="00750E58">
            <w:r>
              <w:t>Item Descriptions</w:t>
            </w:r>
          </w:p>
        </w:tc>
        <w:tc>
          <w:tcPr>
            <w:tcW w:w="2158" w:type="dxa"/>
          </w:tcPr>
          <w:p w14:paraId="1E249733" w14:textId="018D0D27" w:rsidR="00750E58" w:rsidRDefault="00750E58" w:rsidP="00750E58">
            <w:r>
              <w:t>Minimal</w:t>
            </w:r>
          </w:p>
        </w:tc>
        <w:tc>
          <w:tcPr>
            <w:tcW w:w="2158" w:type="dxa"/>
          </w:tcPr>
          <w:p w14:paraId="7CC94EB9" w14:textId="77777777" w:rsidR="00750E58" w:rsidRDefault="00750E58" w:rsidP="00750E58"/>
        </w:tc>
        <w:tc>
          <w:tcPr>
            <w:tcW w:w="2158" w:type="dxa"/>
          </w:tcPr>
          <w:p w14:paraId="51DE0F2F" w14:textId="77777777" w:rsidR="00750E58" w:rsidRDefault="00750E58" w:rsidP="00750E58"/>
        </w:tc>
        <w:tc>
          <w:tcPr>
            <w:tcW w:w="2158" w:type="dxa"/>
          </w:tcPr>
          <w:p w14:paraId="4EF96134" w14:textId="77777777" w:rsidR="00750E58" w:rsidRDefault="00750E58" w:rsidP="00750E58"/>
        </w:tc>
      </w:tr>
      <w:tr w:rsidR="00750E58" w14:paraId="3055DA52" w14:textId="77777777" w:rsidTr="00DF5014">
        <w:trPr>
          <w:cantSplit/>
        </w:trPr>
        <w:tc>
          <w:tcPr>
            <w:tcW w:w="2158" w:type="dxa"/>
          </w:tcPr>
          <w:p w14:paraId="0133A00C" w14:textId="1B3E38BC" w:rsidR="00750E58" w:rsidRDefault="00750E58" w:rsidP="00750E58">
            <w:r>
              <w:t>Search Optimization</w:t>
            </w:r>
          </w:p>
        </w:tc>
        <w:tc>
          <w:tcPr>
            <w:tcW w:w="2158" w:type="dxa"/>
          </w:tcPr>
          <w:p w14:paraId="348F9C51" w14:textId="3D13342D" w:rsidR="00750E58" w:rsidRDefault="00750E58" w:rsidP="00750E58">
            <w:r>
              <w:t>Not tuned</w:t>
            </w:r>
          </w:p>
        </w:tc>
        <w:tc>
          <w:tcPr>
            <w:tcW w:w="2158" w:type="dxa"/>
          </w:tcPr>
          <w:p w14:paraId="046C8C7F" w14:textId="77777777" w:rsidR="00750E58" w:rsidRDefault="00750E58" w:rsidP="00750E58"/>
        </w:tc>
        <w:tc>
          <w:tcPr>
            <w:tcW w:w="2158" w:type="dxa"/>
          </w:tcPr>
          <w:p w14:paraId="5356A489" w14:textId="77777777" w:rsidR="00750E58" w:rsidRDefault="00750E58" w:rsidP="00750E58"/>
        </w:tc>
        <w:tc>
          <w:tcPr>
            <w:tcW w:w="2158" w:type="dxa"/>
          </w:tcPr>
          <w:p w14:paraId="3DF30D66" w14:textId="77777777" w:rsidR="00750E58" w:rsidRDefault="00750E58" w:rsidP="00750E58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6E4CE47E" w14:textId="06119E5F" w:rsidR="00750E58" w:rsidRDefault="00750E58" w:rsidP="00750E58">
      <w:pPr>
        <w:pStyle w:val="ListParagraph"/>
        <w:numPr>
          <w:ilvl w:val="0"/>
          <w:numId w:val="11"/>
        </w:numPr>
      </w:pPr>
      <w:r>
        <w:t>Requested For (User)</w:t>
      </w:r>
    </w:p>
    <w:p w14:paraId="16E6AE90" w14:textId="1CAB48AB" w:rsidR="00750E58" w:rsidRDefault="00750E58" w:rsidP="00750E58">
      <w:pPr>
        <w:pStyle w:val="ListParagraph"/>
        <w:numPr>
          <w:ilvl w:val="0"/>
          <w:numId w:val="11"/>
        </w:numPr>
      </w:pPr>
      <w:r>
        <w:t>Catalog Item</w:t>
      </w:r>
    </w:p>
    <w:p w14:paraId="2AC3764C" w14:textId="5994D0C4" w:rsidR="00750E58" w:rsidRDefault="00750E58" w:rsidP="00750E58">
      <w:pPr>
        <w:pStyle w:val="ListParagraph"/>
        <w:numPr>
          <w:ilvl w:val="0"/>
          <w:numId w:val="11"/>
        </w:numPr>
      </w:pPr>
      <w:r>
        <w:t>Short Description / Purpose</w:t>
      </w:r>
    </w:p>
    <w:p w14:paraId="6EE0A58A" w14:textId="24225B90" w:rsidR="001923D1" w:rsidRDefault="00750E58" w:rsidP="00750E58">
      <w:pPr>
        <w:pStyle w:val="ListParagraph"/>
        <w:numPr>
          <w:ilvl w:val="0"/>
          <w:numId w:val="11"/>
        </w:numPr>
      </w:pPr>
      <w:r>
        <w:t xml:space="preserve">Assignment Group (via routing)</w:t>
      </w:r>
      <w:del w:id="300" w:author="Claude" w:date="2026-05-08T00:00:00Z">
        <w:r>
          <w:delText xml:space="preserve"> Req 1</w:delText>
        </w:r>
      </w:del>
    </w:p>
    <w:p w14:paraId="170E3AB5" w14:textId="77777777" w:rsidR="00A562ED" w:rsidRDefault="00A562ED" w:rsidP="001923D1"/>
    <w:p w14:paraId="3B3BA03C" w14:textId="478DAF84" w:rsidR="001923D1" w:rsidRDefault="008B22EF" w:rsidP="001923D1">
      <w:r>
        <w:t>Item-Specific Variables (Examples):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50E58" w14:paraId="637E39B7" w14:textId="77777777" w:rsidTr="00750E58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45242184" w14:textId="3BBB8479" w:rsidR="00750E58" w:rsidRPr="00750E58" w:rsidRDefault="00750E58" w:rsidP="00750E58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1626A46A" w14:textId="64727890" w:rsidR="00750E58" w:rsidRPr="00750E58" w:rsidRDefault="00750E58" w:rsidP="00750E58">
            <w:pPr>
              <w:rPr>
                <w:b/>
                <w:bCs/>
              </w:rPr>
            </w:pPr>
            <w:r>
              <w:rPr>
                <w:b/>
                <w:bCs/>
              </w:rPr>
              <w:t>Example Variables</w:t>
            </w:r>
          </w:p>
        </w:tc>
      </w:tr>
      <w:tr w:rsidR="00750E58" w14:paraId="77BEB82D" w14:textId="77777777" w:rsidTr="00750E58">
        <w:tc>
          <w:tcPr>
            <w:tcW w:w="5395" w:type="dxa"/>
          </w:tcPr>
          <w:p w14:paraId="7C791F0F" w14:textId="18CBC978" w:rsidR="00750E58" w:rsidRDefault="00750E58" w:rsidP="00750E58">
            <w:r>
              <w:t>Hardware Request</w:t>
            </w:r>
          </w:p>
        </w:tc>
        <w:tc>
          <w:tcPr>
            <w:tcW w:w="5395" w:type="dxa"/>
          </w:tcPr>
          <w:p w14:paraId="4DA96CC6" w14:textId="5CFCCAD9" w:rsidR="00750E58" w:rsidRDefault="00750E58" w:rsidP="00750E58">
            <w:r>
              <w:t>Device type, justification</w:t>
            </w:r>
          </w:p>
        </w:tc>
      </w:tr>
      <w:tr w:rsidR="00750E58" w14:paraId="7F85923B" w14:textId="77777777" w:rsidTr="00750E58">
        <w:tc>
          <w:tcPr>
            <w:tcW w:w="5395" w:type="dxa"/>
          </w:tcPr>
          <w:p w14:paraId="6AAC84CA" w14:textId="68FEC0E5" w:rsidR="00750E58" w:rsidRDefault="00750E58" w:rsidP="00750E58">
            <w:r>
              <w:t>Access Request</w:t>
            </w:r>
          </w:p>
        </w:tc>
        <w:tc>
          <w:tcPr>
            <w:tcW w:w="5395" w:type="dxa"/>
          </w:tcPr>
          <w:p w14:paraId="776F2FB1" w14:textId="103AF7C5" w:rsidR="00750E58" w:rsidRDefault="00750E58" w:rsidP="00750E58">
            <w:r>
              <w:t>System, role, manager</w:t>
            </w:r>
          </w:p>
        </w:tc>
      </w:tr>
      <w:tr w:rsidR="00750E58" w14:paraId="61AE531A" w14:textId="77777777" w:rsidTr="00750E58">
        <w:tc>
          <w:tcPr>
            <w:tcW w:w="5395" w:type="dxa"/>
          </w:tcPr>
          <w:p w14:paraId="4247E83B" w14:textId="41400D98" w:rsidR="00750E58" w:rsidRDefault="00750E58" w:rsidP="00750E58">
            <w:r>
              <w:t>Software Install</w:t>
            </w:r>
          </w:p>
        </w:tc>
        <w:tc>
          <w:tcPr>
            <w:tcW w:w="5395" w:type="dxa"/>
          </w:tcPr>
          <w:p w14:paraId="5BA4F094" w14:textId="51564F91" w:rsidR="00750E58" w:rsidRDefault="00750E58" w:rsidP="00750E58">
            <w:r>
              <w:t>Application name, device</w:t>
            </w:r>
          </w:p>
        </w:tc>
      </w:tr>
    </w:tbl>
    <w:p w14:paraId="048EB4C2" w14:textId="6227C1DC" w:rsidR="001923D1" w:rsidRDefault="001923D1" w:rsidP="00750E58"/>
    <w:p w14:paraId="71B92647" w14:textId="77777777" w:rsidR="001923D1" w:rsidRDefault="001923D1" w:rsidP="001923D1"/>
    <w:p w14:paraId="3EE170EA" w14:textId="5746394E" w:rsidR="008B22EF" w:rsidRDefault="008B22EF" w:rsidP="001923D1">
      <w:r>
        <w:t>Optional (Keep Light)</w:t>
      </w:r>
    </w:p>
    <w:p w14:paraId="3A75DA8B" w14:textId="1433C3ED" w:rsidR="00B548C1" w:rsidRDefault="00B548C1" w:rsidP="00B548C1">
      <w:pPr>
        <w:pStyle w:val="ListParagraph"/>
        <w:numPr>
          <w:ilvl w:val="0"/>
          <w:numId w:val="4"/>
        </w:numPr>
      </w:pPr>
      <w:r>
        <w:t>Cost center</w:t>
      </w:r>
    </w:p>
    <w:p w14:paraId="564DCA4E" w14:textId="36538521" w:rsidR="00B548C1" w:rsidRDefault="00B548C1" w:rsidP="00B548C1">
      <w:pPr>
        <w:pStyle w:val="ListParagraph"/>
        <w:numPr>
          <w:ilvl w:val="0"/>
          <w:numId w:val="4"/>
        </w:numPr>
      </w:pPr>
      <w:r>
        <w:t>Location</w:t>
      </w:r>
    </w:p>
    <w:p w14:paraId="7FCDAF31" w14:textId="24C2059C" w:rsidR="008B22EF" w:rsidRDefault="00B548C1" w:rsidP="00B548C1">
      <w:pPr>
        <w:pStyle w:val="ListParagraph"/>
        <w:numPr>
          <w:ilvl w:val="0"/>
          <w:numId w:val="4"/>
        </w:numPr>
      </w:pPr>
      <w:r>
        <w:t>Business justification (only if needed)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6D25040E" w:rsidR="00D4572C" w:rsidRDefault="00B83E4F" w:rsidP="00D4572C">
      <w:pPr>
        <w:pStyle w:val="Heading2"/>
      </w:pPr>
      <w:r>
        <w:t>Request Lifecycle</w:t>
      </w:r>
    </w:p>
    <w:p w14:paraId="30D0F86A" w14:textId="5232D3DA" w:rsidR="001923D1" w:rsidRDefault="00B83E4F" w:rsidP="001923D1">
      <w:r>
        <w:t xml:space="preserve">User selects catalog item </w:t>
      </w:r>
    </w:p>
    <w:p w14:paraId="7626792D" w14:textId="77777777" w:rsidR="00B548C1" w:rsidRDefault="00B548C1" w:rsidP="00B548C1">
      <w:pPr>
        <w:pStyle w:val="ListParagraph"/>
        <w:numPr>
          <w:ilvl w:val="0"/>
          <w:numId w:val="12"/>
        </w:numPr>
      </w:pPr>
      <w:r>
        <w:t>Completes form (variables)</w:t>
      </w:r>
    </w:p>
    <w:p w14:paraId="3D039AAD" w14:textId="1E785039" w:rsidR="00B548C1" w:rsidRDefault="00B548C1" w:rsidP="00B548C1">
      <w:pPr>
        <w:pStyle w:val="ListParagraph"/>
        <w:numPr>
          <w:ilvl w:val="0"/>
          <w:numId w:val="12"/>
        </w:numPr>
      </w:pPr>
      <w:r>
        <w:t>Request (REQ) created</w:t>
      </w:r>
    </w:p>
    <w:p w14:paraId="4E51A4E8" w14:textId="08DC6EDF" w:rsidR="00B548C1" w:rsidRDefault="00B548C1" w:rsidP="00B548C1">
      <w:pPr>
        <w:pStyle w:val="ListParagraph"/>
        <w:numPr>
          <w:ilvl w:val="0"/>
          <w:numId w:val="12"/>
        </w:numPr>
      </w:pPr>
      <w:r>
        <w:t>Requested Item (RITM) generated</w:t>
      </w:r>
    </w:p>
    <w:p w14:paraId="2D302BC1" w14:textId="1643E09B" w:rsidR="00B548C1" w:rsidRDefault="00B548C1" w:rsidP="00B548C1">
      <w:pPr>
        <w:pStyle w:val="ListParagraph"/>
        <w:numPr>
          <w:ilvl w:val="0"/>
          <w:numId w:val="12"/>
        </w:numPr>
      </w:pPr>
      <w:r>
        <w:t>Approval (if required)</w:t>
      </w:r>
    </w:p>
    <w:p w14:paraId="2C0B4BEE" w14:textId="035EB1B7" w:rsidR="00B548C1" w:rsidRDefault="00B548C1" w:rsidP="00B548C1">
      <w:pPr>
        <w:pStyle w:val="ListParagraph"/>
        <w:numPr>
          <w:ilvl w:val="0"/>
          <w:numId w:val="12"/>
        </w:numPr>
      </w:pPr>
      <w:r>
        <w:t>Task(s) created</w:t>
      </w:r>
    </w:p>
    <w:p w14:paraId="486CA182" w14:textId="085F5BF5" w:rsidR="00B548C1" w:rsidRDefault="00B548C1" w:rsidP="00B548C1">
      <w:pPr>
        <w:pStyle w:val="ListParagraph"/>
        <w:numPr>
          <w:ilvl w:val="0"/>
          <w:numId w:val="12"/>
        </w:numPr>
      </w:pPr>
      <w:r>
        <w:t>Fulfillment team executes</w:t>
      </w:r>
    </w:p>
    <w:p w14:paraId="239B096D" w14:textId="73772258" w:rsidR="00D4572C" w:rsidRDefault="00B548C1" w:rsidP="00B548C1">
      <w:pPr>
        <w:pStyle w:val="ListParagraph"/>
        <w:numPr>
          <w:ilvl w:val="0"/>
          <w:numId w:val="12"/>
        </w:numPr>
      </w:pPr>
      <w:r>
        <w:t>Request completed</w:t>
      </w:r>
    </w:p>
    <w:p w14:paraId="5083BCD2" w14:textId="2BE9FC2C" w:rsidR="00D4572C" w:rsidRDefault="00B83E4F" w:rsidP="00D4572C">
      <w:pPr>
        <w:pStyle w:val="Heading2"/>
      </w:pPr>
      <w:r>
        <w:t>Approval Flow (MVP)</w:t>
      </w:r>
    </w:p>
    <w:p w14:paraId="14895D18" w14:textId="5B2F7EFB" w:rsidR="00D4572C" w:rsidRDefault="00B83E4F" w:rsidP="00D4572C">
      <w:r>
        <w:t xml:space="preserve">Request submitted </w:t>
      </w:r>
    </w:p>
    <w:p w14:paraId="15F648D0" w14:textId="77777777" w:rsidR="00B548C1" w:rsidRDefault="00B548C1" w:rsidP="00B548C1">
      <w:pPr>
        <w:pStyle w:val="ListParagraph"/>
        <w:numPr>
          <w:ilvl w:val="0"/>
          <w:numId w:val="13"/>
        </w:numPr>
      </w:pPr>
      <w:r>
        <w:t>Manager approval (if triggered)</w:t>
      </w:r>
    </w:p>
    <w:p w14:paraId="24540278" w14:textId="12E1FBB6" w:rsidR="00B548C1" w:rsidRDefault="00B548C1" w:rsidP="00B548C1">
      <w:pPr>
        <w:pStyle w:val="ListParagraph"/>
        <w:numPr>
          <w:ilvl w:val="0"/>
          <w:numId w:val="13"/>
        </w:numPr>
      </w:pPr>
      <w:r>
        <w:t>Approved → Fulfillment begins</w:t>
      </w:r>
    </w:p>
    <w:p w14:paraId="018DE5F8" w14:textId="7F44A2EA" w:rsidR="00CF75A1" w:rsidRDefault="00B548C1" w:rsidP="00B548C1">
      <w:pPr>
        <w:pStyle w:val="ListParagraph"/>
        <w:numPr>
          <w:ilvl w:val="0"/>
          <w:numId w:val="13"/>
        </w:numPr>
      </w:pPr>
      <w:r>
        <w:t xml:space="preserve">Rejected → Request closed </w:t>
      </w:r>
    </w:p>
    <w:p w14:paraId="4882E88F" w14:textId="52E014BB" w:rsidR="00D4572C" w:rsidRDefault="00B83E4F" w:rsidP="00D4572C">
      <w:pPr>
        <w:pStyle w:val="Heading2"/>
      </w:pPr>
      <w:r>
        <w:t>Fulfillment Flow</w:t>
      </w:r>
    </w:p>
    <w:p w14:paraId="7D8B48F4" w14:textId="350ADDD8" w:rsidR="00CF75A1" w:rsidRDefault="00B83E4F" w:rsidP="00CF75A1">
      <w:r>
        <w:t>RITM created</w:t>
      </w:r>
    </w:p>
    <w:p w14:paraId="0330E4E0" w14:textId="77777777" w:rsidR="00B548C1" w:rsidRDefault="00B548C1" w:rsidP="00B548C1">
      <w:pPr>
        <w:pStyle w:val="ListParagraph"/>
        <w:numPr>
          <w:ilvl w:val="0"/>
          <w:numId w:val="14"/>
        </w:numPr>
      </w:pPr>
      <w:r>
        <w:t>Task assigned to group</w:t>
      </w:r>
    </w:p>
    <w:p w14:paraId="05C90E84" w14:textId="0C8AB707" w:rsidR="00B548C1" w:rsidRDefault="00B548C1" w:rsidP="00B548C1">
      <w:pPr>
        <w:pStyle w:val="ListParagraph"/>
        <w:numPr>
          <w:ilvl w:val="0"/>
          <w:numId w:val="14"/>
        </w:numPr>
      </w:pPr>
      <w:r>
        <w:t>Work completed</w:t>
      </w:r>
    </w:p>
    <w:p w14:paraId="0D3E86B8" w14:textId="458B153D" w:rsidR="00B548C1" w:rsidRDefault="00B548C1" w:rsidP="00B548C1">
      <w:pPr>
        <w:pStyle w:val="ListParagraph"/>
        <w:numPr>
          <w:ilvl w:val="0"/>
          <w:numId w:val="14"/>
        </w:numPr>
      </w:pPr>
      <w:r>
        <w:t>Task closed</w:t>
      </w:r>
    </w:p>
    <w:p w14:paraId="32C3041F" w14:textId="27648C57" w:rsidR="00B548C1" w:rsidRDefault="00B548C1" w:rsidP="00B548C1">
      <w:pPr>
        <w:pStyle w:val="ListParagraph"/>
        <w:numPr>
          <w:ilvl w:val="0"/>
          <w:numId w:val="14"/>
        </w:numPr>
      </w:pPr>
      <w:r>
        <w:t>RITM closed</w:t>
      </w:r>
    </w:p>
    <w:p w14:paraId="6AA183E8" w14:textId="667D017E" w:rsidR="00CF75A1" w:rsidRPr="00CF75A1" w:rsidRDefault="00B548C1" w:rsidP="00B548C1">
      <w:pPr>
        <w:pStyle w:val="ListParagraph"/>
        <w:numPr>
          <w:ilvl w:val="0"/>
          <w:numId w:val="14"/>
        </w:numPr>
      </w:pPr>
      <w:r>
        <w:t xml:space="preserve">REQ closed 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2A0E8089" w:rsidR="001923D1" w:rsidRDefault="00B83E4F" w:rsidP="001923D1">
      <w:r>
        <w:t>Service Catalog &amp; Request Management is “working” when:</w:t>
      </w:r>
    </w:p>
    <w:p w14:paraId="539F06F8" w14:textId="0EF5B86E" w:rsidR="00BA2571" w:rsidRDefault="00BA2571" w:rsidP="00BA2571">
      <w:pPr>
        <w:pStyle w:val="ListParagraph"/>
        <w:numPr>
          <w:ilvl w:val="0"/>
          <w:numId w:val="5"/>
        </w:numPr>
      </w:pPr>
      <w:r>
        <w:t>Users can submit requests via Employee Center</w:t>
      </w:r>
    </w:p>
    <w:p w14:paraId="16DB3888" w14:textId="39CD617B" w:rsidR="00BA2571" w:rsidRDefault="00BA2571" w:rsidP="00BA2571">
      <w:pPr>
        <w:pStyle w:val="ListParagraph"/>
        <w:numPr>
          <w:ilvl w:val="0"/>
          <w:numId w:val="5"/>
        </w:numPr>
      </w:pPr>
      <w:r>
        <w:t>Requests generate REQ → RITM → Task correctly</w:t>
      </w:r>
    </w:p>
    <w:p w14:paraId="7314641D" w14:textId="7AB346DE" w:rsidR="00BA2571" w:rsidRDefault="00BA2571" w:rsidP="00BA2571">
      <w:pPr>
        <w:pStyle w:val="ListParagraph"/>
        <w:numPr>
          <w:ilvl w:val="0"/>
          <w:numId w:val="5"/>
        </w:numPr>
      </w:pPr>
      <w:r>
        <w:t>Approval is triggered where required</w:t>
      </w:r>
    </w:p>
    <w:p w14:paraId="70519AE7" w14:textId="43D1EEF6" w:rsidR="00BA2571" w:rsidRDefault="00BA2571" w:rsidP="00BA2571">
      <w:pPr>
        <w:pStyle w:val="ListParagraph"/>
        <w:numPr>
          <w:ilvl w:val="0"/>
          <w:numId w:val="5"/>
        </w:numPr>
      </w:pPr>
      <w:r>
        <w:t>Tasks are routed to the correct groups</w:t>
      </w:r>
    </w:p>
    <w:p w14:paraId="05B07F31" w14:textId="2ADE072E" w:rsidR="00BA2571" w:rsidRDefault="00BA2571" w:rsidP="00BA2571">
      <w:pPr>
        <w:pStyle w:val="ListParagraph"/>
        <w:numPr>
          <w:ilvl w:val="0"/>
          <w:numId w:val="5"/>
        </w:numPr>
      </w:pPr>
      <w:r>
        <w:t>Fulfillment teams can complete and close requests</w:t>
      </w:r>
    </w:p>
    <w:p w14:paraId="0E527A50" w14:textId="282C43FF" w:rsidR="001923D1" w:rsidRDefault="00BA2571" w:rsidP="00BA2571">
      <w:pPr>
        <w:pStyle w:val="ListParagraph"/>
        <w:numPr>
          <w:ilvl w:val="0"/>
          <w:numId w:val="5"/>
        </w:numPr>
      </w:pPr>
      <w:r>
        <w:t xml:space="preserve">Users receive confirmation and updates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7C9B97E3" w:rsidR="001923D1" w:rsidRDefault="00BA2571" w:rsidP="00DF5014">
            <w:r>
              <w:t>Too many catalog items too early</w:t>
            </w:r>
          </w:p>
        </w:tc>
        <w:tc>
          <w:tcPr>
            <w:tcW w:w="5395" w:type="dxa"/>
          </w:tcPr>
          <w:p w14:paraId="731C1F33" w14:textId="6F3FAE83" w:rsidR="001923D1" w:rsidRDefault="00BA2571" w:rsidP="00DF5014">
            <w:r>
              <w:t>Start with 5–15 max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58F329F" w:rsidR="001923D1" w:rsidRDefault="00BA2571" w:rsidP="00DF5014">
            <w:r>
              <w:t>Overcomplicated forms</w:t>
            </w:r>
          </w:p>
        </w:tc>
        <w:tc>
          <w:tcPr>
            <w:tcW w:w="5395" w:type="dxa"/>
          </w:tcPr>
          <w:p w14:paraId="65353AE6" w14:textId="583C73A8" w:rsidR="001923D1" w:rsidRDefault="00BA2571" w:rsidP="00DF5014">
            <w:r>
              <w:t>Every extra field reduces adoption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73862D50" w:rsidR="001923D1" w:rsidRDefault="00BA2571" w:rsidP="00DF5014">
            <w:r>
              <w:t>Too many approvals</w:t>
            </w:r>
          </w:p>
        </w:tc>
        <w:tc>
          <w:tcPr>
            <w:tcW w:w="5395" w:type="dxa"/>
          </w:tcPr>
          <w:p w14:paraId="3F62A12D" w14:textId="13356198" w:rsidR="001923D1" w:rsidRDefault="00BA2571" w:rsidP="00DF5014">
            <w:r>
              <w:t>Slows everything down dramatically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61FB3177" w:rsidR="001923D1" w:rsidRDefault="00BA2571" w:rsidP="00DF5014">
            <w:r>
              <w:t>Poor naming of items</w:t>
            </w:r>
          </w:p>
        </w:tc>
        <w:tc>
          <w:tcPr>
            <w:tcW w:w="5395" w:type="dxa"/>
          </w:tcPr>
          <w:p w14:paraId="1C79DF86" w14:textId="5FEBE2AC" w:rsidR="001923D1" w:rsidRDefault="00BA2571" w:rsidP="00DF5014">
            <w:r>
              <w:t>Users won’t find what they need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32551E1F" w:rsidR="001923D1" w:rsidRDefault="00BA2571" w:rsidP="00DF5014">
            <w:r>
              <w:t>Unclear ownership</w:t>
            </w:r>
          </w:p>
        </w:tc>
        <w:tc>
          <w:tcPr>
            <w:tcW w:w="5395" w:type="dxa"/>
          </w:tcPr>
          <w:p w14:paraId="153DF202" w14:textId="00C826F8" w:rsidR="001923D1" w:rsidRDefault="00BA2571" w:rsidP="00DF5014">
            <w:r>
              <w:t>Requests get stuck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63F0A02F" w:rsidR="001923D1" w:rsidRDefault="00B83E4F" w:rsidP="001923D1">
      <w:pPr>
        <w:pStyle w:val="ListParagraph"/>
        <w:ind w:left="0"/>
      </w:pPr>
      <w:r>
        <w:t>If the client hesitates, use these:</w:t>
      </w:r>
    </w:p>
    <w:p w14:paraId="0FB02688" w14:textId="01407084" w:rsidR="00BA2571" w:rsidRDefault="00BA2571" w:rsidP="00BA2571">
      <w:pPr>
        <w:pStyle w:val="ListParagraph"/>
        <w:numPr>
          <w:ilvl w:val="0"/>
          <w:numId w:val="6"/>
        </w:numPr>
      </w:pPr>
      <w:r>
        <w:t>Categories: 4–6 simple groups (Access, Hardware, Software, General)</w:t>
      </w:r>
    </w:p>
    <w:p w14:paraId="73C2D7CA" w14:textId="6811DA02" w:rsidR="00BA2571" w:rsidRDefault="00BA2571" w:rsidP="00BA2571">
      <w:pPr>
        <w:pStyle w:val="ListParagraph"/>
        <w:numPr>
          <w:ilvl w:val="0"/>
          <w:numId w:val="6"/>
        </w:numPr>
      </w:pPr>
      <w:r>
        <w:t>Catalog Items: 5–15 max</w:t>
      </w:r>
    </w:p>
    <w:p w14:paraId="14DD5CEB" w14:textId="71395E21" w:rsidR="00BA2571" w:rsidRDefault="00BA2571" w:rsidP="00BA2571">
      <w:pPr>
        <w:pStyle w:val="ListParagraph"/>
        <w:numPr>
          <w:ilvl w:val="0"/>
          <w:numId w:val="6"/>
        </w:numPr>
      </w:pPr>
      <w:r>
        <w:t>Forms: 3–5 fields per item</w:t>
      </w:r>
    </w:p>
    <w:p w14:paraId="0B4252A8" w14:textId="7D0CE082" w:rsidR="00BA2571" w:rsidRDefault="00BA2571" w:rsidP="00BA2571">
      <w:pPr>
        <w:pStyle w:val="ListParagraph"/>
        <w:numPr>
          <w:ilvl w:val="0"/>
          <w:numId w:val="6"/>
        </w:numPr>
      </w:pPr>
      <w:r>
        <w:t>Approval: Manager approval only (selective use)</w:t>
      </w:r>
    </w:p>
    <w:p w14:paraId="0A699BC0" w14:textId="1A70E839" w:rsidR="00BA2571" w:rsidRDefault="00BA2571" w:rsidP="00BA2571">
      <w:pPr>
        <w:pStyle w:val="ListParagraph"/>
        <w:numPr>
          <w:ilvl w:val="0"/>
          <w:numId w:val="6"/>
        </w:numPr>
      </w:pPr>
      <w:r>
        <w:t>Routing: Based on item/category</w:t>
      </w:r>
    </w:p>
    <w:p w14:paraId="57937563" w14:textId="30C8B103" w:rsidR="00CF75A1" w:rsidRDefault="00BA2571" w:rsidP="00BA2571">
      <w:pPr>
        <w:pStyle w:val="ListParagraph"/>
        <w:numPr>
          <w:ilvl w:val="0"/>
          <w:numId w:val="6"/>
        </w:numPr>
      </w:pPr>
      <w:r>
        <w:t>Tasks: 1–2 per request (keep it simple – only one)</w:t>
      </w:r>
    </w:p>
    <w:p w14:paraId="41751AE4" w14:textId="77777777" w:rsidR="001923D1" w:rsidRDefault="001923D1" w:rsidP="001923D1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579B4CFC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 xml:space="preserve">Ask: </w:t>
      </w:r>
      <w:r>
        <w:rPr>
          <w:rFonts w:ascii="Aptos" w:eastAsia="Times New Roman" w:hAnsi="Aptos"/>
          <w14:ligatures w14:val="none"/>
        </w:rPr>
        <w:t>“What are the top 10 things people request today?”</w:t>
      </w:r>
    </w:p>
    <w:p w14:paraId="1E350405" w14:textId="6C3D52CF" w:rsidR="00BA2571" w:rsidRDefault="00BA2571" w:rsidP="001923D1">
      <w:pPr>
        <w:pStyle w:val="ListParagraph"/>
        <w:numPr>
          <w:ilvl w:val="0"/>
          <w:numId w:val="7"/>
        </w:numPr>
      </w:pPr>
      <w:r>
        <w:t>Avoid asking: “What could we offer?”</w:t>
      </w:r>
    </w:p>
    <w:p w14:paraId="6F9935FE" w14:textId="2A354E7F" w:rsidR="00BA2571" w:rsidRPr="00BA2571" w:rsidRDefault="00BA257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Keep pushing toward: “What do we need in Sprint 2 to replace email?”</w:t>
      </w:r>
    </w:p>
    <w:p w14:paraId="609D6F00" w14:textId="2EBBED01" w:rsidR="00BA2571" w:rsidRDefault="00BA2571" w:rsidP="001923D1">
      <w:pPr>
        <w:pStyle w:val="ListParagraph"/>
        <w:numPr>
          <w:ilvl w:val="0"/>
          <w:numId w:val="7"/>
        </w:numPr>
      </w:pPr>
      <w:r>
        <w:t>Capture everything else as: “Future Catalog Expansion”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42DA2"/>
    <w:multiLevelType w:val="hybridMultilevel"/>
    <w:tmpl w:val="96DE4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3"/>
  </w:num>
  <w:num w:numId="3" w16cid:durableId="903295714">
    <w:abstractNumId w:val="11"/>
  </w:num>
  <w:num w:numId="4" w16cid:durableId="47776009">
    <w:abstractNumId w:val="13"/>
  </w:num>
  <w:num w:numId="5" w16cid:durableId="1553544347">
    <w:abstractNumId w:val="12"/>
  </w:num>
  <w:num w:numId="6" w16cid:durableId="587078171">
    <w:abstractNumId w:val="9"/>
  </w:num>
  <w:num w:numId="7" w16cid:durableId="1463231596">
    <w:abstractNumId w:val="15"/>
  </w:num>
  <w:num w:numId="8" w16cid:durableId="1378630317">
    <w:abstractNumId w:val="6"/>
  </w:num>
  <w:num w:numId="9" w16cid:durableId="1744062372">
    <w:abstractNumId w:val="4"/>
  </w:num>
  <w:num w:numId="10" w16cid:durableId="140074366">
    <w:abstractNumId w:val="16"/>
  </w:num>
  <w:num w:numId="11" w16cid:durableId="1163472494">
    <w:abstractNumId w:val="17"/>
  </w:num>
  <w:num w:numId="12" w16cid:durableId="1449350217">
    <w:abstractNumId w:val="10"/>
  </w:num>
  <w:num w:numId="13" w16cid:durableId="1926958638">
    <w:abstractNumId w:val="7"/>
  </w:num>
  <w:num w:numId="14" w16cid:durableId="1807117042">
    <w:abstractNumId w:val="2"/>
  </w:num>
  <w:num w:numId="15" w16cid:durableId="547765294">
    <w:abstractNumId w:val="14"/>
  </w:num>
  <w:num w:numId="16" w16cid:durableId="553614438">
    <w:abstractNumId w:val="5"/>
  </w:num>
  <w:num w:numId="17" w16cid:durableId="1547643379">
    <w:abstractNumId w:val="1"/>
  </w:num>
  <w:num w:numId="18" w16cid:durableId="333731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A333F"/>
    <w:rsid w:val="0013495B"/>
    <w:rsid w:val="001923D1"/>
    <w:rsid w:val="00204C03"/>
    <w:rsid w:val="002E0DF5"/>
    <w:rsid w:val="0035749F"/>
    <w:rsid w:val="00442D13"/>
    <w:rsid w:val="006C53D3"/>
    <w:rsid w:val="006D655C"/>
    <w:rsid w:val="00750E58"/>
    <w:rsid w:val="00790EE6"/>
    <w:rsid w:val="007941C4"/>
    <w:rsid w:val="007B757D"/>
    <w:rsid w:val="008B22EF"/>
    <w:rsid w:val="00942DDC"/>
    <w:rsid w:val="009C1176"/>
    <w:rsid w:val="00A562ED"/>
    <w:rsid w:val="00B548C1"/>
    <w:rsid w:val="00B83E4F"/>
    <w:rsid w:val="00BA2571"/>
    <w:rsid w:val="00CD60FE"/>
    <w:rsid w:val="00CE76F1"/>
    <w:rsid w:val="00CF75A1"/>
    <w:rsid w:val="00D4572C"/>
    <w:rsid w:val="00E846BE"/>
    <w:rsid w:val="00F4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DOCID-202112391-25626</_dlc_DocId>
    <_dlc_DocIdUrl xmlns="ea10e7c1-45f6-45a6-9220-470b2ac38f45">
      <Url>https://itecsfederal.sharepoint.com/teams/MissionSolutions/ISM/_layouts/15/DocIdRedir.aspx?ID=DOCID-202112391-25626</Url>
      <Description>DOCID-202112391-25626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AD005A5-5468-431C-ADDB-3B72BD1B2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E4B76E-DEA3-493B-821F-9627A76A035A}">
  <ds:schemaRefs>
    <ds:schemaRef ds:uri="http://schemas.openxmlformats.org/package/2006/metadata/core-properties"/>
    <ds:schemaRef ds:uri="http://schemas.microsoft.com/office/2006/documentManagement/types"/>
    <ds:schemaRef ds:uri="d1ffb523-bb88-49c4-b429-725e751bd64a"/>
    <ds:schemaRef ds:uri="ea10e7c1-45f6-45a6-9220-470b2ac38f45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2C205F3-FCC3-4362-86BB-0DCA48CCB2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ED2890-BE26-4035-8992-54404E8C0FE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781</Words>
  <Characters>4454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2 Focus Only)</vt:lpstr>
      <vt:lpstr>3. Out-of-the-Box (OOTB) Configuration</vt:lpstr>
      <vt:lpstr>    3.1 Catalog Structure</vt:lpstr>
      <vt:lpstr>    3.2 Request Data Model</vt:lpstr>
      <vt:lpstr>    3.3 Workflow &amp; Approvals</vt:lpstr>
      <vt:lpstr>    3.4 Fulfillment</vt:lpstr>
      <vt:lpstr>    3.5 User Experience</vt:lpstr>
      <vt:lpstr>4. Key Decisions (Client Input)</vt:lpstr>
      <vt:lpstr>    4.1 Catalog Structure</vt:lpstr>
      <vt:lpstr>    4.2 Catalog Items (Top 10–15)</vt:lpstr>
      <vt:lpstr>    4.3 Request Data Capture</vt:lpstr>
      <vt:lpstr>    4.4 Approval Model</vt:lpstr>
      <vt:lpstr>    4.5 Fulfillment Routing</vt:lpstr>
      <vt:lpstr>    4.6 User Experience</vt:lpstr>
      <vt:lpstr>5. Data Requirements</vt:lpstr>
      <vt:lpstr>6. Process Flows (Simple)</vt:lpstr>
      <vt:lpstr>    Request Lifecycle</vt:lpstr>
      <vt:lpstr>    Approval Flow (MVP)</vt:lpstr>
      <vt:lpstr>    Fulfillment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10</cp:revision>
  <dcterms:created xsi:type="dcterms:W3CDTF">2026-05-01T16:44:00Z</dcterms:created>
  <dcterms:modified xsi:type="dcterms:W3CDTF">2026-05-05T18:42:00Z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0a31c3c7-5e94-4075-a05d-be773f865463</vt:lpwstr>
  </property>
  <property fmtid="{D5CDD505-2E9C-101B-9397-08002B2CF9AE}" pid="4" name="MediaServiceImageTags">
    <vt:lpwstr/>
  </property>
</Properties>
</file>