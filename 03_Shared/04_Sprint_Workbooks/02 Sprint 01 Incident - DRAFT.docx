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Incident Management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01 Workbook 02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ServiceNow Incident MVP service desk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0B0E8565" w14:textId="77777777" w:rsidR="001923D1" w:rsidRDefault="001923D1" w:rsidP="001923D1">
      <w:r>
        <w:t>Incident Management is the core engine of ITSM.</w:t>
      </w:r>
    </w:p>
    <w:p w14:paraId="4D723424" w14:textId="77777777" w:rsidR="001923D1" w:rsidRDefault="001923D1" w:rsidP="001923D1"/>
    <w:p w14:paraId="47203AE0" w14:textId="77777777" w:rsidR="001923D1" w:rsidRDefault="001923D1" w:rsidP="001923D1">
      <w:r>
        <w:t>It exists to:</w:t>
      </w:r>
    </w:p>
    <w:p w14:paraId="3A7F6C48" w14:textId="58EA7475" w:rsidR="001923D1" w:rsidRDefault="001923D1" w:rsidP="001923D1">
      <w:pPr>
        <w:pStyle w:val="ListParagraph"/>
        <w:numPr>
          <w:ilvl w:val="0"/>
          <w:numId w:val="8"/>
        </w:numPr>
      </w:pPr>
      <w:r>
        <w:t>Restore service as quickly as possible</w:t>
      </w:r>
    </w:p>
    <w:p w14:paraId="4569D5E1" w14:textId="6C1AE79F" w:rsidR="001923D1" w:rsidRDefault="001923D1" w:rsidP="001923D1">
      <w:pPr>
        <w:pStyle w:val="ListParagraph"/>
        <w:numPr>
          <w:ilvl w:val="0"/>
          <w:numId w:val="8"/>
        </w:numPr>
      </w:pPr>
      <w:r>
        <w:t>Give users a simple way to report issues</w:t>
      </w:r>
    </w:p>
    <w:p w14:paraId="083EFCC5" w14:textId="01B207F8" w:rsidR="001923D1" w:rsidRDefault="001923D1" w:rsidP="001923D1">
      <w:pPr>
        <w:pStyle w:val="ListParagraph"/>
        <w:numPr>
          <w:ilvl w:val="0"/>
          <w:numId w:val="8"/>
        </w:numPr>
      </w:pPr>
      <w:r>
        <w:t>Provide visibility into operational health</w:t>
      </w:r>
    </w:p>
    <w:p w14:paraId="12F92D31" w14:textId="77777777" w:rsidR="001923D1" w:rsidRDefault="001923D1" w:rsidP="001923D1"/>
    <w:p w14:paraId="5D65A271" w14:textId="7B6C5A14" w:rsidR="001923D1" w:rsidRDefault="001923D1" w:rsidP="001923D1">
      <w:r>
        <w:t xml:space="preserve">In Sprint 1, the goal is a working, reliable service desk – not perfection</w:t>
      </w:r>
      <w:ins w:id="100" w:author="Claude" w:date="2026-05-08T00:00:00Z">
        <w:r>
          <w:t xml:space="preserve"> — it answers the phone, routes the ticket, and meets a basic SLA.</w:t>
        </w:r>
      </w:ins>
    </w:p>
    <w:p w14:paraId="1F15B327" w14:textId="32736C7C" w:rsidR="001923D1" w:rsidRDefault="001923D1" w:rsidP="001923D1">
      <w:pPr>
        <w:pStyle w:val="Heading1"/>
      </w:pPr>
      <w:r>
        <w:t xml:space="preserve">2. Scope </w:t>
      </w:r>
    </w:p>
    <w:p w14:paraId="492D4C05" w14:textId="5C4732C4" w:rsidR="001923D1" w:rsidRDefault="001923D1" w:rsidP="001923D1">
      <w:del w:id="200" w:author="Claude" w:date="2026-05-08T00:00:00Z">
        <w:r>
          <w:delText>What this workbook covers</w:delText>
        </w:r>
      </w:del>
      <w:ins w:id="201" w:author="Claude" w:date="2026-05-08T00:00:00Z">
        <w:r>
          <w:t>What is in MVP scope this sprint</w:t>
        </w:r>
      </w:ins>
    </w:p>
    <w:p w14:paraId="636372D2" w14:textId="6EF1B157" w:rsidR="001923D1" w:rsidRDefault="001923D1" w:rsidP="001923D1">
      <w:pPr>
        <w:pStyle w:val="ListParagraph"/>
        <w:numPr>
          <w:ilvl w:val="0"/>
          <w:numId w:val="9"/>
        </w:numPr>
      </w:pPr>
      <w:r>
        <w:t>Incident intake (form + email)</w:t>
      </w:r>
    </w:p>
    <w:p w14:paraId="7938CA36" w14:textId="2B357CA5" w:rsidR="001923D1" w:rsidRDefault="001923D1" w:rsidP="001923D1">
      <w:pPr>
        <w:pStyle w:val="ListParagraph"/>
        <w:numPr>
          <w:ilvl w:val="0"/>
          <w:numId w:val="9"/>
        </w:numPr>
      </w:pPr>
      <w:r>
        <w:t>Lifecycle (states)</w:t>
      </w:r>
    </w:p>
    <w:p w14:paraId="12B2775A" w14:textId="008EE6C0" w:rsidR="001923D1" w:rsidRDefault="001923D1" w:rsidP="001923D1">
      <w:pPr>
        <w:pStyle w:val="ListParagraph"/>
        <w:numPr>
          <w:ilvl w:val="0"/>
          <w:numId w:val="9"/>
        </w:numPr>
      </w:pPr>
      <w:r>
        <w:t>Priority model (Impact × Urgency)</w:t>
      </w:r>
    </w:p>
    <w:p w14:paraId="63996360" w14:textId="3482F01F" w:rsidR="001923D1" w:rsidRDefault="001923D1" w:rsidP="001923D1">
      <w:pPr>
        <w:pStyle w:val="ListParagraph"/>
        <w:numPr>
          <w:ilvl w:val="0"/>
          <w:numId w:val="9"/>
        </w:numPr>
      </w:pPr>
      <w:r>
        <w:t>Assignment (groups + routing)</w:t>
      </w:r>
    </w:p>
    <w:p w14:paraId="0E86561C" w14:textId="4A502F7B" w:rsidR="001923D1" w:rsidRDefault="001923D1" w:rsidP="001923D1">
      <w:pPr>
        <w:pStyle w:val="ListParagraph"/>
        <w:numPr>
          <w:ilvl w:val="0"/>
          <w:numId w:val="9"/>
        </w:numPr>
      </w:pPr>
      <w:r>
        <w:t>Basic SLAs (response + resolution)</w:t>
      </w:r>
    </w:p>
    <w:p w14:paraId="238B9ED9" w14:textId="14DC033F" w:rsidR="001923D1" w:rsidRDefault="001923D1" w:rsidP="001923D1">
      <w:pPr>
        <w:pStyle w:val="ListParagraph"/>
        <w:numPr>
          <w:ilvl w:val="0"/>
          <w:numId w:val="9"/>
        </w:numPr>
      </w:pPr>
      <w:r>
        <w:t>Agent experience (minimal workspace)</w:t>
      </w:r>
    </w:p>
    <w:p w14:paraId="44B1AAC9" w14:textId="77777777" w:rsidR="001923D1" w:rsidRDefault="001923D1" w:rsidP="001923D1"/>
    <w:p w14:paraId="2191BB0C" w14:textId="44DBF0CC" w:rsidR="001923D1" w:rsidRDefault="001923D1" w:rsidP="001923D1">
      <w:r>
        <w:t>Not included yet:</w:t>
      </w:r>
    </w:p>
    <w:p w14:paraId="3773774F" w14:textId="790C61FE" w:rsidR="001923D1" w:rsidRDefault="001923D1" w:rsidP="001923D1">
      <w:pPr>
        <w:pStyle w:val="ListParagraph"/>
        <w:numPr>
          <w:ilvl w:val="0"/>
          <w:numId w:val="10"/>
        </w:numPr>
      </w:pPr>
      <w:r>
        <w:t>Problem Management</w:t>
      </w:r>
    </w:p>
    <w:p w14:paraId="63B4D894" w14:textId="1D8F3C96" w:rsidR="001923D1" w:rsidRDefault="001923D1" w:rsidP="001923D1">
      <w:pPr>
        <w:pStyle w:val="ListParagraph"/>
        <w:numPr>
          <w:ilvl w:val="0"/>
          <w:numId w:val="10"/>
        </w:numPr>
      </w:pPr>
      <w:r>
        <w:t>Major Incident Management (advanced)</w:t>
      </w:r>
    </w:p>
    <w:p w14:paraId="5D22C9D9" w14:textId="6988E3D5" w:rsidR="001923D1" w:rsidRDefault="001923D1" w:rsidP="001923D1">
      <w:pPr>
        <w:pStyle w:val="ListParagraph"/>
        <w:numPr>
          <w:ilvl w:val="0"/>
          <w:numId w:val="10"/>
        </w:numPr>
      </w:pPr>
      <w:r>
        <w:t>Advanced automation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16AC9810" w:rsidR="001923D1" w:rsidRDefault="001923D1" w:rsidP="001923D1">
      <w:pPr>
        <w:pStyle w:val="Heading2"/>
      </w:pPr>
      <w:r>
        <w:t>3.1 Incident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46DF39BA" w14:textId="77777777" w:rsidTr="00DF5014">
        <w:trPr>
          <w:cantSplit/>
        </w:trPr>
        <w:tc>
          <w:tcPr>
            <w:tcW w:w="3596" w:type="dxa"/>
          </w:tcPr>
          <w:p w14:paraId="111A93CE" w14:textId="63693005" w:rsidR="001923D1" w:rsidRDefault="001923D1" w:rsidP="001923D1">
            <w:r>
              <w:t>Numbering</w:t>
            </w:r>
          </w:p>
        </w:tc>
        <w:tc>
          <w:tcPr>
            <w:tcW w:w="3597" w:type="dxa"/>
          </w:tcPr>
          <w:p w14:paraId="43A5090C" w14:textId="7B153537" w:rsidR="001923D1" w:rsidRDefault="001923D1" w:rsidP="001923D1">
            <w:r>
              <w:t>Auto-generated (INC0010001)</w:t>
            </w:r>
          </w:p>
        </w:tc>
        <w:tc>
          <w:tcPr>
            <w:tcW w:w="3597" w:type="dxa"/>
          </w:tcPr>
          <w:p w14:paraId="2D58E894" w14:textId="6F87C2AA" w:rsidR="001923D1" w:rsidRDefault="001923D1" w:rsidP="001923D1">
            <w:r>
              <w:t>Sequential</w:t>
            </w:r>
          </w:p>
        </w:tc>
      </w:tr>
      <w:tr w:rsidR="001923D1" w14:paraId="0F18E171" w14:textId="77777777" w:rsidTr="00DF5014">
        <w:trPr>
          <w:cantSplit/>
        </w:trPr>
        <w:tc>
          <w:tcPr>
            <w:tcW w:w="3596" w:type="dxa"/>
          </w:tcPr>
          <w:p w14:paraId="7CB664BD" w14:textId="3546D4E5" w:rsidR="001923D1" w:rsidRDefault="001923D1" w:rsidP="001923D1">
            <w:r>
              <w:t>Required Fields</w:t>
            </w:r>
          </w:p>
        </w:tc>
        <w:tc>
          <w:tcPr>
            <w:tcW w:w="3597" w:type="dxa"/>
          </w:tcPr>
          <w:p w14:paraId="7C43B47F" w14:textId="452F0909" w:rsidR="001923D1" w:rsidRDefault="001923D1" w:rsidP="001923D1">
            <w:r>
              <w:t>Short description, Caller</w:t>
            </w:r>
          </w:p>
        </w:tc>
        <w:tc>
          <w:tcPr>
            <w:tcW w:w="3597" w:type="dxa"/>
          </w:tcPr>
          <w:p w14:paraId="4C70667F" w14:textId="5032FB41" w:rsidR="001923D1" w:rsidRDefault="001923D1" w:rsidP="001923D1">
            <w:r>
              <w:t>Minimal by default</w:t>
            </w:r>
          </w:p>
        </w:tc>
      </w:tr>
      <w:tr w:rsidR="001923D1" w14:paraId="629A9A5D" w14:textId="77777777" w:rsidTr="00DF5014">
        <w:trPr>
          <w:cantSplit/>
        </w:trPr>
        <w:tc>
          <w:tcPr>
            <w:tcW w:w="3596" w:type="dxa"/>
          </w:tcPr>
          <w:p w14:paraId="488D7495" w14:textId="2C9A673F" w:rsidR="001923D1" w:rsidRDefault="001923D1" w:rsidP="001923D1">
            <w:r>
              <w:t>Optional Fields</w:t>
            </w:r>
          </w:p>
        </w:tc>
        <w:tc>
          <w:tcPr>
            <w:tcW w:w="3597" w:type="dxa"/>
          </w:tcPr>
          <w:p w14:paraId="75BE4B5F" w14:textId="1AA3935A" w:rsidR="001923D1" w:rsidRDefault="001923D1" w:rsidP="001923D1">
            <w:r>
              <w:t>Category, CI, Assignment Group</w:t>
            </w:r>
          </w:p>
        </w:tc>
        <w:tc>
          <w:tcPr>
            <w:tcW w:w="3597" w:type="dxa"/>
          </w:tcPr>
          <w:p w14:paraId="205E7426" w14:textId="347AE453" w:rsidR="001923D1" w:rsidRDefault="001923D1" w:rsidP="001923D1">
            <w:r>
              <w:t>Expand as needed</w:t>
            </w:r>
          </w:p>
        </w:tc>
      </w:tr>
      <w:tr w:rsidR="001923D1" w14:paraId="1F445F78" w14:textId="77777777" w:rsidTr="00DF5014">
        <w:trPr>
          <w:cantSplit/>
          <w:del w:id="300" w:author="Claude" w:date="2026-05-08T00:00:00Z"/>
        </w:trPr>
        <w:tc>
          <w:tcPr>
            <w:tcW w:w="3596" w:type="dxa"/>
          </w:tcPr>
          <w:p w14:paraId="209DDAD4" w14:textId="69962316" w:rsidR="001923D1" w:rsidRPr="009F7B54" w:rsidRDefault="001923D1" w:rsidP="001923D1">
            <w:del w:id="301" w:author="Claude" w:date="2026-05-08T00:00:00Z">
              <w:r>
                <w:delText>Numbering</w:delText>
              </w:r>
            </w:del>
          </w:p>
        </w:tc>
        <w:tc>
          <w:tcPr>
            <w:tcW w:w="3597" w:type="dxa"/>
          </w:tcPr>
          <w:p w14:paraId="62E0B86D" w14:textId="3FCCE227" w:rsidR="001923D1" w:rsidRPr="009F7B54" w:rsidRDefault="001923D1" w:rsidP="001923D1">
            <w:del w:id="302" w:author="Claude" w:date="2026-05-08T00:00:00Z">
              <w:r>
                <w:delText>Auto-generated (INC0010001)</w:delText>
              </w:r>
            </w:del>
          </w:p>
        </w:tc>
        <w:tc>
          <w:tcPr>
            <w:tcW w:w="3597" w:type="dxa"/>
          </w:tcPr>
          <w:p w14:paraId="62101D64" w14:textId="320CBFDF" w:rsidR="001923D1" w:rsidRPr="009F7B54" w:rsidRDefault="001923D1" w:rsidP="001923D1">
            <w:del w:id="303" w:author="Claude" w:date="2026-05-08T00:00:00Z">
              <w:r>
                <w:delText>Sequential</w:delText>
              </w:r>
            </w:del>
          </w:p>
        </w:tc>
      </w:tr>
    </w:tbl>
    <w:p w14:paraId="6020C357" w14:textId="77777777" w:rsidR="001923D1" w:rsidRDefault="001923D1" w:rsidP="001923D1"/>
    <w:p w14:paraId="63F2CD79" w14:textId="698557CC" w:rsidR="001923D1" w:rsidRDefault="001923D1" w:rsidP="001923D1">
      <w:pPr>
        <w:pStyle w:val="Heading2"/>
      </w:pPr>
      <w:r>
        <w:t>3.2 Lifecycle (States)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3C24F59A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6A1EE2CB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Meaning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2B3679C0" w14:textId="77777777" w:rsidTr="00DF5014">
        <w:trPr>
          <w:cantSplit/>
        </w:trPr>
        <w:tc>
          <w:tcPr>
            <w:tcW w:w="3596" w:type="dxa"/>
          </w:tcPr>
          <w:p w14:paraId="153714AC" w14:textId="5960E26F" w:rsidR="001923D1" w:rsidRDefault="001923D1" w:rsidP="001923D1">
            <w:r>
              <w:t>New</w:t>
            </w:r>
          </w:p>
        </w:tc>
        <w:tc>
          <w:tcPr>
            <w:tcW w:w="3597" w:type="dxa"/>
          </w:tcPr>
          <w:p w14:paraId="7D20D4CF" w14:textId="28786B48" w:rsidR="001923D1" w:rsidRDefault="001923D1" w:rsidP="001923D1">
            <w:r>
              <w:t>Created, not yet worked</w:t>
            </w:r>
          </w:p>
        </w:tc>
        <w:tc>
          <w:tcPr>
            <w:tcW w:w="3597" w:type="dxa"/>
          </w:tcPr>
          <w:p w14:paraId="6F911098" w14:textId="777AC2D3" w:rsidR="001923D1" w:rsidRDefault="001923D1" w:rsidP="001923D1">
            <w:r>
              <w:t>Default entry</w:t>
            </w:r>
          </w:p>
        </w:tc>
      </w:tr>
      <w:tr w:rsidR="001923D1" w14:paraId="64D18BF3" w14:textId="77777777" w:rsidTr="00DF5014">
        <w:trPr>
          <w:cantSplit/>
        </w:trPr>
        <w:tc>
          <w:tcPr>
            <w:tcW w:w="3596" w:type="dxa"/>
          </w:tcPr>
          <w:p w14:paraId="63E98F31" w14:textId="451AC1D8" w:rsidR="001923D1" w:rsidRDefault="001923D1" w:rsidP="001923D1">
            <w:r>
              <w:t>In Progress</w:t>
            </w:r>
          </w:p>
        </w:tc>
        <w:tc>
          <w:tcPr>
            <w:tcW w:w="3597" w:type="dxa"/>
          </w:tcPr>
          <w:p w14:paraId="12273FD8" w14:textId="335FDD58" w:rsidR="001923D1" w:rsidRDefault="001923D1" w:rsidP="001923D1">
            <w:r>
              <w:t>Actively being worked</w:t>
            </w:r>
          </w:p>
        </w:tc>
        <w:tc>
          <w:tcPr>
            <w:tcW w:w="3597" w:type="dxa"/>
          </w:tcPr>
          <w:p w14:paraId="06C8EA4F" w14:textId="5061C100" w:rsidR="001923D1" w:rsidRDefault="001923D1" w:rsidP="001923D1">
            <w:r>
              <w:t>Main working state</w:t>
            </w:r>
          </w:p>
        </w:tc>
      </w:tr>
      <w:tr w:rsidR="001923D1" w14:paraId="7F0B5453" w14:textId="77777777" w:rsidTr="00DF5014">
        <w:trPr>
          <w:cantSplit/>
        </w:trPr>
        <w:tc>
          <w:tcPr>
            <w:tcW w:w="3596" w:type="dxa"/>
          </w:tcPr>
          <w:p w14:paraId="55F2CC68" w14:textId="1EDB2150" w:rsidR="001923D1" w:rsidRDefault="001923D1" w:rsidP="001923D1">
            <w:r>
              <w:t>On Hold</w:t>
            </w:r>
          </w:p>
        </w:tc>
        <w:tc>
          <w:tcPr>
            <w:tcW w:w="3597" w:type="dxa"/>
          </w:tcPr>
          <w:p w14:paraId="5E989788" w14:textId="412FAFF0" w:rsidR="001923D1" w:rsidRDefault="001923D1" w:rsidP="001923D1">
            <w:r>
              <w:t>Waiting (user/vendor)</w:t>
            </w:r>
          </w:p>
        </w:tc>
        <w:tc>
          <w:tcPr>
            <w:tcW w:w="3597" w:type="dxa"/>
          </w:tcPr>
          <w:p w14:paraId="1EFA2FE0" w14:textId="2EB26F5F" w:rsidR="001923D1" w:rsidRDefault="001923D1" w:rsidP="001923D1">
            <w:r>
              <w:t>Optional use</w:t>
            </w:r>
          </w:p>
        </w:tc>
      </w:tr>
      <w:tr w:rsidR="001923D1" w14:paraId="6C3950D7" w14:textId="77777777" w:rsidTr="00DF5014">
        <w:trPr>
          <w:cantSplit/>
        </w:trPr>
        <w:tc>
          <w:tcPr>
            <w:tcW w:w="3596" w:type="dxa"/>
          </w:tcPr>
          <w:p w14:paraId="4A7F23A7" w14:textId="0E675AF8" w:rsidR="001923D1" w:rsidRPr="000872D1" w:rsidRDefault="001923D1" w:rsidP="001923D1">
            <w:r>
              <w:t>Resolved</w:t>
            </w:r>
          </w:p>
        </w:tc>
        <w:tc>
          <w:tcPr>
            <w:tcW w:w="3597" w:type="dxa"/>
          </w:tcPr>
          <w:p w14:paraId="0A87A5F9" w14:textId="2E198C33" w:rsidR="001923D1" w:rsidRPr="000872D1" w:rsidRDefault="001923D1" w:rsidP="001923D1">
            <w:r>
              <w:t>Fix applied</w:t>
            </w:r>
          </w:p>
        </w:tc>
        <w:tc>
          <w:tcPr>
            <w:tcW w:w="3597" w:type="dxa"/>
          </w:tcPr>
          <w:p w14:paraId="10F6EEF1" w14:textId="25244B88" w:rsidR="001923D1" w:rsidRPr="000872D1" w:rsidRDefault="001923D1" w:rsidP="001923D1">
            <w:r>
              <w:t>Awaiting closure</w:t>
            </w:r>
          </w:p>
        </w:tc>
      </w:tr>
      <w:tr w:rsidR="001923D1" w14:paraId="482F69A5" w14:textId="77777777" w:rsidTr="00DF5014">
        <w:trPr>
          <w:cantSplit/>
        </w:trPr>
        <w:tc>
          <w:tcPr>
            <w:tcW w:w="3596" w:type="dxa"/>
          </w:tcPr>
          <w:p w14:paraId="3DFE0045" w14:textId="7C72736C" w:rsidR="001923D1" w:rsidRPr="000872D1" w:rsidRDefault="001923D1" w:rsidP="001923D1">
            <w:r>
              <w:lastRenderedPageBreak/>
              <w:t>Closed</w:t>
            </w:r>
          </w:p>
        </w:tc>
        <w:tc>
          <w:tcPr>
            <w:tcW w:w="3597" w:type="dxa"/>
          </w:tcPr>
          <w:p w14:paraId="545D1BED" w14:textId="4DC30054" w:rsidR="001923D1" w:rsidRPr="000872D1" w:rsidRDefault="001923D1" w:rsidP="001923D1">
            <w:r>
              <w:t>Final state</w:t>
            </w:r>
          </w:p>
        </w:tc>
        <w:tc>
          <w:tcPr>
            <w:tcW w:w="3597" w:type="dxa"/>
          </w:tcPr>
          <w:p w14:paraId="13052A2B" w14:textId="4CF0675D" w:rsidR="001923D1" w:rsidRPr="000872D1" w:rsidRDefault="001923D1" w:rsidP="001923D1">
            <w:r>
              <w:t>Locked record</w:t>
            </w:r>
          </w:p>
        </w:tc>
      </w:tr>
    </w:tbl>
    <w:p w14:paraId="70AEFDF1" w14:textId="77777777" w:rsidR="001923D1" w:rsidRDefault="001923D1" w:rsidP="001923D1"/>
    <w:p w14:paraId="04510841" w14:textId="0E76506B" w:rsidR="001923D1" w:rsidRDefault="001923D1" w:rsidP="001923D1">
      <w:pPr>
        <w:pStyle w:val="Heading2"/>
      </w:pPr>
      <w:r>
        <w:t>3.3 Priority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08DBD0CE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0184E739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Behavior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73BE540D" w14:textId="77777777" w:rsidTr="00DF5014">
        <w:trPr>
          <w:cantSplit/>
        </w:trPr>
        <w:tc>
          <w:tcPr>
            <w:tcW w:w="3596" w:type="dxa"/>
          </w:tcPr>
          <w:p w14:paraId="2423E30D" w14:textId="59C78CC4" w:rsidR="001923D1" w:rsidRDefault="001923D1" w:rsidP="001923D1">
            <w:r>
              <w:t>Impact</w:t>
            </w:r>
          </w:p>
        </w:tc>
        <w:tc>
          <w:tcPr>
            <w:tcW w:w="3597" w:type="dxa"/>
          </w:tcPr>
          <w:p w14:paraId="0FCA30FC" w14:textId="04D536CA" w:rsidR="001923D1" w:rsidRDefault="001923D1" w:rsidP="001923D1">
            <w:r>
              <w:t>High / Medium / Low</w:t>
            </w:r>
          </w:p>
        </w:tc>
        <w:tc>
          <w:tcPr>
            <w:tcW w:w="3597" w:type="dxa"/>
          </w:tcPr>
          <w:p w14:paraId="5AC5DD0E" w14:textId="57F951F0" w:rsidR="001923D1" w:rsidRDefault="001923D1" w:rsidP="001923D1">
            <w:r>
              <w:t>Business impact</w:t>
            </w:r>
          </w:p>
        </w:tc>
      </w:tr>
      <w:tr w:rsidR="001923D1" w14:paraId="2B2E7B01" w14:textId="77777777" w:rsidTr="00DF5014">
        <w:trPr>
          <w:cantSplit/>
        </w:trPr>
        <w:tc>
          <w:tcPr>
            <w:tcW w:w="3596" w:type="dxa"/>
          </w:tcPr>
          <w:p w14:paraId="67AB5B20" w14:textId="50B614AE" w:rsidR="001923D1" w:rsidRDefault="001923D1" w:rsidP="001923D1">
            <w:r>
              <w:t>Urgency</w:t>
            </w:r>
          </w:p>
        </w:tc>
        <w:tc>
          <w:tcPr>
            <w:tcW w:w="3597" w:type="dxa"/>
          </w:tcPr>
          <w:p w14:paraId="33D3C3C0" w14:textId="759C4298" w:rsidR="001923D1" w:rsidRDefault="001923D1" w:rsidP="001923D1">
            <w:r>
              <w:t>High / Medium / Low</w:t>
            </w:r>
          </w:p>
        </w:tc>
        <w:tc>
          <w:tcPr>
            <w:tcW w:w="3597" w:type="dxa"/>
          </w:tcPr>
          <w:p w14:paraId="5E097085" w14:textId="34E88DD5" w:rsidR="001923D1" w:rsidRDefault="001923D1" w:rsidP="001923D1">
            <w:r>
              <w:t>Time sensitivity</w:t>
            </w:r>
          </w:p>
        </w:tc>
      </w:tr>
      <w:tr w:rsidR="001923D1" w14:paraId="687C7760" w14:textId="77777777" w:rsidTr="00DF5014">
        <w:trPr>
          <w:cantSplit/>
        </w:trPr>
        <w:tc>
          <w:tcPr>
            <w:tcW w:w="3596" w:type="dxa"/>
          </w:tcPr>
          <w:p w14:paraId="3131A34A" w14:textId="0CCAE194" w:rsidR="001923D1" w:rsidRDefault="001923D1" w:rsidP="001923D1">
            <w:r>
              <w:t>Priority</w:t>
            </w:r>
          </w:p>
        </w:tc>
        <w:tc>
          <w:tcPr>
            <w:tcW w:w="3597" w:type="dxa"/>
          </w:tcPr>
          <w:p w14:paraId="58522420" w14:textId="5A0D79F9" w:rsidR="001923D1" w:rsidRDefault="001923D1" w:rsidP="001923D1">
            <w:r>
              <w:t>Auto-calculated</w:t>
            </w:r>
          </w:p>
        </w:tc>
        <w:tc>
          <w:tcPr>
            <w:tcW w:w="3597" w:type="dxa"/>
          </w:tcPr>
          <w:p w14:paraId="6240BC16" w14:textId="5FCC31DF" w:rsidR="001923D1" w:rsidRDefault="001923D1" w:rsidP="001923D1">
            <w:r>
              <w:t>Matrix-driven</w:t>
            </w:r>
          </w:p>
        </w:tc>
      </w:tr>
    </w:tbl>
    <w:p w14:paraId="09FC807C" w14:textId="77777777" w:rsidR="001923D1" w:rsidRDefault="001923D1" w:rsidP="001923D1"/>
    <w:p w14:paraId="36D9CA06" w14:textId="20F078E5" w:rsidR="001923D1" w:rsidRDefault="001923D1" w:rsidP="001923D1">
      <w:pPr>
        <w:pStyle w:val="Heading2"/>
      </w:pPr>
      <w:r>
        <w:t>3.4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6297B86F" w14:textId="77777777" w:rsidTr="00DF5014">
        <w:trPr>
          <w:cantSplit/>
        </w:trPr>
        <w:tc>
          <w:tcPr>
            <w:tcW w:w="3596" w:type="dxa"/>
          </w:tcPr>
          <w:p w14:paraId="0D4E3B31" w14:textId="23CCD915" w:rsidR="001923D1" w:rsidRDefault="001923D1" w:rsidP="001923D1">
            <w:r>
              <w:t>Assignment Group</w:t>
            </w:r>
          </w:p>
        </w:tc>
        <w:tc>
          <w:tcPr>
            <w:tcW w:w="3597" w:type="dxa"/>
          </w:tcPr>
          <w:p w14:paraId="0D418093" w14:textId="0CBA4974" w:rsidR="001923D1" w:rsidRDefault="001923D1" w:rsidP="001923D1">
            <w:r>
              <w:t>Manual</w:t>
            </w:r>
          </w:p>
        </w:tc>
        <w:tc>
          <w:tcPr>
            <w:tcW w:w="3597" w:type="dxa"/>
          </w:tcPr>
          <w:p w14:paraId="24EE3C9A" w14:textId="69C88C06" w:rsidR="001923D1" w:rsidRDefault="001923D1" w:rsidP="001923D1">
            <w:r>
              <w:t>Needs rules</w:t>
            </w:r>
          </w:p>
        </w:tc>
      </w:tr>
      <w:tr w:rsidR="001923D1" w14:paraId="28469607" w14:textId="77777777" w:rsidTr="00DF5014">
        <w:trPr>
          <w:cantSplit/>
        </w:trPr>
        <w:tc>
          <w:tcPr>
            <w:tcW w:w="3596" w:type="dxa"/>
          </w:tcPr>
          <w:p w14:paraId="718B6804" w14:textId="0FF5E899" w:rsidR="001923D1" w:rsidRDefault="001923D1" w:rsidP="001923D1">
            <w:r>
              <w:t>Assigned To</w:t>
            </w:r>
          </w:p>
        </w:tc>
        <w:tc>
          <w:tcPr>
            <w:tcW w:w="3597" w:type="dxa"/>
          </w:tcPr>
          <w:p w14:paraId="0C225EA9" w14:textId="6D8F52A0" w:rsidR="001923D1" w:rsidRDefault="001923D1" w:rsidP="001923D1">
            <w:r>
              <w:t>Manual</w:t>
            </w:r>
          </w:p>
        </w:tc>
        <w:tc>
          <w:tcPr>
            <w:tcW w:w="3597" w:type="dxa"/>
          </w:tcPr>
          <w:p w14:paraId="1D9640F4" w14:textId="7836F65D" w:rsidR="001923D1" w:rsidRDefault="001923D1" w:rsidP="001923D1">
            <w:r>
              <w:t>Agent-level</w:t>
            </w:r>
          </w:p>
        </w:tc>
      </w:tr>
      <w:tr w:rsidR="001923D1" w14:paraId="73F74E61" w14:textId="77777777" w:rsidTr="00DF5014">
        <w:trPr>
          <w:cantSplit/>
        </w:trPr>
        <w:tc>
          <w:tcPr>
            <w:tcW w:w="3596" w:type="dxa"/>
          </w:tcPr>
          <w:p w14:paraId="36F645AA" w14:textId="751DCA83" w:rsidR="001923D1" w:rsidRDefault="001923D1" w:rsidP="001923D1">
            <w:r>
              <w:t>Routing</w:t>
            </w:r>
          </w:p>
        </w:tc>
        <w:tc>
          <w:tcPr>
            <w:tcW w:w="3597" w:type="dxa"/>
          </w:tcPr>
          <w:p w14:paraId="20DB4A4D" w14:textId="75ADDD49" w:rsidR="001923D1" w:rsidRDefault="001923D1" w:rsidP="001923D1">
            <w:r>
              <w:t>None</w:t>
            </w:r>
          </w:p>
        </w:tc>
        <w:tc>
          <w:tcPr>
            <w:tcW w:w="3597" w:type="dxa"/>
          </w:tcPr>
          <w:p w14:paraId="17BE20A6" w14:textId="222102D2" w:rsidR="001923D1" w:rsidRDefault="001923D1" w:rsidP="001923D1">
            <w:r>
              <w:t>Must configure</w:t>
            </w:r>
          </w:p>
        </w:tc>
      </w:tr>
    </w:tbl>
    <w:p w14:paraId="7186C36A" w14:textId="77777777" w:rsidR="001923D1" w:rsidRDefault="001923D1" w:rsidP="001923D1"/>
    <w:p w14:paraId="5A03B42A" w14:textId="57A2D081" w:rsidR="001923D1" w:rsidRDefault="001923D1" w:rsidP="001923D1">
      <w:pPr>
        <w:pStyle w:val="Heading2"/>
      </w:pPr>
      <w:r>
        <w:t>3.5 Email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10331703" w14:textId="77777777" w:rsidTr="00DF5014">
        <w:trPr>
          <w:cantSplit/>
        </w:trPr>
        <w:tc>
          <w:tcPr>
            <w:tcW w:w="3596" w:type="dxa"/>
          </w:tcPr>
          <w:p w14:paraId="77F8EAA8" w14:textId="59A580D0" w:rsidR="001923D1" w:rsidRDefault="001923D1" w:rsidP="001923D1">
            <w:r>
              <w:t>Email-to-Incident</w:t>
            </w:r>
          </w:p>
        </w:tc>
        <w:tc>
          <w:tcPr>
            <w:tcW w:w="3597" w:type="dxa"/>
          </w:tcPr>
          <w:p w14:paraId="234F2C63" w14:textId="1806F289" w:rsidR="001923D1" w:rsidRDefault="001923D1" w:rsidP="001923D1">
            <w:r>
              <w:t>Supported</w:t>
            </w:r>
          </w:p>
        </w:tc>
        <w:tc>
          <w:tcPr>
            <w:tcW w:w="3597" w:type="dxa"/>
          </w:tcPr>
          <w:p w14:paraId="2F66A776" w14:textId="7580C015" w:rsidR="001923D1" w:rsidRDefault="001923D1" w:rsidP="001923D1">
            <w:r>
              <w:t>Needs config</w:t>
            </w:r>
          </w:p>
        </w:tc>
      </w:tr>
      <w:tr w:rsidR="001923D1" w14:paraId="526D2237" w14:textId="77777777" w:rsidTr="00DF5014">
        <w:trPr>
          <w:cantSplit/>
        </w:trPr>
        <w:tc>
          <w:tcPr>
            <w:tcW w:w="3596" w:type="dxa"/>
          </w:tcPr>
          <w:p w14:paraId="130689F6" w14:textId="66B7DE9B" w:rsidR="001923D1" w:rsidRDefault="001923D1" w:rsidP="001923D1">
            <w:r>
              <w:t>Notifications</w:t>
            </w:r>
          </w:p>
        </w:tc>
        <w:tc>
          <w:tcPr>
            <w:tcW w:w="3597" w:type="dxa"/>
          </w:tcPr>
          <w:p w14:paraId="7CE75ADC" w14:textId="5B0422FB" w:rsidR="001923D1" w:rsidRDefault="001923D1" w:rsidP="001923D1">
            <w:r>
              <w:t>Basic templates</w:t>
            </w:r>
          </w:p>
        </w:tc>
        <w:tc>
          <w:tcPr>
            <w:tcW w:w="3597" w:type="dxa"/>
          </w:tcPr>
          <w:p w14:paraId="5295A87A" w14:textId="5F005B56" w:rsidR="001923D1" w:rsidRDefault="001923D1" w:rsidP="001923D1">
            <w:r>
              <w:t>Expand later</w:t>
            </w:r>
          </w:p>
        </w:tc>
      </w:tr>
      <w:tr w:rsidR="001923D1" w14:paraId="4A710C0E" w14:textId="77777777" w:rsidTr="00DF5014">
        <w:trPr>
          <w:cantSplit/>
        </w:trPr>
        <w:tc>
          <w:tcPr>
            <w:tcW w:w="3596" w:type="dxa"/>
          </w:tcPr>
          <w:p w14:paraId="3FC68646" w14:textId="07D691CF" w:rsidR="001923D1" w:rsidRDefault="001923D1" w:rsidP="001923D1">
            <w:r>
              <w:t>Replies</w:t>
            </w:r>
          </w:p>
        </w:tc>
        <w:tc>
          <w:tcPr>
            <w:tcW w:w="3597" w:type="dxa"/>
          </w:tcPr>
          <w:p w14:paraId="3E1A13A8" w14:textId="37D1C487" w:rsidR="001923D1" w:rsidRDefault="001923D1" w:rsidP="001923D1">
            <w:r>
              <w:t>Can update tickets</w:t>
            </w:r>
          </w:p>
        </w:tc>
        <w:tc>
          <w:tcPr>
            <w:tcW w:w="3597" w:type="dxa"/>
          </w:tcPr>
          <w:p w14:paraId="0970E0E9" w14:textId="4BC00137" w:rsidR="001923D1" w:rsidRDefault="001923D1" w:rsidP="001923D1">
            <w:r>
              <w:t>Threading supported</w:t>
            </w:r>
          </w:p>
        </w:tc>
      </w:tr>
    </w:tbl>
    <w:p w14:paraId="6DE864E0" w14:textId="77777777" w:rsidR="001923D1" w:rsidRDefault="001923D1" w:rsidP="001923D1"/>
    <w:p w14:paraId="0772E5E1" w14:textId="508CB9B3" w:rsidR="001923D1" w:rsidRDefault="001923D1" w:rsidP="001923D1">
      <w:pPr>
        <w:pStyle w:val="Heading2"/>
      </w:pPr>
      <w:r>
        <w:t>3.6 SLA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69CFF634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DE9AFF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911998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33B0231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77F94A9D" w14:textId="77777777" w:rsidTr="00DF5014">
        <w:trPr>
          <w:cantSplit/>
        </w:trPr>
        <w:tc>
          <w:tcPr>
            <w:tcW w:w="3596" w:type="dxa"/>
          </w:tcPr>
          <w:p w14:paraId="6A251203" w14:textId="4BEE5DBD" w:rsidR="001923D1" w:rsidRDefault="001923D1" w:rsidP="001923D1">
            <w:r>
              <w:t>SLA Engine</w:t>
            </w:r>
          </w:p>
        </w:tc>
        <w:tc>
          <w:tcPr>
            <w:tcW w:w="3597" w:type="dxa"/>
          </w:tcPr>
          <w:p w14:paraId="2B30F739" w14:textId="0F5C18F9" w:rsidR="001923D1" w:rsidRDefault="001923D1" w:rsidP="001923D1">
            <w:r>
              <w:t>Available</w:t>
            </w:r>
          </w:p>
        </w:tc>
        <w:tc>
          <w:tcPr>
            <w:tcW w:w="3597" w:type="dxa"/>
          </w:tcPr>
          <w:p w14:paraId="10892266" w14:textId="5C6A61CA" w:rsidR="001923D1" w:rsidRDefault="001923D1" w:rsidP="001923D1">
            <w:r>
              <w:t>Not configured</w:t>
            </w:r>
          </w:p>
        </w:tc>
      </w:tr>
      <w:tr w:rsidR="001923D1" w14:paraId="0A1551F4" w14:textId="77777777" w:rsidTr="00DF5014">
        <w:trPr>
          <w:cantSplit/>
        </w:trPr>
        <w:tc>
          <w:tcPr>
            <w:tcW w:w="3596" w:type="dxa"/>
          </w:tcPr>
          <w:p w14:paraId="31B065A4" w14:textId="5B7F25B8" w:rsidR="001923D1" w:rsidRDefault="001923D1" w:rsidP="001923D1">
            <w:r>
              <w:t>Response SLA</w:t>
            </w:r>
          </w:p>
        </w:tc>
        <w:tc>
          <w:tcPr>
            <w:tcW w:w="3597" w:type="dxa"/>
          </w:tcPr>
          <w:p w14:paraId="5738211D" w14:textId="4A2E46CC" w:rsidR="001923D1" w:rsidRDefault="001923D1" w:rsidP="001923D1">
            <w:r>
              <w:t>Not defined</w:t>
            </w:r>
          </w:p>
        </w:tc>
        <w:tc>
          <w:tcPr>
            <w:tcW w:w="3597" w:type="dxa"/>
          </w:tcPr>
          <w:p w14:paraId="1F5B3BE4" w14:textId="0CCDDD1C" w:rsidR="001923D1" w:rsidRDefault="001923D1" w:rsidP="001923D1">
            <w:r>
              <w:t>Must configure</w:t>
            </w:r>
          </w:p>
        </w:tc>
      </w:tr>
      <w:tr w:rsidR="001923D1" w14:paraId="2989D621" w14:textId="77777777" w:rsidTr="00DF5014">
        <w:trPr>
          <w:cantSplit/>
        </w:trPr>
        <w:tc>
          <w:tcPr>
            <w:tcW w:w="3596" w:type="dxa"/>
          </w:tcPr>
          <w:p w14:paraId="6EF5B2FD" w14:textId="5F90E249" w:rsidR="001923D1" w:rsidRDefault="001923D1" w:rsidP="001923D1">
            <w:r>
              <w:t>Resolution SLA</w:t>
            </w:r>
          </w:p>
        </w:tc>
        <w:tc>
          <w:tcPr>
            <w:tcW w:w="3597" w:type="dxa"/>
          </w:tcPr>
          <w:p w14:paraId="62E07A56" w14:textId="19D79DC4" w:rsidR="001923D1" w:rsidRDefault="001923D1" w:rsidP="001923D1">
            <w:r>
              <w:t>Not defined</w:t>
            </w:r>
          </w:p>
        </w:tc>
        <w:tc>
          <w:tcPr>
            <w:tcW w:w="3597" w:type="dxa"/>
          </w:tcPr>
          <w:p w14:paraId="58C21AC5" w14:textId="57B88C91" w:rsidR="001923D1" w:rsidRDefault="001923D1" w:rsidP="001923D1">
            <w:r>
              <w:t>Must configure</w:t>
            </w:r>
          </w:p>
        </w:tc>
      </w:tr>
    </w:tbl>
    <w:p w14:paraId="27E86C4F" w14:textId="77777777" w:rsidR="001923D1" w:rsidRDefault="001923D1" w:rsidP="001923D1"/>
    <w:p w14:paraId="1A8FCEA5" w14:textId="458CB9C1" w:rsidR="001923D1" w:rsidRDefault="001923D1" w:rsidP="001923D1">
      <w:pPr>
        <w:pStyle w:val="Heading2"/>
      </w:pPr>
      <w:r>
        <w:t>3.7 Agent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29904522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19F74F6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FAE1CDA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595A965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04C03" w14:paraId="0B52CDE2" w14:textId="77777777" w:rsidTr="00DF5014">
        <w:trPr>
          <w:cantSplit/>
        </w:trPr>
        <w:tc>
          <w:tcPr>
            <w:tcW w:w="3596" w:type="dxa"/>
          </w:tcPr>
          <w:p w14:paraId="1EB90118" w14:textId="01D1BD7D" w:rsidR="00204C03" w:rsidRDefault="00204C03" w:rsidP="00204C03">
            <w:r>
              <w:t>UI</w:t>
            </w:r>
          </w:p>
        </w:tc>
        <w:tc>
          <w:tcPr>
            <w:tcW w:w="3597" w:type="dxa"/>
          </w:tcPr>
          <w:p w14:paraId="3A6BC418" w14:textId="66B74D12" w:rsidR="00204C03" w:rsidRDefault="00204C03" w:rsidP="00204C03">
            <w:r>
              <w:t>Standard form</w:t>
            </w:r>
          </w:p>
        </w:tc>
        <w:tc>
          <w:tcPr>
            <w:tcW w:w="3597" w:type="dxa"/>
          </w:tcPr>
          <w:p w14:paraId="534EA668" w14:textId="2FD9D789" w:rsidR="00204C03" w:rsidRDefault="00204C03" w:rsidP="00204C03">
            <w:r>
              <w:t>Usable immediately</w:t>
            </w:r>
          </w:p>
        </w:tc>
      </w:tr>
      <w:tr w:rsidR="00204C03" w14:paraId="32E2BC95" w14:textId="77777777" w:rsidTr="00DF5014">
        <w:trPr>
          <w:cantSplit/>
        </w:trPr>
        <w:tc>
          <w:tcPr>
            <w:tcW w:w="3596" w:type="dxa"/>
          </w:tcPr>
          <w:p w14:paraId="02B11260" w14:textId="3675809E" w:rsidR="00204C03" w:rsidRDefault="00204C03" w:rsidP="00204C03">
            <w:r>
              <w:t>Lists</w:t>
            </w:r>
          </w:p>
        </w:tc>
        <w:tc>
          <w:tcPr>
            <w:tcW w:w="3597" w:type="dxa"/>
          </w:tcPr>
          <w:p w14:paraId="5E1A93FC" w14:textId="620484EA" w:rsidR="00204C03" w:rsidRDefault="00204C03" w:rsidP="00204C03">
            <w:r>
              <w:t>Default views</w:t>
            </w:r>
          </w:p>
        </w:tc>
        <w:tc>
          <w:tcPr>
            <w:tcW w:w="3597" w:type="dxa"/>
          </w:tcPr>
          <w:p w14:paraId="3CAC23B5" w14:textId="5F149F38" w:rsidR="00204C03" w:rsidRDefault="00204C03" w:rsidP="00204C03">
            <w:r>
              <w:t>Customizable</w:t>
            </w:r>
          </w:p>
        </w:tc>
      </w:tr>
      <w:tr w:rsidR="00204C03" w14:paraId="23FA3DD5" w14:textId="77777777" w:rsidTr="00DF5014">
        <w:trPr>
          <w:cantSplit/>
        </w:trPr>
        <w:tc>
          <w:tcPr>
            <w:tcW w:w="3596" w:type="dxa"/>
          </w:tcPr>
          <w:p w14:paraId="3F697433" w14:textId="1BFA8995" w:rsidR="00204C03" w:rsidRDefault="00204C03" w:rsidP="00204C03">
            <w:r>
              <w:t>Workspace</w:t>
            </w:r>
          </w:p>
        </w:tc>
        <w:tc>
          <w:tcPr>
            <w:tcW w:w="3597" w:type="dxa"/>
          </w:tcPr>
          <w:p w14:paraId="4B9B9AB9" w14:textId="52FB22DD" w:rsidR="00204C03" w:rsidRDefault="00204C03" w:rsidP="00204C03">
            <w:r>
              <w:t>Optional</w:t>
            </w:r>
          </w:p>
        </w:tc>
        <w:tc>
          <w:tcPr>
            <w:tcW w:w="3597" w:type="dxa"/>
          </w:tcPr>
          <w:p w14:paraId="2B8B8F03" w14:textId="3BC81CB1" w:rsidR="00204C03" w:rsidRDefault="00204C03" w:rsidP="00204C03">
            <w:r>
              <w:t>Can defer</w:t>
            </w:r>
          </w:p>
        </w:tc>
      </w:tr>
    </w:tbl>
    <w:p w14:paraId="5222E2C1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629AEB41" w:rsidR="001923D1" w:rsidRDefault="001923D1" w:rsidP="001923D1">
      <w:pPr>
        <w:pStyle w:val="Heading2"/>
      </w:pPr>
      <w:r>
        <w:t>4.1 Incident Intake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61FB56DD" w14:textId="77777777" w:rsidTr="00DF5014">
        <w:trPr>
          <w:cantSplit/>
        </w:trPr>
        <w:tc>
          <w:tcPr>
            <w:tcW w:w="2158" w:type="dxa"/>
          </w:tcPr>
          <w:p w14:paraId="76A8B147" w14:textId="58AF7AC7" w:rsidR="006C53D3" w:rsidRDefault="006C53D3" w:rsidP="006C53D3">
            <w:r>
              <w:t>Intake Channels</w:t>
            </w:r>
          </w:p>
        </w:tc>
        <w:tc>
          <w:tcPr>
            <w:tcW w:w="2158" w:type="dxa"/>
          </w:tcPr>
          <w:p w14:paraId="40A5F5DE" w14:textId="04018F61" w:rsidR="006C53D3" w:rsidRDefault="006C53D3" w:rsidP="006C53D3">
            <w:r>
              <w:t>Portal + Email</w:t>
            </w:r>
          </w:p>
        </w:tc>
        <w:tc>
          <w:tcPr>
            <w:tcW w:w="2158" w:type="dxa"/>
          </w:tcPr>
          <w:p w14:paraId="39D60FE7" w14:textId="77777777" w:rsidR="006C53D3" w:rsidRDefault="006C53D3" w:rsidP="006C53D3"/>
        </w:tc>
        <w:tc>
          <w:tcPr>
            <w:tcW w:w="2158" w:type="dxa"/>
          </w:tcPr>
          <w:p w14:paraId="642CEAFB" w14:textId="77777777" w:rsidR="006C53D3" w:rsidRDefault="006C53D3" w:rsidP="006C53D3"/>
        </w:tc>
        <w:tc>
          <w:tcPr>
            <w:tcW w:w="2158" w:type="dxa"/>
          </w:tcPr>
          <w:p w14:paraId="2A3F85C3" w14:textId="77777777" w:rsidR="006C53D3" w:rsidRDefault="006C53D3" w:rsidP="006C53D3"/>
        </w:tc>
      </w:tr>
      <w:tr w:rsidR="006C53D3" w14:paraId="7757C668" w14:textId="77777777" w:rsidTr="00DF5014">
        <w:trPr>
          <w:cantSplit/>
        </w:trPr>
        <w:tc>
          <w:tcPr>
            <w:tcW w:w="2158" w:type="dxa"/>
          </w:tcPr>
          <w:p w14:paraId="02405200" w14:textId="7E595346" w:rsidR="006C53D3" w:rsidRDefault="006C53D3" w:rsidP="006C53D3">
            <w:r>
              <w:t>Required Fields</w:t>
            </w:r>
          </w:p>
        </w:tc>
        <w:tc>
          <w:tcPr>
            <w:tcW w:w="2158" w:type="dxa"/>
          </w:tcPr>
          <w:p w14:paraId="78968B2F" w14:textId="03A48104" w:rsidR="006C53D3" w:rsidRDefault="006C53D3" w:rsidP="006C53D3">
            <w:r>
              <w:t>Minimal</w:t>
            </w:r>
          </w:p>
        </w:tc>
        <w:tc>
          <w:tcPr>
            <w:tcW w:w="2158" w:type="dxa"/>
          </w:tcPr>
          <w:p w14:paraId="42668B54" w14:textId="77777777" w:rsidR="006C53D3" w:rsidRDefault="006C53D3" w:rsidP="006C53D3"/>
        </w:tc>
        <w:tc>
          <w:tcPr>
            <w:tcW w:w="2158" w:type="dxa"/>
          </w:tcPr>
          <w:p w14:paraId="72FBECA8" w14:textId="77777777" w:rsidR="006C53D3" w:rsidRDefault="006C53D3" w:rsidP="006C53D3"/>
        </w:tc>
        <w:tc>
          <w:tcPr>
            <w:tcW w:w="2158" w:type="dxa"/>
          </w:tcPr>
          <w:p w14:paraId="45B2CC63" w14:textId="77777777" w:rsidR="006C53D3" w:rsidRDefault="006C53D3" w:rsidP="006C53D3"/>
        </w:tc>
      </w:tr>
      <w:tr w:rsidR="006C53D3" w14:paraId="14048CF2" w14:textId="77777777" w:rsidTr="00DF5014">
        <w:trPr>
          <w:cantSplit/>
        </w:trPr>
        <w:tc>
          <w:tcPr>
            <w:tcW w:w="2158" w:type="dxa"/>
          </w:tcPr>
          <w:p w14:paraId="7D6378D1" w14:textId="7928E4CF" w:rsidR="006C53D3" w:rsidRDefault="006C53D3" w:rsidP="006C53D3">
            <w:r>
              <w:t>Categorization</w:t>
            </w:r>
          </w:p>
        </w:tc>
        <w:tc>
          <w:tcPr>
            <w:tcW w:w="2158" w:type="dxa"/>
          </w:tcPr>
          <w:p w14:paraId="6C1EDFA3" w14:textId="6D3099A7" w:rsidR="006C53D3" w:rsidRDefault="006C53D3" w:rsidP="006C53D3">
            <w:r>
              <w:t>Optional</w:t>
            </w:r>
          </w:p>
        </w:tc>
        <w:tc>
          <w:tcPr>
            <w:tcW w:w="2158" w:type="dxa"/>
          </w:tcPr>
          <w:p w14:paraId="777657D6" w14:textId="77777777" w:rsidR="006C53D3" w:rsidRDefault="006C53D3" w:rsidP="006C53D3"/>
        </w:tc>
        <w:tc>
          <w:tcPr>
            <w:tcW w:w="2158" w:type="dxa"/>
          </w:tcPr>
          <w:p w14:paraId="1214B50A" w14:textId="77777777" w:rsidR="006C53D3" w:rsidRDefault="006C53D3" w:rsidP="006C53D3"/>
        </w:tc>
        <w:tc>
          <w:tcPr>
            <w:tcW w:w="2158" w:type="dxa"/>
          </w:tcPr>
          <w:p w14:paraId="3F7203B2" w14:textId="77777777" w:rsidR="006C53D3" w:rsidRDefault="006C53D3" w:rsidP="006C53D3"/>
        </w:tc>
      </w:tr>
    </w:tbl>
    <w:p w14:paraId="0D9FEC1F" w14:textId="77777777" w:rsidR="001923D1" w:rsidRDefault="001923D1" w:rsidP="001923D1"/>
    <w:p w14:paraId="4B320A52" w14:textId="0CFB8871" w:rsidR="001923D1" w:rsidRDefault="001923D1" w:rsidP="001923D1">
      <w:pPr>
        <w:pStyle w:val="Heading2"/>
      </w:pPr>
      <w:r>
        <w:t>4.2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6FC4F22F" w14:textId="77777777" w:rsidTr="00DF5014">
        <w:trPr>
          <w:cantSplit/>
        </w:trPr>
        <w:tc>
          <w:tcPr>
            <w:tcW w:w="2158" w:type="dxa"/>
          </w:tcPr>
          <w:p w14:paraId="5B6F4F99" w14:textId="051CAB03" w:rsidR="006C53D3" w:rsidRDefault="006C53D3" w:rsidP="006C53D3">
            <w:r>
              <w:t>Use of On Hold</w:t>
            </w:r>
          </w:p>
        </w:tc>
        <w:tc>
          <w:tcPr>
            <w:tcW w:w="2158" w:type="dxa"/>
          </w:tcPr>
          <w:p w14:paraId="584D8163" w14:textId="27FABE92" w:rsidR="006C53D3" w:rsidRDefault="006C53D3" w:rsidP="006C53D3">
            <w:r>
              <w:t>Optional</w:t>
            </w:r>
          </w:p>
        </w:tc>
        <w:tc>
          <w:tcPr>
            <w:tcW w:w="2158" w:type="dxa"/>
          </w:tcPr>
          <w:p w14:paraId="3069A6E1" w14:textId="77777777" w:rsidR="006C53D3" w:rsidRDefault="006C53D3" w:rsidP="006C53D3"/>
        </w:tc>
        <w:tc>
          <w:tcPr>
            <w:tcW w:w="2158" w:type="dxa"/>
          </w:tcPr>
          <w:p w14:paraId="6033DF80" w14:textId="77777777" w:rsidR="006C53D3" w:rsidRDefault="006C53D3" w:rsidP="006C53D3"/>
        </w:tc>
        <w:tc>
          <w:tcPr>
            <w:tcW w:w="2158" w:type="dxa"/>
          </w:tcPr>
          <w:p w14:paraId="41122291" w14:textId="77777777" w:rsidR="006C53D3" w:rsidRDefault="006C53D3" w:rsidP="006C53D3"/>
        </w:tc>
      </w:tr>
      <w:tr w:rsidR="006C53D3" w14:paraId="4B538247" w14:textId="77777777" w:rsidTr="00DF5014">
        <w:trPr>
          <w:cantSplit/>
        </w:trPr>
        <w:tc>
          <w:tcPr>
            <w:tcW w:w="2158" w:type="dxa"/>
          </w:tcPr>
          <w:p w14:paraId="718BE949" w14:textId="5F3A6FB0" w:rsidR="006C53D3" w:rsidRDefault="006C53D3" w:rsidP="006C53D3">
            <w:r>
              <w:t>Resolution vs Closure</w:t>
            </w:r>
          </w:p>
        </w:tc>
        <w:tc>
          <w:tcPr>
            <w:tcW w:w="2158" w:type="dxa"/>
          </w:tcPr>
          <w:p w14:paraId="1F818B3C" w14:textId="09380BFB" w:rsidR="006C53D3" w:rsidRDefault="006C53D3" w:rsidP="006C53D3">
            <w:r>
              <w:t>Separate</w:t>
            </w:r>
          </w:p>
        </w:tc>
        <w:tc>
          <w:tcPr>
            <w:tcW w:w="2158" w:type="dxa"/>
          </w:tcPr>
          <w:p w14:paraId="47C73E0F" w14:textId="77777777" w:rsidR="006C53D3" w:rsidRDefault="006C53D3" w:rsidP="006C53D3"/>
        </w:tc>
        <w:tc>
          <w:tcPr>
            <w:tcW w:w="2158" w:type="dxa"/>
          </w:tcPr>
          <w:p w14:paraId="41A4A74E" w14:textId="77777777" w:rsidR="006C53D3" w:rsidRDefault="006C53D3" w:rsidP="006C53D3"/>
        </w:tc>
        <w:tc>
          <w:tcPr>
            <w:tcW w:w="2158" w:type="dxa"/>
          </w:tcPr>
          <w:p w14:paraId="64B33DB7" w14:textId="77777777" w:rsidR="006C53D3" w:rsidRDefault="006C53D3" w:rsidP="006C53D3"/>
        </w:tc>
      </w:tr>
      <w:tr w:rsidR="006C53D3" w14:paraId="22876E56" w14:textId="77777777" w:rsidTr="00DF5014">
        <w:trPr>
          <w:cantSplit/>
        </w:trPr>
        <w:tc>
          <w:tcPr>
            <w:tcW w:w="2158" w:type="dxa"/>
          </w:tcPr>
          <w:p w14:paraId="5DB9ADBD" w14:textId="454D6500" w:rsidR="006C53D3" w:rsidRDefault="006C53D3" w:rsidP="006C53D3">
            <w:r>
              <w:t>Reopen Behavior</w:t>
            </w:r>
          </w:p>
        </w:tc>
        <w:tc>
          <w:tcPr>
            <w:tcW w:w="2158" w:type="dxa"/>
          </w:tcPr>
          <w:p w14:paraId="374B2498" w14:textId="3DD67DA0" w:rsidR="006C53D3" w:rsidRDefault="006C53D3" w:rsidP="006C53D3">
            <w:r>
              <w:t>Allowed</w:t>
            </w:r>
          </w:p>
        </w:tc>
        <w:tc>
          <w:tcPr>
            <w:tcW w:w="2158" w:type="dxa"/>
          </w:tcPr>
          <w:p w14:paraId="58C7BB80" w14:textId="77777777" w:rsidR="006C53D3" w:rsidRDefault="006C53D3" w:rsidP="006C53D3"/>
        </w:tc>
        <w:tc>
          <w:tcPr>
            <w:tcW w:w="2158" w:type="dxa"/>
          </w:tcPr>
          <w:p w14:paraId="01710701" w14:textId="77777777" w:rsidR="006C53D3" w:rsidRDefault="006C53D3" w:rsidP="006C53D3"/>
        </w:tc>
        <w:tc>
          <w:tcPr>
            <w:tcW w:w="2158" w:type="dxa"/>
          </w:tcPr>
          <w:p w14:paraId="68265B3F" w14:textId="77777777" w:rsidR="006C53D3" w:rsidRDefault="006C53D3" w:rsidP="006C53D3"/>
        </w:tc>
      </w:tr>
    </w:tbl>
    <w:p w14:paraId="40A08E24" w14:textId="77777777" w:rsidR="001923D1" w:rsidRDefault="001923D1" w:rsidP="001923D1"/>
    <w:p w14:paraId="6A79DE0E" w14:textId="0601095A" w:rsidR="001923D1" w:rsidRDefault="001923D1" w:rsidP="001923D1">
      <w:pPr>
        <w:pStyle w:val="Heading2"/>
      </w:pPr>
      <w:r>
        <w:t>4.3 Priority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7652037A" w14:textId="77777777" w:rsidTr="006C53D3">
        <w:trPr>
          <w:cantSplit/>
        </w:trPr>
        <w:tc>
          <w:tcPr>
            <w:tcW w:w="2158" w:type="dxa"/>
          </w:tcPr>
          <w:p w14:paraId="0C9B924E" w14:textId="1069901A" w:rsidR="006C53D3" w:rsidRDefault="006C53D3" w:rsidP="006C53D3">
            <w:r>
              <w:t>Impact Levels</w:t>
            </w:r>
          </w:p>
        </w:tc>
        <w:tc>
          <w:tcPr>
            <w:tcW w:w="2337" w:type="dxa"/>
          </w:tcPr>
          <w:p w14:paraId="4748778D" w14:textId="287AFD19" w:rsidR="006C53D3" w:rsidRDefault="006C53D3" w:rsidP="006C53D3">
            <w:r>
              <w:t>3 levels</w:t>
            </w:r>
          </w:p>
        </w:tc>
        <w:tc>
          <w:tcPr>
            <w:tcW w:w="1979" w:type="dxa"/>
          </w:tcPr>
          <w:p w14:paraId="421F456C" w14:textId="77777777" w:rsidR="006C53D3" w:rsidRDefault="006C53D3" w:rsidP="006C53D3"/>
        </w:tc>
        <w:tc>
          <w:tcPr>
            <w:tcW w:w="2158" w:type="dxa"/>
          </w:tcPr>
          <w:p w14:paraId="44B71AF9" w14:textId="77777777" w:rsidR="006C53D3" w:rsidRDefault="006C53D3" w:rsidP="006C53D3"/>
        </w:tc>
        <w:tc>
          <w:tcPr>
            <w:tcW w:w="2158" w:type="dxa"/>
          </w:tcPr>
          <w:p w14:paraId="3F929B06" w14:textId="77777777" w:rsidR="006C53D3" w:rsidRDefault="006C53D3" w:rsidP="006C53D3"/>
        </w:tc>
      </w:tr>
      <w:tr w:rsidR="006C53D3" w14:paraId="2527F7F3" w14:textId="77777777" w:rsidTr="006C53D3">
        <w:trPr>
          <w:cantSplit/>
        </w:trPr>
        <w:tc>
          <w:tcPr>
            <w:tcW w:w="2158" w:type="dxa"/>
          </w:tcPr>
          <w:p w14:paraId="435C5868" w14:textId="3D7D5F4A" w:rsidR="006C53D3" w:rsidRDefault="006C53D3" w:rsidP="006C53D3">
            <w:r>
              <w:t>Urgency Levels</w:t>
            </w:r>
          </w:p>
        </w:tc>
        <w:tc>
          <w:tcPr>
            <w:tcW w:w="2337" w:type="dxa"/>
          </w:tcPr>
          <w:p w14:paraId="48B855A3" w14:textId="362A679B" w:rsidR="006C53D3" w:rsidRDefault="006C53D3" w:rsidP="006C53D3">
            <w:r>
              <w:t>3 levels</w:t>
            </w:r>
          </w:p>
        </w:tc>
        <w:tc>
          <w:tcPr>
            <w:tcW w:w="1979" w:type="dxa"/>
          </w:tcPr>
          <w:p w14:paraId="62BA2F78" w14:textId="77777777" w:rsidR="006C53D3" w:rsidRDefault="006C53D3" w:rsidP="006C53D3"/>
        </w:tc>
        <w:tc>
          <w:tcPr>
            <w:tcW w:w="2158" w:type="dxa"/>
          </w:tcPr>
          <w:p w14:paraId="1BBC05F5" w14:textId="77777777" w:rsidR="006C53D3" w:rsidRDefault="006C53D3" w:rsidP="006C53D3"/>
        </w:tc>
        <w:tc>
          <w:tcPr>
            <w:tcW w:w="2158" w:type="dxa"/>
          </w:tcPr>
          <w:p w14:paraId="173D490B" w14:textId="77777777" w:rsidR="006C53D3" w:rsidRDefault="006C53D3" w:rsidP="006C53D3"/>
        </w:tc>
      </w:tr>
      <w:tr w:rsidR="006C53D3" w14:paraId="29E64694" w14:textId="77777777" w:rsidTr="006C53D3">
        <w:trPr>
          <w:cantSplit/>
        </w:trPr>
        <w:tc>
          <w:tcPr>
            <w:tcW w:w="2158" w:type="dxa"/>
          </w:tcPr>
          <w:p w14:paraId="095FEDA9" w14:textId="00AF6427" w:rsidR="006C53D3" w:rsidRDefault="006C53D3" w:rsidP="006C53D3">
            <w:r>
              <w:t>Priority Mapping</w:t>
            </w:r>
          </w:p>
        </w:tc>
        <w:tc>
          <w:tcPr>
            <w:tcW w:w="2337" w:type="dxa"/>
          </w:tcPr>
          <w:p w14:paraId="402D31B4" w14:textId="356FC1EA" w:rsidR="006C53D3" w:rsidRDefault="006C53D3" w:rsidP="006C53D3">
            <w:r>
              <w:t>Standard matrix - 5 levels</w:t>
            </w:r>
          </w:p>
        </w:tc>
        <w:tc>
          <w:tcPr>
            <w:tcW w:w="1979" w:type="dxa"/>
          </w:tcPr>
          <w:p w14:paraId="20D8A0E8" w14:textId="77777777" w:rsidR="006C53D3" w:rsidRDefault="006C53D3" w:rsidP="006C53D3"/>
        </w:tc>
        <w:tc>
          <w:tcPr>
            <w:tcW w:w="2158" w:type="dxa"/>
          </w:tcPr>
          <w:p w14:paraId="31A1A7F1" w14:textId="77777777" w:rsidR="006C53D3" w:rsidRDefault="006C53D3" w:rsidP="006C53D3"/>
        </w:tc>
        <w:tc>
          <w:tcPr>
            <w:tcW w:w="2158" w:type="dxa"/>
          </w:tcPr>
          <w:p w14:paraId="21B4A337" w14:textId="77777777" w:rsidR="006C53D3" w:rsidRDefault="006C53D3" w:rsidP="006C53D3"/>
        </w:tc>
      </w:tr>
    </w:tbl>
    <w:p w14:paraId="022E6E31" w14:textId="77777777" w:rsidR="001923D1" w:rsidRDefault="001923D1" w:rsidP="001923D1"/>
    <w:p w14:paraId="4A45F9C9" w14:textId="5D0D3740" w:rsidR="001923D1" w:rsidRDefault="001923D1" w:rsidP="001923D1">
      <w:pPr>
        <w:pStyle w:val="Heading2"/>
      </w:pPr>
      <w:r>
        <w:t>4.4 Assignment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409176CD" w14:textId="77777777" w:rsidTr="00DF5014">
        <w:trPr>
          <w:cantSplit/>
        </w:trPr>
        <w:tc>
          <w:tcPr>
            <w:tcW w:w="2158" w:type="dxa"/>
          </w:tcPr>
          <w:p w14:paraId="0F15E133" w14:textId="1A038B2D" w:rsidR="006C53D3" w:rsidRDefault="006C53D3" w:rsidP="006C53D3">
            <w:r>
              <w:t>Assignment Type</w:t>
            </w:r>
          </w:p>
        </w:tc>
        <w:tc>
          <w:tcPr>
            <w:tcW w:w="2158" w:type="dxa"/>
          </w:tcPr>
          <w:p w14:paraId="556D25B6" w14:textId="17941059" w:rsidR="006C53D3" w:rsidRDefault="006C53D3" w:rsidP="006C53D3">
            <w:r>
              <w:t>Manual</w:t>
            </w:r>
          </w:p>
        </w:tc>
        <w:tc>
          <w:tcPr>
            <w:tcW w:w="2158" w:type="dxa"/>
          </w:tcPr>
          <w:p w14:paraId="574C9C32" w14:textId="77777777" w:rsidR="006C53D3" w:rsidRDefault="006C53D3" w:rsidP="006C53D3"/>
        </w:tc>
        <w:tc>
          <w:tcPr>
            <w:tcW w:w="2158" w:type="dxa"/>
          </w:tcPr>
          <w:p w14:paraId="31110547" w14:textId="77777777" w:rsidR="006C53D3" w:rsidRDefault="006C53D3" w:rsidP="006C53D3"/>
        </w:tc>
        <w:tc>
          <w:tcPr>
            <w:tcW w:w="2158" w:type="dxa"/>
          </w:tcPr>
          <w:p w14:paraId="750449D5" w14:textId="77777777" w:rsidR="006C53D3" w:rsidRDefault="006C53D3" w:rsidP="006C53D3"/>
        </w:tc>
      </w:tr>
      <w:tr w:rsidR="006C53D3" w14:paraId="576FE96E" w14:textId="77777777" w:rsidTr="00DF5014">
        <w:trPr>
          <w:cantSplit/>
        </w:trPr>
        <w:tc>
          <w:tcPr>
            <w:tcW w:w="2158" w:type="dxa"/>
          </w:tcPr>
          <w:p w14:paraId="27876B38" w14:textId="14CE02F3" w:rsidR="006C53D3" w:rsidRDefault="006C53D3" w:rsidP="006C53D3">
            <w:r>
              <w:t>Auto-Routing</w:t>
            </w:r>
          </w:p>
        </w:tc>
        <w:tc>
          <w:tcPr>
            <w:tcW w:w="2158" w:type="dxa"/>
          </w:tcPr>
          <w:p w14:paraId="11290788" w14:textId="34D8D2A3" w:rsidR="006C53D3" w:rsidRDefault="006C53D3" w:rsidP="006C53D3">
            <w:r>
              <w:t>None</w:t>
            </w:r>
          </w:p>
        </w:tc>
        <w:tc>
          <w:tcPr>
            <w:tcW w:w="2158" w:type="dxa"/>
          </w:tcPr>
          <w:p w14:paraId="6E12AB1E" w14:textId="77777777" w:rsidR="006C53D3" w:rsidRDefault="006C53D3" w:rsidP="006C53D3"/>
        </w:tc>
        <w:tc>
          <w:tcPr>
            <w:tcW w:w="2158" w:type="dxa"/>
          </w:tcPr>
          <w:p w14:paraId="5D3B9F60" w14:textId="77777777" w:rsidR="006C53D3" w:rsidRDefault="006C53D3" w:rsidP="006C53D3"/>
        </w:tc>
        <w:tc>
          <w:tcPr>
            <w:tcW w:w="2158" w:type="dxa"/>
          </w:tcPr>
          <w:p w14:paraId="535DFAEB" w14:textId="77777777" w:rsidR="006C53D3" w:rsidRDefault="006C53D3" w:rsidP="006C53D3"/>
        </w:tc>
      </w:tr>
      <w:tr w:rsidR="006C53D3" w14:paraId="076ACF3C" w14:textId="77777777" w:rsidTr="00DF5014">
        <w:trPr>
          <w:cantSplit/>
        </w:trPr>
        <w:tc>
          <w:tcPr>
            <w:tcW w:w="2158" w:type="dxa"/>
          </w:tcPr>
          <w:p w14:paraId="7B5AF58D" w14:textId="3B62A630" w:rsidR="006C53D3" w:rsidRDefault="006C53D3" w:rsidP="006C53D3">
            <w:r>
              <w:t>Escalation</w:t>
            </w:r>
          </w:p>
        </w:tc>
        <w:tc>
          <w:tcPr>
            <w:tcW w:w="2158" w:type="dxa"/>
          </w:tcPr>
          <w:p w14:paraId="6B8B2532" w14:textId="377467F4" w:rsidR="006C53D3" w:rsidRDefault="006C53D3" w:rsidP="006C53D3">
            <w:r>
              <w:t>Not defined</w:t>
            </w:r>
          </w:p>
        </w:tc>
        <w:tc>
          <w:tcPr>
            <w:tcW w:w="2158" w:type="dxa"/>
          </w:tcPr>
          <w:p w14:paraId="541EDC7C" w14:textId="77777777" w:rsidR="006C53D3" w:rsidRDefault="006C53D3" w:rsidP="006C53D3"/>
        </w:tc>
        <w:tc>
          <w:tcPr>
            <w:tcW w:w="2158" w:type="dxa"/>
          </w:tcPr>
          <w:p w14:paraId="3EFD5B7C" w14:textId="77777777" w:rsidR="006C53D3" w:rsidRDefault="006C53D3" w:rsidP="006C53D3"/>
        </w:tc>
        <w:tc>
          <w:tcPr>
            <w:tcW w:w="2158" w:type="dxa"/>
          </w:tcPr>
          <w:p w14:paraId="18AB871B" w14:textId="77777777" w:rsidR="006C53D3" w:rsidRDefault="006C53D3" w:rsidP="006C53D3"/>
        </w:tc>
      </w:tr>
    </w:tbl>
    <w:p w14:paraId="279CDBA8" w14:textId="77777777" w:rsidR="001923D1" w:rsidRDefault="001923D1" w:rsidP="001923D1"/>
    <w:p w14:paraId="47A391F9" w14:textId="4FB0E5A3" w:rsidR="001923D1" w:rsidRDefault="001923D1" w:rsidP="001923D1">
      <w:pPr>
        <w:pStyle w:val="Heading2"/>
      </w:pPr>
      <w:r>
        <w:t>4.5 SLAs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137D3A3F" w14:textId="77777777" w:rsidTr="00DF5014">
        <w:trPr>
          <w:cantSplit/>
        </w:trPr>
        <w:tc>
          <w:tcPr>
            <w:tcW w:w="2158" w:type="dxa"/>
          </w:tcPr>
          <w:p w14:paraId="1CEC29B3" w14:textId="71610653" w:rsidR="006C53D3" w:rsidRDefault="006C53D3" w:rsidP="006C53D3">
            <w:r>
              <w:t>Response Targets</w:t>
            </w:r>
          </w:p>
        </w:tc>
        <w:tc>
          <w:tcPr>
            <w:tcW w:w="2158" w:type="dxa"/>
          </w:tcPr>
          <w:p w14:paraId="2B08802F" w14:textId="56526BBE" w:rsidR="006C53D3" w:rsidRDefault="006C53D3" w:rsidP="006C53D3">
            <w:r>
              <w:t>None</w:t>
            </w:r>
          </w:p>
        </w:tc>
        <w:tc>
          <w:tcPr>
            <w:tcW w:w="2158" w:type="dxa"/>
          </w:tcPr>
          <w:p w14:paraId="002A61D8" w14:textId="77777777" w:rsidR="006C53D3" w:rsidRDefault="006C53D3" w:rsidP="006C53D3"/>
        </w:tc>
        <w:tc>
          <w:tcPr>
            <w:tcW w:w="2158" w:type="dxa"/>
          </w:tcPr>
          <w:p w14:paraId="74F85BFB" w14:textId="77777777" w:rsidR="006C53D3" w:rsidRDefault="006C53D3" w:rsidP="006C53D3"/>
        </w:tc>
        <w:tc>
          <w:tcPr>
            <w:tcW w:w="2158" w:type="dxa"/>
          </w:tcPr>
          <w:p w14:paraId="76ED9515" w14:textId="77777777" w:rsidR="006C53D3" w:rsidRDefault="006C53D3" w:rsidP="006C53D3"/>
        </w:tc>
      </w:tr>
      <w:tr w:rsidR="006C53D3" w14:paraId="680D2C00" w14:textId="77777777" w:rsidTr="00DF5014">
        <w:trPr>
          <w:cantSplit/>
        </w:trPr>
        <w:tc>
          <w:tcPr>
            <w:tcW w:w="2158" w:type="dxa"/>
          </w:tcPr>
          <w:p w14:paraId="463040DA" w14:textId="1419AE88" w:rsidR="006C53D3" w:rsidRDefault="006C53D3" w:rsidP="006C53D3">
            <w:r>
              <w:t>Resolution Targets</w:t>
            </w:r>
          </w:p>
        </w:tc>
        <w:tc>
          <w:tcPr>
            <w:tcW w:w="2158" w:type="dxa"/>
          </w:tcPr>
          <w:p w14:paraId="4434CD5A" w14:textId="713A55B5" w:rsidR="006C53D3" w:rsidRDefault="006C53D3" w:rsidP="006C53D3">
            <w:r>
              <w:t>None</w:t>
            </w:r>
          </w:p>
        </w:tc>
        <w:tc>
          <w:tcPr>
            <w:tcW w:w="2158" w:type="dxa"/>
          </w:tcPr>
          <w:p w14:paraId="38B6CD96" w14:textId="77777777" w:rsidR="006C53D3" w:rsidRDefault="006C53D3" w:rsidP="006C53D3"/>
        </w:tc>
        <w:tc>
          <w:tcPr>
            <w:tcW w:w="2158" w:type="dxa"/>
          </w:tcPr>
          <w:p w14:paraId="57F9CFCD" w14:textId="77777777" w:rsidR="006C53D3" w:rsidRDefault="006C53D3" w:rsidP="006C53D3"/>
        </w:tc>
        <w:tc>
          <w:tcPr>
            <w:tcW w:w="2158" w:type="dxa"/>
          </w:tcPr>
          <w:p w14:paraId="25A5E349" w14:textId="77777777" w:rsidR="006C53D3" w:rsidRDefault="006C53D3" w:rsidP="006C53D3"/>
        </w:tc>
      </w:tr>
      <w:tr w:rsidR="006C53D3" w14:paraId="58EB3E36" w14:textId="77777777" w:rsidTr="00DF5014">
        <w:trPr>
          <w:cantSplit/>
        </w:trPr>
        <w:tc>
          <w:tcPr>
            <w:tcW w:w="2158" w:type="dxa"/>
          </w:tcPr>
          <w:p w14:paraId="5C5DFCF3" w14:textId="4E123E2A" w:rsidR="006C53D3" w:rsidRDefault="006C53D3" w:rsidP="006C53D3">
            <w:r>
              <w:t>SLA Breach Handling</w:t>
            </w:r>
          </w:p>
        </w:tc>
        <w:tc>
          <w:tcPr>
            <w:tcW w:w="2158" w:type="dxa"/>
          </w:tcPr>
          <w:p w14:paraId="1CBDE746" w14:textId="4F0BCAB6" w:rsidR="006C53D3" w:rsidRDefault="006C53D3" w:rsidP="006C53D3">
            <w:r>
              <w:t>None</w:t>
            </w:r>
          </w:p>
        </w:tc>
        <w:tc>
          <w:tcPr>
            <w:tcW w:w="2158" w:type="dxa"/>
          </w:tcPr>
          <w:p w14:paraId="3C5E189C" w14:textId="77777777" w:rsidR="006C53D3" w:rsidRDefault="006C53D3" w:rsidP="006C53D3"/>
        </w:tc>
        <w:tc>
          <w:tcPr>
            <w:tcW w:w="2158" w:type="dxa"/>
          </w:tcPr>
          <w:p w14:paraId="00E2EAA6" w14:textId="77777777" w:rsidR="006C53D3" w:rsidRDefault="006C53D3" w:rsidP="006C53D3"/>
        </w:tc>
        <w:tc>
          <w:tcPr>
            <w:tcW w:w="2158" w:type="dxa"/>
          </w:tcPr>
          <w:p w14:paraId="1C508AD8" w14:textId="77777777" w:rsidR="006C53D3" w:rsidRDefault="006C53D3" w:rsidP="006C53D3"/>
        </w:tc>
      </w:tr>
    </w:tbl>
    <w:p w14:paraId="53BE765E" w14:textId="77777777" w:rsidR="001923D1" w:rsidRDefault="001923D1" w:rsidP="001923D1"/>
    <w:p w14:paraId="4CCFE717" w14:textId="77777777" w:rsidR="001923D1" w:rsidRDefault="001923D1" w:rsidP="001923D1">
      <w:pPr>
        <w:pStyle w:val="Heading2"/>
      </w:pPr>
      <w:r>
        <w:t>4.6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25A9397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45D5943C" w14:textId="77777777" w:rsidTr="00DF5014">
        <w:trPr>
          <w:cantSplit/>
        </w:trPr>
        <w:tc>
          <w:tcPr>
            <w:tcW w:w="2158" w:type="dxa"/>
          </w:tcPr>
          <w:p w14:paraId="07DCBF9B" w14:textId="354C1FCF" w:rsidR="006C53D3" w:rsidRDefault="006C53D3" w:rsidP="006C53D3">
            <w:r>
              <w:t>Assignment Notification</w:t>
            </w:r>
          </w:p>
        </w:tc>
        <w:tc>
          <w:tcPr>
            <w:tcW w:w="2158" w:type="dxa"/>
          </w:tcPr>
          <w:p w14:paraId="3AAF562E" w14:textId="29D6AA46" w:rsidR="006C53D3" w:rsidRDefault="006C53D3" w:rsidP="006C53D3">
            <w:r>
              <w:t>Basic</w:t>
            </w:r>
          </w:p>
        </w:tc>
        <w:tc>
          <w:tcPr>
            <w:tcW w:w="2158" w:type="dxa"/>
          </w:tcPr>
          <w:p w14:paraId="7389F761" w14:textId="77777777" w:rsidR="006C53D3" w:rsidRDefault="006C53D3" w:rsidP="006C53D3"/>
        </w:tc>
        <w:tc>
          <w:tcPr>
            <w:tcW w:w="2158" w:type="dxa"/>
          </w:tcPr>
          <w:p w14:paraId="0EE427D2" w14:textId="77777777" w:rsidR="006C53D3" w:rsidRDefault="006C53D3" w:rsidP="006C53D3"/>
        </w:tc>
        <w:tc>
          <w:tcPr>
            <w:tcW w:w="2158" w:type="dxa"/>
          </w:tcPr>
          <w:p w14:paraId="61D86633" w14:textId="77777777" w:rsidR="006C53D3" w:rsidRDefault="006C53D3" w:rsidP="006C53D3"/>
        </w:tc>
      </w:tr>
      <w:tr w:rsidR="006C53D3" w14:paraId="5012EDA5" w14:textId="77777777" w:rsidTr="00DF5014">
        <w:trPr>
          <w:cantSplit/>
        </w:trPr>
        <w:tc>
          <w:tcPr>
            <w:tcW w:w="2158" w:type="dxa"/>
          </w:tcPr>
          <w:p w14:paraId="2DA4963E" w14:textId="0F87376C" w:rsidR="006C53D3" w:rsidRDefault="006C53D3" w:rsidP="006C53D3">
            <w:r>
              <w:t>Status Updates</w:t>
            </w:r>
          </w:p>
        </w:tc>
        <w:tc>
          <w:tcPr>
            <w:tcW w:w="2158" w:type="dxa"/>
          </w:tcPr>
          <w:p w14:paraId="1E249733" w14:textId="4B61E783" w:rsidR="006C53D3" w:rsidRDefault="006C53D3" w:rsidP="006C53D3">
            <w:r>
              <w:t>Minimal</w:t>
            </w:r>
          </w:p>
        </w:tc>
        <w:tc>
          <w:tcPr>
            <w:tcW w:w="2158" w:type="dxa"/>
          </w:tcPr>
          <w:p w14:paraId="7CC94EB9" w14:textId="77777777" w:rsidR="006C53D3" w:rsidRDefault="006C53D3" w:rsidP="006C53D3"/>
        </w:tc>
        <w:tc>
          <w:tcPr>
            <w:tcW w:w="2158" w:type="dxa"/>
          </w:tcPr>
          <w:p w14:paraId="51DE0F2F" w14:textId="77777777" w:rsidR="006C53D3" w:rsidRDefault="006C53D3" w:rsidP="006C53D3"/>
        </w:tc>
        <w:tc>
          <w:tcPr>
            <w:tcW w:w="2158" w:type="dxa"/>
          </w:tcPr>
          <w:p w14:paraId="4EF96134" w14:textId="77777777" w:rsidR="006C53D3" w:rsidRDefault="006C53D3" w:rsidP="006C53D3"/>
        </w:tc>
      </w:tr>
      <w:tr w:rsidR="006C53D3" w14:paraId="3055DA52" w14:textId="77777777" w:rsidTr="00DF5014">
        <w:trPr>
          <w:cantSplit/>
        </w:trPr>
        <w:tc>
          <w:tcPr>
            <w:tcW w:w="2158" w:type="dxa"/>
          </w:tcPr>
          <w:p w14:paraId="0133A00C" w14:textId="1BE2759D" w:rsidR="006C53D3" w:rsidRDefault="006C53D3" w:rsidP="006C53D3">
            <w:r>
              <w:t>Closure Notification</w:t>
            </w:r>
          </w:p>
        </w:tc>
        <w:tc>
          <w:tcPr>
            <w:tcW w:w="2158" w:type="dxa"/>
          </w:tcPr>
          <w:p w14:paraId="348F9C51" w14:textId="3A6A475D" w:rsidR="006C53D3" w:rsidRDefault="006C53D3" w:rsidP="006C53D3">
            <w:r>
              <w:t>Optional</w:t>
            </w:r>
          </w:p>
        </w:tc>
        <w:tc>
          <w:tcPr>
            <w:tcW w:w="2158" w:type="dxa"/>
          </w:tcPr>
          <w:p w14:paraId="046C8C7F" w14:textId="77777777" w:rsidR="006C53D3" w:rsidRDefault="006C53D3" w:rsidP="006C53D3"/>
        </w:tc>
        <w:tc>
          <w:tcPr>
            <w:tcW w:w="2158" w:type="dxa"/>
          </w:tcPr>
          <w:p w14:paraId="5356A489" w14:textId="77777777" w:rsidR="006C53D3" w:rsidRDefault="006C53D3" w:rsidP="006C53D3"/>
        </w:tc>
        <w:tc>
          <w:tcPr>
            <w:tcW w:w="2158" w:type="dxa"/>
          </w:tcPr>
          <w:p w14:paraId="3DF30D66" w14:textId="77777777" w:rsidR="006C53D3" w:rsidRDefault="006C53D3" w:rsidP="006C53D3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23E2014E" w14:textId="384B377C" w:rsidR="00A562ED" w:rsidRDefault="00A562ED" w:rsidP="00A562ED">
      <w:pPr>
        <w:pStyle w:val="ListParagraph"/>
        <w:numPr>
          <w:ilvl w:val="0"/>
          <w:numId w:val="11"/>
        </w:numPr>
      </w:pPr>
      <w:r>
        <w:t>Caller (User)</w:t>
      </w:r>
    </w:p>
    <w:p w14:paraId="3058DCE9" w14:textId="60AE7CA1" w:rsidR="00A562ED" w:rsidRDefault="00A562ED" w:rsidP="00A562ED">
      <w:pPr>
        <w:pStyle w:val="ListParagraph"/>
        <w:numPr>
          <w:ilvl w:val="0"/>
          <w:numId w:val="11"/>
        </w:numPr>
      </w:pPr>
      <w:r>
        <w:t>Short Description</w:t>
      </w:r>
    </w:p>
    <w:p w14:paraId="5C1FACBC" w14:textId="37D88085" w:rsidR="00A562ED" w:rsidRDefault="00A562ED" w:rsidP="00A562ED">
      <w:pPr>
        <w:pStyle w:val="ListParagraph"/>
        <w:numPr>
          <w:ilvl w:val="0"/>
          <w:numId w:val="11"/>
        </w:numPr>
      </w:pPr>
      <w:r>
        <w:t>Assignment Group</w:t>
      </w:r>
    </w:p>
    <w:p w14:paraId="46329D2F" w14:textId="7FC0FF63" w:rsidR="00A562ED" w:rsidRDefault="00A562ED" w:rsidP="00A562ED">
      <w:pPr>
        <w:pStyle w:val="ListParagraph"/>
        <w:numPr>
          <w:ilvl w:val="0"/>
          <w:numId w:val="11"/>
        </w:numPr>
      </w:pPr>
      <w:r>
        <w:t>State</w:t>
      </w:r>
    </w:p>
    <w:p w14:paraId="6EE0A58A" w14:textId="1F15F718" w:rsidR="001923D1" w:rsidRDefault="00A562ED" w:rsidP="00A562ED">
      <w:pPr>
        <w:pStyle w:val="ListParagraph"/>
        <w:numPr>
          <w:ilvl w:val="0"/>
          <w:numId w:val="11"/>
        </w:numPr>
      </w:pPr>
      <w:r>
        <w:t>Priority</w:t>
      </w:r>
    </w:p>
    <w:p w14:paraId="170E3AB5" w14:textId="77777777" w:rsidR="00A562ED" w:rsidRDefault="00A562ED" w:rsidP="001923D1"/>
    <w:p w14:paraId="3B3BA03C" w14:textId="786C8D44" w:rsidR="001923D1" w:rsidRDefault="00A562ED" w:rsidP="001923D1">
      <w:r>
        <w:t>Recommended (Still MVP-safe):</w:t>
      </w:r>
    </w:p>
    <w:p w14:paraId="6D08EC2A" w14:textId="55A0E700" w:rsidR="00A562ED" w:rsidRDefault="00A562ED" w:rsidP="00A562ED">
      <w:pPr>
        <w:pStyle w:val="ListParagraph"/>
        <w:numPr>
          <w:ilvl w:val="0"/>
          <w:numId w:val="4"/>
        </w:numPr>
      </w:pPr>
      <w:r>
        <w:t>Category / Subcategory</w:t>
      </w:r>
    </w:p>
    <w:p w14:paraId="0A59030B" w14:textId="3838A365" w:rsidR="00A562ED" w:rsidRDefault="00A562ED" w:rsidP="00A562ED">
      <w:pPr>
        <w:pStyle w:val="ListParagraph"/>
        <w:numPr>
          <w:ilvl w:val="0"/>
          <w:numId w:val="4"/>
        </w:numPr>
      </w:pPr>
      <w:r>
        <w:t>Configuration Item (CI)</w:t>
      </w:r>
    </w:p>
    <w:p w14:paraId="048EB4C2" w14:textId="2DEFF52A" w:rsidR="001923D1" w:rsidRDefault="00A562ED" w:rsidP="00A562ED">
      <w:pPr>
        <w:pStyle w:val="ListParagraph"/>
        <w:numPr>
          <w:ilvl w:val="0"/>
          <w:numId w:val="4"/>
        </w:numPr>
      </w:pPr>
      <w:r>
        <w:t>Description (details)</w:t>
      </w:r>
    </w:p>
    <w:p w14:paraId="71B92647" w14:textId="77777777" w:rsidR="001923D1" w:rsidRDefault="001923D1" w:rsidP="001923D1"/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3F8572F6" w:rsidR="00D4572C" w:rsidRDefault="00D4572C" w:rsidP="00D4572C">
      <w:pPr>
        <w:pStyle w:val="Heading2"/>
      </w:pPr>
      <w:r>
        <w:t>Incident Lifecycle</w:t>
      </w:r>
    </w:p>
    <w:p w14:paraId="30D0F86A" w14:textId="27594317" w:rsidR="001923D1" w:rsidRDefault="00D4572C" w:rsidP="001923D1">
      <w:r>
        <w:t>User reports issue</w:t>
      </w:r>
    </w:p>
    <w:p w14:paraId="7511FE71" w14:textId="760435FD" w:rsidR="00D4572C" w:rsidRDefault="00D4572C" w:rsidP="00D4572C">
      <w:pPr>
        <w:pStyle w:val="ListParagraph"/>
        <w:numPr>
          <w:ilvl w:val="0"/>
          <w:numId w:val="12"/>
        </w:numPr>
      </w:pPr>
      <w:r>
        <w:t>Incident created (Portal or Email)</w:t>
      </w:r>
    </w:p>
    <w:p w14:paraId="4E5B243E" w14:textId="587BE325" w:rsidR="00D4572C" w:rsidRDefault="00D4572C" w:rsidP="00D4572C">
      <w:pPr>
        <w:pStyle w:val="ListParagraph"/>
        <w:numPr>
          <w:ilvl w:val="0"/>
          <w:numId w:val="12"/>
        </w:numPr>
      </w:pPr>
      <w:r>
        <w:t>Priority calculated &amp; Assigned to Group</w:t>
      </w:r>
    </w:p>
    <w:p w14:paraId="69D174BA" w14:textId="7C637C80" w:rsidR="00D4572C" w:rsidRDefault="00D4572C" w:rsidP="00D4572C">
      <w:pPr>
        <w:pStyle w:val="ListParagraph"/>
        <w:numPr>
          <w:ilvl w:val="0"/>
          <w:numId w:val="12"/>
        </w:numPr>
      </w:pPr>
      <w:r>
        <w:t>Agent works</w:t>
      </w:r>
    </w:p>
    <w:p w14:paraId="2377EFD8" w14:textId="5D57BCEF" w:rsidR="00D4572C" w:rsidRDefault="00D4572C" w:rsidP="00D4572C">
      <w:pPr>
        <w:pStyle w:val="ListParagraph"/>
        <w:numPr>
          <w:ilvl w:val="0"/>
          <w:numId w:val="12"/>
        </w:numPr>
      </w:pPr>
      <w:r>
        <w:t>Issue resolved</w:t>
      </w:r>
    </w:p>
    <w:p w14:paraId="239B096D" w14:textId="080F5153" w:rsidR="00D4572C" w:rsidRDefault="00D4572C" w:rsidP="00D4572C">
      <w:pPr>
        <w:pStyle w:val="ListParagraph"/>
        <w:numPr>
          <w:ilvl w:val="0"/>
          <w:numId w:val="12"/>
        </w:numPr>
      </w:pPr>
      <w:r>
        <w:t>Incident closed</w:t>
      </w:r>
    </w:p>
    <w:p w14:paraId="5083BCD2" w14:textId="17292225" w:rsidR="00D4572C" w:rsidRDefault="00D4572C" w:rsidP="00D4572C">
      <w:pPr>
        <w:pStyle w:val="Heading2"/>
      </w:pPr>
      <w:r>
        <w:t>Assignment Flow</w:t>
      </w:r>
    </w:p>
    <w:p w14:paraId="14895D18" w14:textId="251D4638" w:rsidR="00D4572C" w:rsidRDefault="00D4572C" w:rsidP="00D4572C">
      <w:r>
        <w:t>Incident created</w:t>
      </w:r>
    </w:p>
    <w:p w14:paraId="0E7674A1" w14:textId="6C22D7A6" w:rsidR="00D4572C" w:rsidRDefault="00CF75A1" w:rsidP="00D4572C">
      <w:pPr>
        <w:pStyle w:val="ListParagraph"/>
        <w:numPr>
          <w:ilvl w:val="0"/>
          <w:numId w:val="13"/>
        </w:numPr>
      </w:pPr>
      <w:r>
        <w:t>Assignment rule evaluates</w:t>
      </w:r>
    </w:p>
    <w:p w14:paraId="1C616835" w14:textId="46203A71" w:rsidR="00CF75A1" w:rsidRDefault="00CF75A1" w:rsidP="00D4572C">
      <w:pPr>
        <w:pStyle w:val="ListParagraph"/>
        <w:numPr>
          <w:ilvl w:val="0"/>
          <w:numId w:val="13"/>
        </w:numPr>
      </w:pPr>
      <w:r>
        <w:t>Routed to group</w:t>
      </w:r>
    </w:p>
    <w:p w14:paraId="018DE5F8" w14:textId="482AB1C4" w:rsidR="00CF75A1" w:rsidRDefault="00CF75A1" w:rsidP="00D4572C">
      <w:pPr>
        <w:pStyle w:val="ListParagraph"/>
        <w:numPr>
          <w:ilvl w:val="0"/>
          <w:numId w:val="13"/>
        </w:numPr>
      </w:pPr>
      <w:r>
        <w:t>Agent picks up</w:t>
      </w:r>
    </w:p>
    <w:p w14:paraId="4882E88F" w14:textId="08D765BF" w:rsidR="00D4572C" w:rsidRDefault="00D4572C" w:rsidP="00D4572C">
      <w:pPr>
        <w:pStyle w:val="Heading2"/>
      </w:pPr>
      <w:r>
        <w:t>SLA Flow</w:t>
      </w:r>
    </w:p>
    <w:p w14:paraId="7D8B48F4" w14:textId="635D6D87" w:rsidR="00CF75A1" w:rsidRDefault="00CF75A1" w:rsidP="00CF75A1">
      <w:r>
        <w:t>Incident created</w:t>
      </w:r>
    </w:p>
    <w:p w14:paraId="33B03E3A" w14:textId="3FBBAA02" w:rsidR="00CF75A1" w:rsidRDefault="00CF75A1" w:rsidP="00CF75A1">
      <w:pPr>
        <w:pStyle w:val="ListParagraph"/>
        <w:numPr>
          <w:ilvl w:val="0"/>
          <w:numId w:val="14"/>
        </w:numPr>
      </w:pPr>
      <w:r>
        <w:t>SLA starts</w:t>
      </w:r>
    </w:p>
    <w:p w14:paraId="50A12640" w14:textId="57F90277" w:rsidR="00CF75A1" w:rsidRDefault="00CF75A1" w:rsidP="00CF75A1">
      <w:pPr>
        <w:pStyle w:val="ListParagraph"/>
        <w:numPr>
          <w:ilvl w:val="0"/>
          <w:numId w:val="14"/>
        </w:numPr>
      </w:pPr>
      <w:r>
        <w:t>Timer runs</w:t>
      </w:r>
    </w:p>
    <w:p w14:paraId="6AA183E8" w14:textId="221C82ED" w:rsidR="00CF75A1" w:rsidRPr="00CF75A1" w:rsidRDefault="00CF75A1" w:rsidP="00CF75A1">
      <w:pPr>
        <w:pStyle w:val="ListParagraph"/>
        <w:numPr>
          <w:ilvl w:val="0"/>
          <w:numId w:val="14"/>
        </w:numPr>
      </w:pPr>
      <w:r>
        <w:t>SLA met or breached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3391C963" w:rsidR="001923D1" w:rsidRDefault="00CF75A1" w:rsidP="001923D1">
      <w:r>
        <w:t>Incident Management is “working” when:</w:t>
      </w:r>
    </w:p>
    <w:p w14:paraId="3FEE3104" w14:textId="21A96370" w:rsidR="00CF75A1" w:rsidRDefault="00CF75A1" w:rsidP="00CF75A1">
      <w:pPr>
        <w:pStyle w:val="ListParagraph"/>
        <w:numPr>
          <w:ilvl w:val="0"/>
          <w:numId w:val="5"/>
        </w:numPr>
      </w:pPr>
      <w:r>
        <w:t>Users can submit incidents via portal or email</w:t>
      </w:r>
    </w:p>
    <w:p w14:paraId="2FDB2EE9" w14:textId="3279F390" w:rsidR="00CF75A1" w:rsidRDefault="00CF75A1" w:rsidP="00CF75A1">
      <w:pPr>
        <w:pStyle w:val="ListParagraph"/>
        <w:numPr>
          <w:ilvl w:val="0"/>
          <w:numId w:val="5"/>
        </w:numPr>
      </w:pPr>
      <w:r>
        <w:t>Incidents are automatically prioritized</w:t>
      </w:r>
    </w:p>
    <w:p w14:paraId="06A36CED" w14:textId="08FB7742" w:rsidR="00CF75A1" w:rsidRDefault="00CF75A1" w:rsidP="00CF75A1">
      <w:pPr>
        <w:pStyle w:val="ListParagraph"/>
        <w:numPr>
          <w:ilvl w:val="0"/>
          <w:numId w:val="5"/>
        </w:numPr>
      </w:pPr>
      <w:r>
        <w:t>Incidents are routed to the correct groups</w:t>
      </w:r>
    </w:p>
    <w:p w14:paraId="46967020" w14:textId="4BC329E5" w:rsidR="00CF75A1" w:rsidRDefault="00CF75A1" w:rsidP="00CF75A1">
      <w:pPr>
        <w:pStyle w:val="ListParagraph"/>
        <w:numPr>
          <w:ilvl w:val="0"/>
          <w:numId w:val="5"/>
        </w:numPr>
      </w:pPr>
      <w:r>
        <w:t>Agents can update and resolve incidents</w:t>
      </w:r>
    </w:p>
    <w:p w14:paraId="14586607" w14:textId="26A23718" w:rsidR="00CF75A1" w:rsidRDefault="00CF75A1" w:rsidP="00CF75A1">
      <w:pPr>
        <w:pStyle w:val="ListParagraph"/>
        <w:numPr>
          <w:ilvl w:val="0"/>
          <w:numId w:val="5"/>
        </w:numPr>
      </w:pPr>
      <w:r>
        <w:t>SLA timers start and track performance</w:t>
      </w:r>
    </w:p>
    <w:p w14:paraId="0E527A50" w14:textId="7F1A39FC" w:rsidR="001923D1" w:rsidRDefault="00CF75A1" w:rsidP="00CF75A1">
      <w:pPr>
        <w:pStyle w:val="ListParagraph"/>
        <w:numPr>
          <w:ilvl w:val="0"/>
          <w:numId w:val="5"/>
        </w:numPr>
      </w:pPr>
      <w:r>
        <w:t>Users receive status notifications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78CE0A5F" w:rsidR="001923D1" w:rsidRDefault="00CF75A1" w:rsidP="00DF5014">
            <w:r>
              <w:t>Too many required fields</w:t>
            </w:r>
          </w:p>
        </w:tc>
        <w:tc>
          <w:tcPr>
            <w:tcW w:w="5395" w:type="dxa"/>
          </w:tcPr>
          <w:p w14:paraId="731C1F33" w14:textId="46924C51" w:rsidR="001923D1" w:rsidRDefault="00CF75A1" w:rsidP="00DF5014">
            <w:r>
              <w:t>→ Slows down intake and frustrates users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5A7E6903" w:rsidR="001923D1" w:rsidRDefault="00CF75A1" w:rsidP="00DF5014">
            <w:r>
              <w:t>Over-engineered priority matrix</w:t>
            </w:r>
          </w:p>
        </w:tc>
        <w:tc>
          <w:tcPr>
            <w:tcW w:w="5395" w:type="dxa"/>
          </w:tcPr>
          <w:p w14:paraId="65353AE6" w14:textId="57076543" w:rsidR="001923D1" w:rsidRDefault="00CF75A1" w:rsidP="00DF5014">
            <w:r>
              <w:t>→ Keep it simple (3×3 is enough)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1A71AE71" w:rsidR="001923D1" w:rsidRDefault="00CF75A1" w:rsidP="00DF5014">
            <w:r>
              <w:t>Manual assignment everywhere</w:t>
            </w:r>
          </w:p>
        </w:tc>
        <w:tc>
          <w:tcPr>
            <w:tcW w:w="5395" w:type="dxa"/>
          </w:tcPr>
          <w:p w14:paraId="3F62A12D" w14:textId="391F593A" w:rsidR="001923D1" w:rsidRDefault="00CF75A1" w:rsidP="00DF5014">
            <w:r>
              <w:t>→ Leads to bottlenecks immediately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7F7301D3" w:rsidR="001923D1" w:rsidRDefault="00CF75A1" w:rsidP="00DF5014">
            <w:r>
              <w:t>Too many SLA rules early</w:t>
            </w:r>
          </w:p>
        </w:tc>
        <w:tc>
          <w:tcPr>
            <w:tcW w:w="5395" w:type="dxa"/>
          </w:tcPr>
          <w:p w14:paraId="1C79DF86" w14:textId="59433B8B" w:rsidR="001923D1" w:rsidRDefault="00CF75A1" w:rsidP="00DF5014">
            <w:r>
              <w:t>→ Start with 2–3, not 20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557E39F1" w:rsidR="001923D1" w:rsidRDefault="00CF75A1" w:rsidP="00DF5014">
            <w:r>
              <w:t>Overusing “On Hold”</w:t>
            </w:r>
          </w:p>
        </w:tc>
        <w:tc>
          <w:tcPr>
            <w:tcW w:w="5395" w:type="dxa"/>
          </w:tcPr>
          <w:p w14:paraId="153DF202" w14:textId="5018D159" w:rsidR="001923D1" w:rsidRDefault="00CF75A1" w:rsidP="00DF5014">
            <w:r>
              <w:t>→ Be intentional or it becomes a dumping ground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77777777" w:rsidR="001923D1" w:rsidRDefault="001923D1" w:rsidP="001923D1">
      <w:pPr>
        <w:pStyle w:val="ListParagraph"/>
        <w:ind w:left="0"/>
      </w:pPr>
      <w:r>
        <w:t>If the client hesitates, default to:</w:t>
      </w:r>
    </w:p>
    <w:p w14:paraId="6EAF16DB" w14:textId="205CF31C" w:rsidR="00CF75A1" w:rsidRDefault="00CF75A1" w:rsidP="00CF75A1">
      <w:pPr>
        <w:pStyle w:val="ListParagraph"/>
        <w:numPr>
          <w:ilvl w:val="0"/>
          <w:numId w:val="6"/>
        </w:numPr>
      </w:pPr>
      <w:r>
        <w:t>Intake: Portal + Email</w:t>
      </w:r>
    </w:p>
    <w:p w14:paraId="4E0CB011" w14:textId="4AB3AAEE" w:rsidR="00CF75A1" w:rsidRDefault="00CF75A1" w:rsidP="00CF75A1">
      <w:pPr>
        <w:pStyle w:val="ListParagraph"/>
        <w:numPr>
          <w:ilvl w:val="0"/>
          <w:numId w:val="6"/>
        </w:numPr>
      </w:pPr>
      <w:r>
        <w:t>Required fields: Keep minimal</w:t>
      </w:r>
    </w:p>
    <w:p w14:paraId="57CB5437" w14:textId="502DB1CB" w:rsidR="00CF75A1" w:rsidRDefault="00CF75A1" w:rsidP="00CF75A1">
      <w:pPr>
        <w:pStyle w:val="ListParagraph"/>
        <w:numPr>
          <w:ilvl w:val="0"/>
          <w:numId w:val="6"/>
        </w:numPr>
      </w:pPr>
      <w:r>
        <w:t>Priority: Standard 3×3 matrix</w:t>
      </w:r>
    </w:p>
    <w:p w14:paraId="2E6AAC3B" w14:textId="233F0655" w:rsidR="00CF75A1" w:rsidRDefault="00CF75A1" w:rsidP="00CF75A1">
      <w:pPr>
        <w:pStyle w:val="ListParagraph"/>
        <w:numPr>
          <w:ilvl w:val="0"/>
          <w:numId w:val="6"/>
        </w:numPr>
      </w:pPr>
      <w:r>
        <w:t>Assignment: Basic auto-routing by category</w:t>
      </w:r>
    </w:p>
    <w:p w14:paraId="7C7F79EB" w14:textId="6A461F2F" w:rsidR="001923D1" w:rsidRDefault="00CF75A1" w:rsidP="00CF75A1">
      <w:pPr>
        <w:pStyle w:val="ListParagraph"/>
        <w:numPr>
          <w:ilvl w:val="0"/>
          <w:numId w:val="6"/>
        </w:numPr>
      </w:pPr>
      <w:r>
        <w:t>SLA:</w:t>
      </w:r>
    </w:p>
    <w:p w14:paraId="07C1FEA3" w14:textId="77F7D880" w:rsidR="00CF75A1" w:rsidRDefault="00CF75A1" w:rsidP="00CF75A1">
      <w:pPr>
        <w:pStyle w:val="ListParagraph"/>
        <w:numPr>
          <w:ilvl w:val="1"/>
          <w:numId w:val="6"/>
        </w:numPr>
      </w:pPr>
      <w:r>
        <w:t>P1: 1 hr response / 4 hr resolve</w:t>
      </w:r>
    </w:p>
    <w:p w14:paraId="385267F7" w14:textId="11277448" w:rsidR="00CF75A1" w:rsidRDefault="00CF75A1" w:rsidP="00CF75A1">
      <w:pPr>
        <w:pStyle w:val="ListParagraph"/>
        <w:numPr>
          <w:ilvl w:val="1"/>
          <w:numId w:val="6"/>
        </w:numPr>
      </w:pPr>
      <w:r>
        <w:t>P2: 4 hr response / 1 day resolve</w:t>
      </w:r>
    </w:p>
    <w:p w14:paraId="3CD12691" w14:textId="13F0947E" w:rsidR="00CF75A1" w:rsidRDefault="00CF75A1" w:rsidP="00CF75A1">
      <w:pPr>
        <w:pStyle w:val="ListParagraph"/>
        <w:numPr>
          <w:ilvl w:val="1"/>
          <w:numId w:val="6"/>
        </w:numPr>
      </w:pPr>
      <w:r>
        <w:t>P3: 1 day response / 3 day resolve</w:t>
      </w:r>
    </w:p>
    <w:p w14:paraId="57937563" w14:textId="57B739B5" w:rsidR="00CF75A1" w:rsidRDefault="00CF75A1" w:rsidP="00CF75A1">
      <w:pPr>
        <w:pStyle w:val="ListParagraph"/>
        <w:numPr>
          <w:ilvl w:val="0"/>
          <w:numId w:val="6"/>
        </w:numPr>
      </w:pPr>
      <w:r>
        <w:t>Notifications: Assignment + Resolution only</w:t>
      </w:r>
    </w:p>
    <w:p w14:paraId="41751AE4" w14:textId="77777777" w:rsidR="001923D1" w:rsidRDefault="001923D1" w:rsidP="001923D1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2D5F6C83" w14:textId="13027CD7" w:rsidR="001923D1" w:rsidRDefault="00CF75A1" w:rsidP="001923D1">
      <w:pPr>
        <w:pStyle w:val="ListParagraph"/>
        <w:numPr>
          <w:ilvl w:val="0"/>
          <w:numId w:val="7"/>
        </w:numPr>
      </w:pPr>
      <w:r>
        <w:t>Capture anything complex as: “Phase 2 Enhancement”</w:t>
      </w:r>
    </w:p>
    <w:p w14:paraId="6AD7568B" w14:textId="2C761001" w:rsidR="001923D1" w:rsidRDefault="00CF75A1" w:rsidP="001923D1">
      <w:pPr>
        <w:pStyle w:val="ListParagraph"/>
        <w:numPr>
          <w:ilvl w:val="0"/>
          <w:numId w:val="7"/>
        </w:numPr>
      </w:pPr>
      <w:r>
        <w:t>If debate starts, ask: “Do we need this in Sprint 1?”</w:t>
      </w:r>
    </w:p>
    <w:p w14:paraId="621FF10E" w14:textId="77777777" w:rsidR="001923D1" w:rsidRDefault="001923D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45D150E0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“Will this help resolve incidents faster?”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42DA2"/>
    <w:multiLevelType w:val="hybridMultilevel"/>
    <w:tmpl w:val="96DE4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31A66"/>
    <w:multiLevelType w:val="hybridMultilevel"/>
    <w:tmpl w:val="EE02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2"/>
  </w:num>
  <w:num w:numId="3" w16cid:durableId="903295714">
    <w:abstractNumId w:val="8"/>
  </w:num>
  <w:num w:numId="4" w16cid:durableId="47776009">
    <w:abstractNumId w:val="10"/>
  </w:num>
  <w:num w:numId="5" w16cid:durableId="1553544347">
    <w:abstractNumId w:val="9"/>
  </w:num>
  <w:num w:numId="6" w16cid:durableId="587078171">
    <w:abstractNumId w:val="6"/>
  </w:num>
  <w:num w:numId="7" w16cid:durableId="1463231596">
    <w:abstractNumId w:val="11"/>
  </w:num>
  <w:num w:numId="8" w16cid:durableId="1378630317">
    <w:abstractNumId w:val="4"/>
  </w:num>
  <w:num w:numId="9" w16cid:durableId="1744062372">
    <w:abstractNumId w:val="3"/>
  </w:num>
  <w:num w:numId="10" w16cid:durableId="140074366">
    <w:abstractNumId w:val="12"/>
  </w:num>
  <w:num w:numId="11" w16cid:durableId="1163472494">
    <w:abstractNumId w:val="13"/>
  </w:num>
  <w:num w:numId="12" w16cid:durableId="1449350217">
    <w:abstractNumId w:val="7"/>
  </w:num>
  <w:num w:numId="13" w16cid:durableId="1926958638">
    <w:abstractNumId w:val="5"/>
  </w:num>
  <w:num w:numId="14" w16cid:durableId="180711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A333F"/>
    <w:rsid w:val="0013495B"/>
    <w:rsid w:val="001923D1"/>
    <w:rsid w:val="00204C03"/>
    <w:rsid w:val="00442D13"/>
    <w:rsid w:val="006C53D3"/>
    <w:rsid w:val="006D655C"/>
    <w:rsid w:val="007941C4"/>
    <w:rsid w:val="007B757D"/>
    <w:rsid w:val="00942DDC"/>
    <w:rsid w:val="00A562ED"/>
    <w:rsid w:val="00CD60FE"/>
    <w:rsid w:val="00CF75A1"/>
    <w:rsid w:val="00D4572C"/>
    <w:rsid w:val="00E846BE"/>
    <w:rsid w:val="00F4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DOCID-202112391-25612</_dlc_DocId>
    <_dlc_DocIdUrl xmlns="ea10e7c1-45f6-45a6-9220-470b2ac38f45">
      <Url>https://itecsfederal.sharepoint.com/teams/MissionSolutions/ISM/_layouts/15/DocIdRedir.aspx?ID=DOCID-202112391-25612</Url>
      <Description>DOCID-202112391-25612</Description>
    </_dlc_DocIdUrl>
  </documentManagement>
</p:properties>
</file>

<file path=customXml/itemProps1.xml><?xml version="1.0" encoding="utf-8"?>
<ds:datastoreItem xmlns:ds="http://schemas.openxmlformats.org/officeDocument/2006/customXml" ds:itemID="{9FF06979-977E-41F6-9707-9F4C6790DED7}"/>
</file>

<file path=customXml/itemProps2.xml><?xml version="1.0" encoding="utf-8"?>
<ds:datastoreItem xmlns:ds="http://schemas.openxmlformats.org/officeDocument/2006/customXml" ds:itemID="{D588535A-4F16-4725-8306-50BCCA15616C}"/>
</file>

<file path=customXml/itemProps3.xml><?xml version="1.0" encoding="utf-8"?>
<ds:datastoreItem xmlns:ds="http://schemas.openxmlformats.org/officeDocument/2006/customXml" ds:itemID="{CAE2410D-DB02-4204-9027-2C731FEDB4EA}"/>
</file>

<file path=customXml/itemProps4.xml><?xml version="1.0" encoding="utf-8"?>
<ds:datastoreItem xmlns:ds="http://schemas.openxmlformats.org/officeDocument/2006/customXml" ds:itemID="{A03B656B-9A4E-46D2-9353-EC47A67E10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721</Words>
  <Characters>4112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>1. Purpose</vt:lpstr>
      <vt:lpstr>2. Scope </vt:lpstr>
      <vt:lpstr>3. Out-of-the-Box (OOTB) Configuration</vt:lpstr>
      <vt:lpstr>    3.1 Incident Data Model</vt:lpstr>
      <vt:lpstr>    3.2 Lifecycle (States)</vt:lpstr>
      <vt:lpstr>    3.3 Priority Model</vt:lpstr>
      <vt:lpstr>    3.4 Assignment</vt:lpstr>
      <vt:lpstr>    3.5 Email Integration</vt:lpstr>
      <vt:lpstr>    3.6 SLA Framework</vt:lpstr>
      <vt:lpstr>    3.7 Agent Experience</vt:lpstr>
      <vt:lpstr>4. Key Decisions (Client Input)</vt:lpstr>
      <vt:lpstr>    4.1 Incident Intake</vt:lpstr>
      <vt:lpstr>    4.2 Lifecycle</vt:lpstr>
      <vt:lpstr>    4.3 Priority Model</vt:lpstr>
      <vt:lpstr>    4.4 Assignment Model</vt:lpstr>
      <vt:lpstr>    4.5 SLAs</vt:lpstr>
      <vt:lpstr>    4.6 Notifications</vt:lpstr>
      <vt:lpstr>5. Data Requirements</vt:lpstr>
      <vt:lpstr>6. Process Flows (Simple)</vt:lpstr>
      <vt:lpstr>    Incident Lifecycle</vt:lpstr>
      <vt:lpstr>    Assignment Flow</vt:lpstr>
      <vt:lpstr>    SLA Flow</vt:lpstr>
      <vt:lpstr>7. Acceptance Criteria (Business-Level)</vt:lpstr>
      <vt:lpstr>8. Risks &amp; Watchouts</vt:lpstr>
      <vt:lpstr>9. Recommended MVP Defaults (Strong Guidance)</vt:lpstr>
      <vt:lpstr>10. Workshop Facilitation Notes</vt:lpstr>
    </vt:vector>
  </TitlesOfParts>
  <Company>ECS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5</cp:revision>
  <dcterms:created xsi:type="dcterms:W3CDTF">2026-05-01T16:44:00Z</dcterms:created>
  <dcterms:modified xsi:type="dcterms:W3CDTF">2026-05-01T17:14:00Z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d0d3f153-31a5-4b1c-b905-0426241ea651</vt:lpwstr>
  </property>
</Properties>
</file>