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Reporting &amp; Stabilization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06 Workbook 15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Stabilization &amp; Handoff MVP — ready for real use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409518B5" w14:textId="5D6E84D5" w:rsidR="004E44FF" w:rsidRDefault="008B0037" w:rsidP="0072435D">
      <w:r>
        <w:t>Reporting &amp; Stabilization ensures the platform is:</w:t>
      </w:r>
    </w:p>
    <w:p w14:paraId="6CC69963" w14:textId="18CF5B8E" w:rsidR="008B0037" w:rsidRDefault="008B0037" w:rsidP="008B0037">
      <w:pPr>
        <w:pStyle w:val="ListParagraph"/>
        <w:numPr>
          <w:ilvl w:val="0"/>
          <w:numId w:val="23"/>
        </w:numPr>
      </w:pPr>
      <w:r>
        <w:t>Working correctly (tested)</w:t>
      </w:r>
    </w:p>
    <w:p w14:paraId="19F763E7" w14:textId="7ADA14A0" w:rsidR="008B0037" w:rsidRDefault="008B0037" w:rsidP="008B0037">
      <w:pPr>
        <w:pStyle w:val="ListParagraph"/>
        <w:numPr>
          <w:ilvl w:val="0"/>
          <w:numId w:val="23"/>
        </w:numPr>
      </w:pPr>
      <w:r>
        <w:t>Producing reliable outputs (reports &amp; dashboards)</w:t>
      </w:r>
    </w:p>
    <w:p w14:paraId="01D445BF" w14:textId="56F679AA" w:rsidR="0072435D" w:rsidRDefault="008B0037" w:rsidP="008B0037">
      <w:pPr>
        <w:pStyle w:val="ListParagraph"/>
        <w:numPr>
          <w:ilvl w:val="0"/>
          <w:numId w:val="23"/>
        </w:numPr>
      </w:pPr>
      <w:r>
        <w:t>Ready for ongoing operations (handoff &amp; support)</w:t>
      </w:r>
    </w:p>
    <w:p w14:paraId="16208012" w14:textId="77777777" w:rsidR="008B0037" w:rsidRDefault="008B0037" w:rsidP="009C1176"/>
    <w:p w14:paraId="13552222" w14:textId="15EBE798" w:rsidR="009C1176" w:rsidRDefault="008B0037" w:rsidP="009C1176">
      <w:r>
        <w:t>It exists to:</w:t>
      </w:r>
    </w:p>
    <w:p w14:paraId="1BDDEEA4" w14:textId="17D0D5A2" w:rsidR="008B0037" w:rsidRDefault="008B0037" w:rsidP="008B0037">
      <w:pPr>
        <w:pStyle w:val="ListParagraph"/>
        <w:numPr>
          <w:ilvl w:val="0"/>
          <w:numId w:val="32"/>
        </w:numPr>
      </w:pPr>
      <w:r>
        <w:t>Validate everything built in prior sprints</w:t>
      </w:r>
    </w:p>
    <w:p w14:paraId="2C18CC1E" w14:textId="40E7CB29" w:rsidR="008B0037" w:rsidRDefault="008B0037" w:rsidP="008B0037">
      <w:pPr>
        <w:pStyle w:val="ListParagraph"/>
        <w:numPr>
          <w:ilvl w:val="0"/>
          <w:numId w:val="32"/>
        </w:numPr>
      </w:pPr>
      <w:r>
        <w:t>Catch and fix defects before production reliance</w:t>
      </w:r>
    </w:p>
    <w:p w14:paraId="16BFE12A" w14:textId="4E9DC719" w:rsidR="008B0037" w:rsidRDefault="008B0037" w:rsidP="008B0037">
      <w:pPr>
        <w:pStyle w:val="ListParagraph"/>
        <w:numPr>
          <w:ilvl w:val="0"/>
          <w:numId w:val="32"/>
        </w:numPr>
      </w:pPr>
      <w:r>
        <w:t>Ensure teams can operate independently</w:t>
      </w:r>
    </w:p>
    <w:p w14:paraId="2939F971" w14:textId="77777777" w:rsidR="008B0037" w:rsidRDefault="008B0037" w:rsidP="009C1176"/>
    <w:p w14:paraId="2E079CCF" w14:textId="4C7D7D74" w:rsidR="0015353F" w:rsidRDefault="00763CC1" w:rsidP="0015353F">
      <w:r>
        <w:t>In Sprint 6, the goal is:</w:t>
      </w:r>
    </w:p>
    <w:p w14:paraId="080D3179" w14:textId="1AE5F92D" w:rsidR="008B0037" w:rsidRDefault="008B0037" w:rsidP="008B0037">
      <w:pPr>
        <w:pStyle w:val="ListParagraph"/>
        <w:numPr>
          <w:ilvl w:val="0"/>
          <w:numId w:val="20"/>
        </w:numPr>
      </w:pPr>
      <w:r>
        <w:t xml:space="preserve">Stabilize the system for real use</w:t>
      </w:r>
      <w:ins w:id="100" w:author="Claude" w:date="2026-05-08T00:00:00Z">
        <w:r>
          <w:t xml:space="preserve"> — regression pack passes, no Sev-1/Sev-2 defects open at sprint demo</w:t>
        </w:r>
      </w:ins>
    </w:p>
    <w:p w14:paraId="7D2FB490" w14:textId="4B75CF4F" w:rsidR="008B0037" w:rsidRDefault="008B0037" w:rsidP="008B0037">
      <w:pPr>
        <w:pStyle w:val="ListParagraph"/>
        <w:numPr>
          <w:ilvl w:val="0"/>
          <w:numId w:val="20"/>
        </w:numPr>
      </w:pPr>
      <w:r>
        <w:t>Deliver clear, usable reporting</w:t>
      </w:r>
    </w:p>
    <w:p w14:paraId="3792A116" w14:textId="45CE6ADA" w:rsidR="0015353F" w:rsidRDefault="008B0037" w:rsidP="008B0037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Hand off with confidence</w:delText>
        </w:r>
      </w:del>
      <w:ins w:id="201" w:author="Claude" w:date="2026-05-08T00:00:00Z">
        <w:r>
          <w:t>Hand off with confidence — runbook, named L1/L2 owners, and 30-day hypercare plan signed off</w:t>
        </w:r>
      </w:ins>
    </w:p>
    <w:p w14:paraId="1F15B327" w14:textId="517E6BD6" w:rsidR="001923D1" w:rsidRDefault="001923D1" w:rsidP="001923D1">
      <w:pPr>
        <w:pStyle w:val="Heading1"/>
      </w:pPr>
      <w:r>
        <w:t>2. Scope (Sprint 6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77AB8C37" w14:textId="74ED6A5D" w:rsidR="00E1329E" w:rsidRDefault="00E1329E" w:rsidP="00E1329E">
      <w:pPr>
        <w:pStyle w:val="ListParagraph"/>
        <w:numPr>
          <w:ilvl w:val="0"/>
          <w:numId w:val="9"/>
        </w:numPr>
      </w:pPr>
      <w:r>
        <w:t>Regression testing</w:t>
      </w:r>
    </w:p>
    <w:p w14:paraId="0B2F15B1" w14:textId="1C038C8F" w:rsidR="00E1329E" w:rsidRDefault="00E1329E" w:rsidP="00E1329E">
      <w:pPr>
        <w:pStyle w:val="ListParagraph"/>
        <w:numPr>
          <w:ilvl w:val="0"/>
          <w:numId w:val="9"/>
        </w:numPr>
      </w:pPr>
      <w:r>
        <w:t>SLA &amp; assignment rule tuning</w:t>
      </w:r>
    </w:p>
    <w:p w14:paraId="285FD695" w14:textId="192C2929" w:rsidR="00E1329E" w:rsidRDefault="00E1329E" w:rsidP="00E1329E">
      <w:pPr>
        <w:pStyle w:val="ListParagraph"/>
        <w:numPr>
          <w:ilvl w:val="0"/>
          <w:numId w:val="9"/>
        </w:numPr>
      </w:pPr>
      <w:r>
        <w:t>Reporting (non-PA operational reports)</w:t>
      </w:r>
    </w:p>
    <w:p w14:paraId="7FB7DD34" w14:textId="326A91E2" w:rsidR="00E1329E" w:rsidRDefault="00E1329E" w:rsidP="00E1329E">
      <w:pPr>
        <w:pStyle w:val="ListParagraph"/>
        <w:numPr>
          <w:ilvl w:val="0"/>
          <w:numId w:val="9"/>
        </w:numPr>
      </w:pPr>
      <w:r>
        <w:t>Data quality cleanup</w:t>
      </w:r>
    </w:p>
    <w:p w14:paraId="44B1AAC9" w14:textId="59A7FEC5" w:rsidR="001923D1" w:rsidRDefault="00E1329E" w:rsidP="00E1329E">
      <w:pPr>
        <w:pStyle w:val="ListParagraph"/>
        <w:numPr>
          <w:ilvl w:val="0"/>
          <w:numId w:val="9"/>
        </w:numPr>
      </w:pPr>
      <w:r>
        <w:t>Documentation &amp; operational handoff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1D786E19" w14:textId="3A8DEB70" w:rsidR="00E1329E" w:rsidRDefault="00E1329E" w:rsidP="00E1329E">
      <w:pPr>
        <w:pStyle w:val="ListParagraph"/>
        <w:numPr>
          <w:ilvl w:val="0"/>
          <w:numId w:val="10"/>
        </w:numPr>
      </w:pPr>
      <w:r>
        <w:t>Advanced analytics (covered in Performance Analytics)</w:t>
      </w:r>
    </w:p>
    <w:p w14:paraId="5D22C9D9" w14:textId="6EE634D6" w:rsidR="001923D1" w:rsidRDefault="00E1329E" w:rsidP="00E1329E">
      <w:pPr>
        <w:pStyle w:val="ListParagraph"/>
        <w:numPr>
          <w:ilvl w:val="0"/>
          <w:numId w:val="10"/>
        </w:numPr>
      </w:pPr>
      <w:r>
        <w:t>Continuous improvement programs (post-go-live)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5284830D" w:rsidR="001923D1" w:rsidRDefault="001923D1" w:rsidP="001923D1">
      <w:pPr>
        <w:pStyle w:val="Heading2"/>
      </w:pPr>
      <w:r>
        <w:t>3.1 Reporting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214C" w14:paraId="46DF39BA" w14:textId="77777777" w:rsidTr="00DF5014">
        <w:trPr>
          <w:cantSplit/>
        </w:trPr>
        <w:tc>
          <w:tcPr>
            <w:tcW w:w="3596" w:type="dxa"/>
          </w:tcPr>
          <w:p w14:paraId="111A93CE" w14:textId="425A4E79" w:rsidR="007B214C" w:rsidRDefault="007B214C" w:rsidP="007B214C">
            <w:r>
              <w:t>Reports</w:t>
            </w:r>
          </w:p>
        </w:tc>
        <w:tc>
          <w:tcPr>
            <w:tcW w:w="3597" w:type="dxa"/>
          </w:tcPr>
          <w:p w14:paraId="43A5090C" w14:textId="02A7EDC1" w:rsidR="007B214C" w:rsidRDefault="007B214C" w:rsidP="007B214C">
            <w:r>
              <w:t>Built-in report builder</w:t>
            </w:r>
          </w:p>
        </w:tc>
        <w:tc>
          <w:tcPr>
            <w:tcW w:w="3597" w:type="dxa"/>
          </w:tcPr>
          <w:p w14:paraId="2D58E894" w14:textId="09F9072C" w:rsidR="007B214C" w:rsidRDefault="007B214C" w:rsidP="007B214C">
            <w:r>
              <w:t>Easy to use</w:t>
            </w:r>
          </w:p>
        </w:tc>
      </w:tr>
      <w:tr w:rsidR="007B214C" w14:paraId="0F18E171" w14:textId="77777777" w:rsidTr="00DF5014">
        <w:trPr>
          <w:cantSplit/>
        </w:trPr>
        <w:tc>
          <w:tcPr>
            <w:tcW w:w="3596" w:type="dxa"/>
          </w:tcPr>
          <w:p w14:paraId="7CB664BD" w14:textId="34C94BFD" w:rsidR="007B214C" w:rsidRDefault="007B214C" w:rsidP="007B214C">
            <w:r>
              <w:t>Data Sources</w:t>
            </w:r>
          </w:p>
        </w:tc>
        <w:tc>
          <w:tcPr>
            <w:tcW w:w="3597" w:type="dxa"/>
          </w:tcPr>
          <w:p w14:paraId="7C43B47F" w14:textId="09E306D2" w:rsidR="007B214C" w:rsidRDefault="007B214C" w:rsidP="007B214C">
            <w:r>
              <w:t>All tables</w:t>
            </w:r>
          </w:p>
        </w:tc>
        <w:tc>
          <w:tcPr>
            <w:tcW w:w="3597" w:type="dxa"/>
          </w:tcPr>
          <w:p w14:paraId="4C70667F" w14:textId="624DF9FA" w:rsidR="007B214C" w:rsidRDefault="007B214C" w:rsidP="007B214C">
            <w:r>
              <w:t>Flexible</w:t>
            </w:r>
          </w:p>
        </w:tc>
      </w:tr>
      <w:tr w:rsidR="007B214C" w14:paraId="629A9A5D" w14:textId="77777777" w:rsidTr="00DF5014">
        <w:trPr>
          <w:cantSplit/>
        </w:trPr>
        <w:tc>
          <w:tcPr>
            <w:tcW w:w="3596" w:type="dxa"/>
          </w:tcPr>
          <w:p w14:paraId="488D7495" w14:textId="7BF5EF14" w:rsidR="007B214C" w:rsidRDefault="007B214C" w:rsidP="007B214C">
            <w:r>
              <w:t>Scheduling</w:t>
            </w:r>
          </w:p>
        </w:tc>
        <w:tc>
          <w:tcPr>
            <w:tcW w:w="3597" w:type="dxa"/>
          </w:tcPr>
          <w:p w14:paraId="75BE4B5F" w14:textId="07680AEE" w:rsidR="007B214C" w:rsidRDefault="007B214C" w:rsidP="007B214C">
            <w:r>
              <w:t>Supported</w:t>
            </w:r>
          </w:p>
        </w:tc>
        <w:tc>
          <w:tcPr>
            <w:tcW w:w="3597" w:type="dxa"/>
          </w:tcPr>
          <w:p w14:paraId="205E7426" w14:textId="3ED0954D" w:rsidR="007B214C" w:rsidRDefault="007B214C" w:rsidP="007B214C">
            <w:r>
              <w:t>Email reports</w:t>
            </w:r>
          </w:p>
        </w:tc>
      </w:tr>
    </w:tbl>
    <w:p w14:paraId="6020C357" w14:textId="77777777" w:rsidR="001923D1" w:rsidRDefault="001923D1" w:rsidP="001923D1"/>
    <w:p w14:paraId="63F2CD79" w14:textId="5591938F" w:rsidR="001923D1" w:rsidRDefault="001923D1" w:rsidP="001923D1">
      <w:pPr>
        <w:pStyle w:val="Heading2"/>
      </w:pPr>
      <w:r>
        <w:t>3.2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214C" w14:paraId="2B3679C0" w14:textId="77777777" w:rsidTr="00DF5014">
        <w:trPr>
          <w:cantSplit/>
        </w:trPr>
        <w:tc>
          <w:tcPr>
            <w:tcW w:w="3596" w:type="dxa"/>
          </w:tcPr>
          <w:p w14:paraId="153714AC" w14:textId="2E0E89E5" w:rsidR="007B214C" w:rsidRDefault="007B214C" w:rsidP="007B214C">
            <w:r>
              <w:t>Test Management</w:t>
            </w:r>
          </w:p>
        </w:tc>
        <w:tc>
          <w:tcPr>
            <w:tcW w:w="3597" w:type="dxa"/>
          </w:tcPr>
          <w:p w14:paraId="7D20D4CF" w14:textId="17D08CB1" w:rsidR="007B214C" w:rsidRDefault="007B214C" w:rsidP="007B214C">
            <w:r>
              <w:t>Optional module</w:t>
            </w:r>
          </w:p>
        </w:tc>
        <w:tc>
          <w:tcPr>
            <w:tcW w:w="3597" w:type="dxa"/>
          </w:tcPr>
          <w:p w14:paraId="6F911098" w14:textId="6B7E27FE" w:rsidR="007B214C" w:rsidRDefault="007B214C" w:rsidP="007B214C">
            <w:r>
              <w:t>Not required for MVP</w:t>
            </w:r>
          </w:p>
        </w:tc>
      </w:tr>
      <w:tr w:rsidR="007B214C" w14:paraId="64D18BF3" w14:textId="77777777" w:rsidTr="00DF5014">
        <w:trPr>
          <w:cantSplit/>
        </w:trPr>
        <w:tc>
          <w:tcPr>
            <w:tcW w:w="3596" w:type="dxa"/>
          </w:tcPr>
          <w:p w14:paraId="63E98F31" w14:textId="32764DFC" w:rsidR="007B214C" w:rsidRDefault="007B214C" w:rsidP="007B214C">
            <w:r>
              <w:lastRenderedPageBreak/>
              <w:t>Manual Testing</w:t>
            </w:r>
          </w:p>
        </w:tc>
        <w:tc>
          <w:tcPr>
            <w:tcW w:w="3597" w:type="dxa"/>
          </w:tcPr>
          <w:p w14:paraId="12273FD8" w14:textId="643B372B" w:rsidR="007B214C" w:rsidRDefault="007B214C" w:rsidP="007B214C">
            <w:r>
              <w:t>Primary approach</w:t>
            </w:r>
          </w:p>
        </w:tc>
        <w:tc>
          <w:tcPr>
            <w:tcW w:w="3597" w:type="dxa"/>
          </w:tcPr>
          <w:p w14:paraId="06C8EA4F" w14:textId="421F65BF" w:rsidR="007B214C" w:rsidRDefault="007B214C" w:rsidP="007B214C">
            <w:r>
              <w:t>Used in Sprint 6</w:t>
            </w:r>
          </w:p>
        </w:tc>
      </w:tr>
      <w:tr w:rsidR="007B214C" w14:paraId="26C124EB" w14:textId="77777777" w:rsidTr="00DF5014">
        <w:trPr>
          <w:cantSplit/>
        </w:trPr>
        <w:tc>
          <w:tcPr>
            <w:tcW w:w="3596" w:type="dxa"/>
          </w:tcPr>
          <w:p w14:paraId="1C3EF195" w14:textId="128219B2" w:rsidR="007B214C" w:rsidRPr="00FB34EF" w:rsidRDefault="007B214C" w:rsidP="007B214C">
            <w:r>
              <w:t>Automation</w:t>
            </w:r>
          </w:p>
        </w:tc>
        <w:tc>
          <w:tcPr>
            <w:tcW w:w="3597" w:type="dxa"/>
          </w:tcPr>
          <w:p w14:paraId="35C6950E" w14:textId="0E799DE3" w:rsidR="007B214C" w:rsidRPr="00FB34EF" w:rsidRDefault="007B214C" w:rsidP="007B214C">
            <w:r>
              <w:t>Possible</w:t>
            </w:r>
          </w:p>
        </w:tc>
        <w:tc>
          <w:tcPr>
            <w:tcW w:w="3597" w:type="dxa"/>
          </w:tcPr>
          <w:p w14:paraId="1E510F35" w14:textId="369E4DDC" w:rsidR="007B214C" w:rsidRPr="00FB34EF" w:rsidRDefault="007B214C" w:rsidP="007B214C">
            <w:r>
              <w:t>Not required now</w:t>
            </w:r>
          </w:p>
        </w:tc>
      </w:tr>
    </w:tbl>
    <w:p w14:paraId="6AB1B462" w14:textId="77777777" w:rsidR="001D3BA2" w:rsidRDefault="001D3BA2" w:rsidP="001D3BA2"/>
    <w:p w14:paraId="04510841" w14:textId="245051BD" w:rsidR="001923D1" w:rsidRDefault="001923D1" w:rsidP="001923D1">
      <w:pPr>
        <w:pStyle w:val="Heading2"/>
      </w:pPr>
      <w:r>
        <w:t>3.3 SLA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214C" w14:paraId="73BE540D" w14:textId="77777777" w:rsidTr="00DF5014">
        <w:trPr>
          <w:cantSplit/>
        </w:trPr>
        <w:tc>
          <w:tcPr>
            <w:tcW w:w="3596" w:type="dxa"/>
          </w:tcPr>
          <w:p w14:paraId="2423E30D" w14:textId="6525DA83" w:rsidR="007B214C" w:rsidRDefault="007B214C" w:rsidP="007B214C">
            <w:r>
              <w:t>SLA Tracking</w:t>
            </w:r>
          </w:p>
        </w:tc>
        <w:tc>
          <w:tcPr>
            <w:tcW w:w="3597" w:type="dxa"/>
          </w:tcPr>
          <w:p w14:paraId="0FCA30FC" w14:textId="4F93300E" w:rsidR="007B214C" w:rsidRDefault="007B214C" w:rsidP="007B214C">
            <w:r>
              <w:t>Active</w:t>
            </w:r>
          </w:p>
        </w:tc>
        <w:tc>
          <w:tcPr>
            <w:tcW w:w="3597" w:type="dxa"/>
          </w:tcPr>
          <w:p w14:paraId="5AC5DD0E" w14:textId="2050C451" w:rsidR="007B214C" w:rsidRDefault="007B214C" w:rsidP="007B214C">
            <w:r>
              <w:t>Configured earlier</w:t>
            </w:r>
          </w:p>
        </w:tc>
      </w:tr>
      <w:tr w:rsidR="007B214C" w14:paraId="2B2E7B01" w14:textId="77777777" w:rsidTr="00DF5014">
        <w:trPr>
          <w:cantSplit/>
        </w:trPr>
        <w:tc>
          <w:tcPr>
            <w:tcW w:w="3596" w:type="dxa"/>
          </w:tcPr>
          <w:p w14:paraId="67AB5B20" w14:textId="643B965B" w:rsidR="007B214C" w:rsidRDefault="007B214C" w:rsidP="007B214C">
            <w:r>
              <w:t>Breach Tracking</w:t>
            </w:r>
          </w:p>
        </w:tc>
        <w:tc>
          <w:tcPr>
            <w:tcW w:w="3597" w:type="dxa"/>
          </w:tcPr>
          <w:p w14:paraId="33D3C3C0" w14:textId="014666FC" w:rsidR="007B214C" w:rsidRDefault="007B214C" w:rsidP="007B214C">
            <w:r>
              <w:t>Available</w:t>
            </w:r>
          </w:p>
        </w:tc>
        <w:tc>
          <w:tcPr>
            <w:tcW w:w="3597" w:type="dxa"/>
          </w:tcPr>
          <w:p w14:paraId="5E097085" w14:textId="0B456404" w:rsidR="007B214C" w:rsidRDefault="007B214C" w:rsidP="007B214C">
            <w:r>
              <w:t>Needs tuning</w:t>
            </w:r>
          </w:p>
        </w:tc>
      </w:tr>
      <w:tr w:rsidR="007B214C" w14:paraId="687C7760" w14:textId="77777777" w:rsidTr="00DF5014">
        <w:trPr>
          <w:cantSplit/>
        </w:trPr>
        <w:tc>
          <w:tcPr>
            <w:tcW w:w="3596" w:type="dxa"/>
          </w:tcPr>
          <w:p w14:paraId="3131A34A" w14:textId="17BAC84D" w:rsidR="007B214C" w:rsidRDefault="007B214C" w:rsidP="007B214C">
            <w:r>
              <w:t>Reporting</w:t>
            </w:r>
          </w:p>
        </w:tc>
        <w:tc>
          <w:tcPr>
            <w:tcW w:w="3597" w:type="dxa"/>
          </w:tcPr>
          <w:p w14:paraId="58522420" w14:textId="4C5F684E" w:rsidR="007B214C" w:rsidRDefault="007B214C" w:rsidP="007B214C">
            <w:r>
              <w:t>Available</w:t>
            </w:r>
          </w:p>
        </w:tc>
        <w:tc>
          <w:tcPr>
            <w:tcW w:w="3597" w:type="dxa"/>
          </w:tcPr>
          <w:p w14:paraId="6240BC16" w14:textId="15BD1EF0" w:rsidR="007B214C" w:rsidRDefault="007B214C" w:rsidP="007B214C">
            <w:r>
              <w:t>Basic visibility</w:t>
            </w:r>
          </w:p>
        </w:tc>
      </w:tr>
    </w:tbl>
    <w:p w14:paraId="09FC807C" w14:textId="77777777" w:rsidR="001923D1" w:rsidRDefault="001923D1" w:rsidP="001923D1"/>
    <w:p w14:paraId="36D9CA06" w14:textId="582145FF" w:rsidR="001923D1" w:rsidRDefault="001923D1" w:rsidP="001923D1">
      <w:pPr>
        <w:pStyle w:val="Heading2"/>
      </w:pPr>
      <w:r>
        <w:t>3.4 Data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214C" w14:paraId="6297B86F" w14:textId="77777777" w:rsidTr="00DF5014">
        <w:trPr>
          <w:cantSplit/>
        </w:trPr>
        <w:tc>
          <w:tcPr>
            <w:tcW w:w="3596" w:type="dxa"/>
          </w:tcPr>
          <w:p w14:paraId="0D4E3B31" w14:textId="0A92CDCC" w:rsidR="007B214C" w:rsidRDefault="007B214C" w:rsidP="007B214C">
            <w:r>
              <w:t>Validation</w:t>
            </w:r>
          </w:p>
        </w:tc>
        <w:tc>
          <w:tcPr>
            <w:tcW w:w="3597" w:type="dxa"/>
          </w:tcPr>
          <w:p w14:paraId="0D418093" w14:textId="0AC60EDD" w:rsidR="007B214C" w:rsidRDefault="007B214C" w:rsidP="007B214C">
            <w:r>
              <w:t>Minimal</w:t>
            </w:r>
          </w:p>
        </w:tc>
        <w:tc>
          <w:tcPr>
            <w:tcW w:w="3597" w:type="dxa"/>
          </w:tcPr>
          <w:p w14:paraId="24EE3C9A" w14:textId="65BAABE2" w:rsidR="007B214C" w:rsidRDefault="007B214C" w:rsidP="007B214C">
            <w:r>
              <w:t>Must enforce manually</w:t>
            </w:r>
          </w:p>
        </w:tc>
      </w:tr>
      <w:tr w:rsidR="007B214C" w14:paraId="28469607" w14:textId="77777777" w:rsidTr="00DF5014">
        <w:trPr>
          <w:cantSplit/>
        </w:trPr>
        <w:tc>
          <w:tcPr>
            <w:tcW w:w="3596" w:type="dxa"/>
          </w:tcPr>
          <w:p w14:paraId="718B6804" w14:textId="326FC734" w:rsidR="007B214C" w:rsidRDefault="007B214C" w:rsidP="007B214C">
            <w:r>
              <w:t>Duplicate Detection</w:t>
            </w:r>
          </w:p>
        </w:tc>
        <w:tc>
          <w:tcPr>
            <w:tcW w:w="3597" w:type="dxa"/>
          </w:tcPr>
          <w:p w14:paraId="0C225EA9" w14:textId="1744D1EC" w:rsidR="007B214C" w:rsidRDefault="007B214C" w:rsidP="007B214C">
            <w:r>
              <w:t>Limited</w:t>
            </w:r>
          </w:p>
        </w:tc>
        <w:tc>
          <w:tcPr>
            <w:tcW w:w="3597" w:type="dxa"/>
          </w:tcPr>
          <w:p w14:paraId="1D9640F4" w14:textId="241AC49D" w:rsidR="007B214C" w:rsidRDefault="007B214C" w:rsidP="007B214C">
            <w:r>
              <w:t>Needs monitoring</w:t>
            </w:r>
          </w:p>
        </w:tc>
      </w:tr>
      <w:tr w:rsidR="007B214C" w14:paraId="73F74E61" w14:textId="77777777" w:rsidTr="00DF5014">
        <w:trPr>
          <w:cantSplit/>
        </w:trPr>
        <w:tc>
          <w:tcPr>
            <w:tcW w:w="3596" w:type="dxa"/>
          </w:tcPr>
          <w:p w14:paraId="36F645AA" w14:textId="32B6C592" w:rsidR="007B214C" w:rsidRDefault="007B214C" w:rsidP="007B214C">
            <w:r>
              <w:t>Cleanup Tools</w:t>
            </w:r>
          </w:p>
        </w:tc>
        <w:tc>
          <w:tcPr>
            <w:tcW w:w="3597" w:type="dxa"/>
          </w:tcPr>
          <w:p w14:paraId="20DB4A4D" w14:textId="568E341F" w:rsidR="007B214C" w:rsidRDefault="007B214C" w:rsidP="007B214C">
            <w:r>
              <w:t>Basic</w:t>
            </w:r>
          </w:p>
        </w:tc>
        <w:tc>
          <w:tcPr>
            <w:tcW w:w="3597" w:type="dxa"/>
          </w:tcPr>
          <w:p w14:paraId="17BE20A6" w14:textId="49059A76" w:rsidR="007B214C" w:rsidRDefault="007B214C" w:rsidP="007B214C">
            <w:r>
              <w:t>Manual effort</w:t>
            </w:r>
          </w:p>
        </w:tc>
      </w:tr>
    </w:tbl>
    <w:p w14:paraId="7186C36A" w14:textId="77777777" w:rsidR="001923D1" w:rsidRDefault="001923D1" w:rsidP="001923D1"/>
    <w:p w14:paraId="01C94936" w14:textId="43C11972" w:rsidR="00452422" w:rsidRDefault="00452422" w:rsidP="00452422">
      <w:pPr>
        <w:pStyle w:val="Heading2"/>
      </w:pPr>
      <w:r>
        <w:t>3.5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B214C" w14:paraId="3AFAF5F5" w14:textId="77777777" w:rsidTr="006F69E4">
        <w:trPr>
          <w:cantSplit/>
        </w:trPr>
        <w:tc>
          <w:tcPr>
            <w:tcW w:w="3596" w:type="dxa"/>
          </w:tcPr>
          <w:p w14:paraId="17C98AE6" w14:textId="4B788AAB" w:rsidR="007B214C" w:rsidRDefault="007B214C" w:rsidP="007B214C">
            <w:r>
              <w:t>Knowledge Base</w:t>
            </w:r>
          </w:p>
        </w:tc>
        <w:tc>
          <w:tcPr>
            <w:tcW w:w="3597" w:type="dxa"/>
          </w:tcPr>
          <w:p w14:paraId="29E252A7" w14:textId="61F8D170" w:rsidR="007B214C" w:rsidRDefault="007B214C" w:rsidP="007B214C">
            <w:r>
              <w:t>Available</w:t>
            </w:r>
          </w:p>
        </w:tc>
        <w:tc>
          <w:tcPr>
            <w:tcW w:w="3597" w:type="dxa"/>
          </w:tcPr>
          <w:p w14:paraId="6A8993E0" w14:textId="692F78FD" w:rsidR="007B214C" w:rsidRDefault="007B214C" w:rsidP="007B214C">
            <w:r>
              <w:t>Use for documentation</w:t>
            </w:r>
          </w:p>
        </w:tc>
      </w:tr>
      <w:tr w:rsidR="007B214C" w14:paraId="15BF599D" w14:textId="77777777" w:rsidTr="006F69E4">
        <w:trPr>
          <w:cantSplit/>
        </w:trPr>
        <w:tc>
          <w:tcPr>
            <w:tcW w:w="3596" w:type="dxa"/>
          </w:tcPr>
          <w:p w14:paraId="48BA7BF7" w14:textId="31B9CBC8" w:rsidR="007B214C" w:rsidRDefault="007B214C" w:rsidP="007B214C">
            <w:r>
              <w:t>Process Docs</w:t>
            </w:r>
          </w:p>
        </w:tc>
        <w:tc>
          <w:tcPr>
            <w:tcW w:w="3597" w:type="dxa"/>
          </w:tcPr>
          <w:p w14:paraId="353282E8" w14:textId="7ECA901E" w:rsidR="007B214C" w:rsidRDefault="007B214C" w:rsidP="007B214C">
            <w:r>
              <w:t>Not provided</w:t>
            </w:r>
          </w:p>
        </w:tc>
        <w:tc>
          <w:tcPr>
            <w:tcW w:w="3597" w:type="dxa"/>
          </w:tcPr>
          <w:p w14:paraId="6DD4BF64" w14:textId="1108BC8F" w:rsidR="007B214C" w:rsidRDefault="007B214C" w:rsidP="007B214C">
            <w:r>
              <w:t>Must create</w:t>
            </w:r>
          </w:p>
        </w:tc>
      </w:tr>
      <w:tr w:rsidR="007B214C" w14:paraId="4A5E8E94" w14:textId="77777777" w:rsidTr="006F69E4">
        <w:trPr>
          <w:cantSplit/>
        </w:trPr>
        <w:tc>
          <w:tcPr>
            <w:tcW w:w="3596" w:type="dxa"/>
          </w:tcPr>
          <w:p w14:paraId="68DDA04B" w14:textId="20808435" w:rsidR="007B214C" w:rsidRDefault="007B214C" w:rsidP="007B214C">
            <w:r>
              <w:t>Admin Guides</w:t>
            </w:r>
          </w:p>
        </w:tc>
        <w:tc>
          <w:tcPr>
            <w:tcW w:w="3597" w:type="dxa"/>
          </w:tcPr>
          <w:p w14:paraId="195B494C" w14:textId="684182BA" w:rsidR="007B214C" w:rsidRDefault="007B214C" w:rsidP="007B214C">
            <w:r>
              <w:t>Not provided</w:t>
            </w:r>
          </w:p>
        </w:tc>
        <w:tc>
          <w:tcPr>
            <w:tcW w:w="3597" w:type="dxa"/>
          </w:tcPr>
          <w:p w14:paraId="5E17993D" w14:textId="3EE2E57C" w:rsidR="007B214C" w:rsidRDefault="007B214C" w:rsidP="007B214C">
            <w:r>
              <w:t>Must create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401EE315" w:rsidR="001923D1" w:rsidRDefault="001923D1" w:rsidP="001923D1">
      <w:pPr>
        <w:pStyle w:val="Heading2"/>
      </w:pPr>
      <w:r>
        <w:t>4.1 Testing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61FB56DD" w14:textId="77777777" w:rsidTr="006D39B7">
        <w:trPr>
          <w:cantSplit/>
        </w:trPr>
        <w:tc>
          <w:tcPr>
            <w:tcW w:w="2335" w:type="dxa"/>
          </w:tcPr>
          <w:p w14:paraId="76A8B147" w14:textId="0D57B380" w:rsidR="003D5C03" w:rsidRDefault="003D5C03" w:rsidP="003D5C03">
            <w:r>
              <w:t>Test Coverage</w:t>
            </w:r>
          </w:p>
        </w:tc>
        <w:tc>
          <w:tcPr>
            <w:tcW w:w="1981" w:type="dxa"/>
          </w:tcPr>
          <w:p w14:paraId="40A5F5DE" w14:textId="7549C658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39D60FE7" w14:textId="77777777" w:rsidR="003D5C03" w:rsidRDefault="003D5C03" w:rsidP="003D5C03"/>
        </w:tc>
        <w:tc>
          <w:tcPr>
            <w:tcW w:w="2158" w:type="dxa"/>
          </w:tcPr>
          <w:p w14:paraId="642CEAFB" w14:textId="77777777" w:rsidR="003D5C03" w:rsidRDefault="003D5C03" w:rsidP="003D5C03"/>
        </w:tc>
        <w:tc>
          <w:tcPr>
            <w:tcW w:w="2158" w:type="dxa"/>
          </w:tcPr>
          <w:p w14:paraId="2A3F85C3" w14:textId="77777777" w:rsidR="003D5C03" w:rsidRDefault="003D5C03" w:rsidP="003D5C03"/>
        </w:tc>
      </w:tr>
      <w:tr w:rsidR="003D5C03" w14:paraId="14048CF2" w14:textId="77777777" w:rsidTr="006D39B7">
        <w:trPr>
          <w:cantSplit/>
        </w:trPr>
        <w:tc>
          <w:tcPr>
            <w:tcW w:w="2335" w:type="dxa"/>
          </w:tcPr>
          <w:p w14:paraId="7D6378D1" w14:textId="1FA6062A" w:rsidR="003D5C03" w:rsidRDefault="003D5C03" w:rsidP="003D5C03">
            <w:r>
              <w:t>Critical Flows</w:t>
            </w:r>
          </w:p>
        </w:tc>
        <w:tc>
          <w:tcPr>
            <w:tcW w:w="1981" w:type="dxa"/>
          </w:tcPr>
          <w:p w14:paraId="6C1EDFA3" w14:textId="29D0CB5B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777657D6" w14:textId="77777777" w:rsidR="003D5C03" w:rsidRDefault="003D5C03" w:rsidP="003D5C03"/>
        </w:tc>
        <w:tc>
          <w:tcPr>
            <w:tcW w:w="2158" w:type="dxa"/>
          </w:tcPr>
          <w:p w14:paraId="1214B50A" w14:textId="77777777" w:rsidR="003D5C03" w:rsidRDefault="003D5C03" w:rsidP="003D5C03"/>
        </w:tc>
        <w:tc>
          <w:tcPr>
            <w:tcW w:w="2158" w:type="dxa"/>
          </w:tcPr>
          <w:p w14:paraId="3F7203B2" w14:textId="77777777" w:rsidR="003D5C03" w:rsidRDefault="003D5C03" w:rsidP="003D5C03"/>
        </w:tc>
      </w:tr>
      <w:tr w:rsidR="003D5C03" w14:paraId="25260BC5" w14:textId="77777777" w:rsidTr="006D39B7">
        <w:trPr>
          <w:cantSplit/>
        </w:trPr>
        <w:tc>
          <w:tcPr>
            <w:tcW w:w="2335" w:type="dxa"/>
          </w:tcPr>
          <w:p w14:paraId="20F693CD" w14:textId="5127622F" w:rsidR="003D5C03" w:rsidRPr="002A7D8B" w:rsidRDefault="003D5C03" w:rsidP="003D5C03">
            <w:r>
              <w:t>UAT Participants</w:t>
            </w:r>
          </w:p>
        </w:tc>
        <w:tc>
          <w:tcPr>
            <w:tcW w:w="1981" w:type="dxa"/>
          </w:tcPr>
          <w:p w14:paraId="2E90E049" w14:textId="5005F77B" w:rsidR="003D5C03" w:rsidRPr="002A7D8B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06F92EEF" w14:textId="77777777" w:rsidR="003D5C03" w:rsidRDefault="003D5C03" w:rsidP="003D5C03"/>
        </w:tc>
        <w:tc>
          <w:tcPr>
            <w:tcW w:w="2158" w:type="dxa"/>
          </w:tcPr>
          <w:p w14:paraId="208A3535" w14:textId="77777777" w:rsidR="003D5C03" w:rsidRDefault="003D5C03" w:rsidP="003D5C03"/>
        </w:tc>
        <w:tc>
          <w:tcPr>
            <w:tcW w:w="2158" w:type="dxa"/>
          </w:tcPr>
          <w:p w14:paraId="7127F670" w14:textId="77777777" w:rsidR="003D5C03" w:rsidRDefault="003D5C03" w:rsidP="003D5C03"/>
        </w:tc>
      </w:tr>
    </w:tbl>
    <w:p w14:paraId="0D9FEC1F" w14:textId="77777777" w:rsidR="001923D1" w:rsidRDefault="001923D1" w:rsidP="001923D1"/>
    <w:p w14:paraId="559EDACD" w14:textId="1DF26E65" w:rsidR="007E1EEA" w:rsidRDefault="007E1EEA" w:rsidP="007E1EEA">
      <w:r>
        <w:t>MVP Rule: Test only core workflows end-to-end</w:t>
      </w:r>
    </w:p>
    <w:p w14:paraId="4B320A52" w14:textId="14A39BC6" w:rsidR="001923D1" w:rsidRDefault="001923D1" w:rsidP="001923D1">
      <w:pPr>
        <w:pStyle w:val="Heading2"/>
      </w:pPr>
      <w:r>
        <w:t>4.2 Reporting Needs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3D5C03" w:rsidRPr="0048765F" w14:paraId="047E4A87" w14:textId="77777777" w:rsidTr="009A669D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478A036F" w14:textId="77777777" w:rsidR="003D5C03" w:rsidRPr="0048765F" w:rsidRDefault="003D5C03" w:rsidP="009A669D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14B2A24D" w14:textId="77777777" w:rsidR="003D5C03" w:rsidRPr="0048765F" w:rsidRDefault="003D5C03" w:rsidP="009A669D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40929CF" w14:textId="77777777" w:rsidR="003D5C03" w:rsidRPr="0048765F" w:rsidRDefault="003D5C03" w:rsidP="009A669D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E95A8C5" w14:textId="77777777" w:rsidR="003D5C03" w:rsidRPr="0048765F" w:rsidRDefault="003D5C03" w:rsidP="009A669D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E783462" w14:textId="77777777" w:rsidR="003D5C03" w:rsidRPr="0048765F" w:rsidRDefault="003D5C03" w:rsidP="009A669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34531082" w14:textId="77777777" w:rsidTr="009A669D">
        <w:trPr>
          <w:cantSplit/>
        </w:trPr>
        <w:tc>
          <w:tcPr>
            <w:tcW w:w="2335" w:type="dxa"/>
          </w:tcPr>
          <w:p w14:paraId="7BFDD5FC" w14:textId="51E59A35" w:rsidR="003D5C03" w:rsidRDefault="003D5C03" w:rsidP="003D5C03">
            <w:r>
              <w:t>Report Types</w:t>
            </w:r>
          </w:p>
        </w:tc>
        <w:tc>
          <w:tcPr>
            <w:tcW w:w="1981" w:type="dxa"/>
          </w:tcPr>
          <w:p w14:paraId="5407268C" w14:textId="3D30F978" w:rsidR="003D5C03" w:rsidRDefault="003D5C03" w:rsidP="003D5C03">
            <w:r>
              <w:t>Flexible</w:t>
            </w:r>
          </w:p>
        </w:tc>
        <w:tc>
          <w:tcPr>
            <w:tcW w:w="2158" w:type="dxa"/>
          </w:tcPr>
          <w:p w14:paraId="315EA865" w14:textId="77777777" w:rsidR="003D5C03" w:rsidRDefault="003D5C03" w:rsidP="003D5C03"/>
        </w:tc>
        <w:tc>
          <w:tcPr>
            <w:tcW w:w="2158" w:type="dxa"/>
          </w:tcPr>
          <w:p w14:paraId="176EF4E0" w14:textId="77777777" w:rsidR="003D5C03" w:rsidRDefault="003D5C03" w:rsidP="003D5C03"/>
        </w:tc>
        <w:tc>
          <w:tcPr>
            <w:tcW w:w="2158" w:type="dxa"/>
          </w:tcPr>
          <w:p w14:paraId="16B4E21C" w14:textId="77777777" w:rsidR="003D5C03" w:rsidRDefault="003D5C03" w:rsidP="003D5C03"/>
        </w:tc>
      </w:tr>
      <w:tr w:rsidR="003D5C03" w14:paraId="04B8629E" w14:textId="77777777" w:rsidTr="009A669D">
        <w:trPr>
          <w:cantSplit/>
        </w:trPr>
        <w:tc>
          <w:tcPr>
            <w:tcW w:w="2335" w:type="dxa"/>
          </w:tcPr>
          <w:p w14:paraId="71AD17E0" w14:textId="0370D36A" w:rsidR="003D5C03" w:rsidRDefault="003D5C03" w:rsidP="003D5C03">
            <w:r>
              <w:t>Frequency</w:t>
            </w:r>
          </w:p>
        </w:tc>
        <w:tc>
          <w:tcPr>
            <w:tcW w:w="1981" w:type="dxa"/>
          </w:tcPr>
          <w:p w14:paraId="1879E59D" w14:textId="1E23ABD3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176A679E" w14:textId="77777777" w:rsidR="003D5C03" w:rsidRDefault="003D5C03" w:rsidP="003D5C03"/>
        </w:tc>
        <w:tc>
          <w:tcPr>
            <w:tcW w:w="2158" w:type="dxa"/>
          </w:tcPr>
          <w:p w14:paraId="6815D8FC" w14:textId="77777777" w:rsidR="003D5C03" w:rsidRDefault="003D5C03" w:rsidP="003D5C03"/>
        </w:tc>
        <w:tc>
          <w:tcPr>
            <w:tcW w:w="2158" w:type="dxa"/>
          </w:tcPr>
          <w:p w14:paraId="29322B6B" w14:textId="77777777" w:rsidR="003D5C03" w:rsidRDefault="003D5C03" w:rsidP="003D5C03"/>
        </w:tc>
      </w:tr>
      <w:tr w:rsidR="003D5C03" w14:paraId="702612EB" w14:textId="77777777" w:rsidTr="009A669D">
        <w:trPr>
          <w:cantSplit/>
        </w:trPr>
        <w:tc>
          <w:tcPr>
            <w:tcW w:w="2335" w:type="dxa"/>
          </w:tcPr>
          <w:p w14:paraId="30AC0A76" w14:textId="272C9BE6" w:rsidR="003D5C03" w:rsidRPr="002A7D8B" w:rsidRDefault="003D5C03" w:rsidP="003D5C03">
            <w:r>
              <w:t>Audience</w:t>
            </w:r>
          </w:p>
        </w:tc>
        <w:tc>
          <w:tcPr>
            <w:tcW w:w="1981" w:type="dxa"/>
          </w:tcPr>
          <w:p w14:paraId="531A1A25" w14:textId="51F30BF9" w:rsidR="003D5C03" w:rsidRPr="002A7D8B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2B69F002" w14:textId="77777777" w:rsidR="003D5C03" w:rsidRDefault="003D5C03" w:rsidP="003D5C03"/>
        </w:tc>
        <w:tc>
          <w:tcPr>
            <w:tcW w:w="2158" w:type="dxa"/>
          </w:tcPr>
          <w:p w14:paraId="1A294C27" w14:textId="77777777" w:rsidR="003D5C03" w:rsidRDefault="003D5C03" w:rsidP="003D5C03"/>
        </w:tc>
        <w:tc>
          <w:tcPr>
            <w:tcW w:w="2158" w:type="dxa"/>
          </w:tcPr>
          <w:p w14:paraId="3D5B3C53" w14:textId="77777777" w:rsidR="003D5C03" w:rsidRDefault="003D5C03" w:rsidP="003D5C03"/>
        </w:tc>
      </w:tr>
    </w:tbl>
    <w:p w14:paraId="40A08E24" w14:textId="77777777" w:rsidR="001923D1" w:rsidRDefault="001923D1" w:rsidP="001923D1"/>
    <w:p w14:paraId="6A79DE0E" w14:textId="3923B409" w:rsidR="001923D1" w:rsidRDefault="001923D1" w:rsidP="001923D1">
      <w:pPr>
        <w:pStyle w:val="Heading2"/>
      </w:pPr>
      <w:r>
        <w:t>4.3 SLA Tuning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7652037A" w14:textId="77777777" w:rsidTr="006C53D3">
        <w:trPr>
          <w:cantSplit/>
        </w:trPr>
        <w:tc>
          <w:tcPr>
            <w:tcW w:w="2158" w:type="dxa"/>
          </w:tcPr>
          <w:p w14:paraId="0C9B924E" w14:textId="56F1811C" w:rsidR="003D5C03" w:rsidRDefault="003D5C03" w:rsidP="003D5C03">
            <w:r>
              <w:t>SLA Targets</w:t>
            </w:r>
          </w:p>
        </w:tc>
        <w:tc>
          <w:tcPr>
            <w:tcW w:w="2337" w:type="dxa"/>
          </w:tcPr>
          <w:p w14:paraId="4748778D" w14:textId="46BC8B71" w:rsidR="003D5C03" w:rsidRDefault="003D5C03" w:rsidP="003D5C03">
            <w:r>
              <w:t>Configured earlier</w:t>
            </w:r>
          </w:p>
        </w:tc>
        <w:tc>
          <w:tcPr>
            <w:tcW w:w="1979" w:type="dxa"/>
          </w:tcPr>
          <w:p w14:paraId="421F456C" w14:textId="77777777" w:rsidR="003D5C03" w:rsidRDefault="003D5C03" w:rsidP="003D5C03"/>
        </w:tc>
        <w:tc>
          <w:tcPr>
            <w:tcW w:w="2158" w:type="dxa"/>
          </w:tcPr>
          <w:p w14:paraId="44B71AF9" w14:textId="77777777" w:rsidR="003D5C03" w:rsidRDefault="003D5C03" w:rsidP="003D5C03"/>
        </w:tc>
        <w:tc>
          <w:tcPr>
            <w:tcW w:w="2158" w:type="dxa"/>
          </w:tcPr>
          <w:p w14:paraId="3F929B06" w14:textId="77777777" w:rsidR="003D5C03" w:rsidRDefault="003D5C03" w:rsidP="003D5C03"/>
        </w:tc>
      </w:tr>
      <w:tr w:rsidR="003D5C03" w14:paraId="2527F7F3" w14:textId="77777777" w:rsidTr="006C53D3">
        <w:trPr>
          <w:cantSplit/>
        </w:trPr>
        <w:tc>
          <w:tcPr>
            <w:tcW w:w="2158" w:type="dxa"/>
          </w:tcPr>
          <w:p w14:paraId="435C5868" w14:textId="548F0E06" w:rsidR="003D5C03" w:rsidRDefault="003D5C03" w:rsidP="003D5C03">
            <w:r>
              <w:t>Breach Thresholds</w:t>
            </w:r>
          </w:p>
        </w:tc>
        <w:tc>
          <w:tcPr>
            <w:tcW w:w="2337" w:type="dxa"/>
          </w:tcPr>
          <w:p w14:paraId="48B855A3" w14:textId="6C347AFF" w:rsidR="003D5C03" w:rsidRDefault="003D5C03" w:rsidP="003D5C03">
            <w:r>
              <w:t>Static</w:t>
            </w:r>
          </w:p>
        </w:tc>
        <w:tc>
          <w:tcPr>
            <w:tcW w:w="1979" w:type="dxa"/>
          </w:tcPr>
          <w:p w14:paraId="62BA2F78" w14:textId="77777777" w:rsidR="003D5C03" w:rsidRDefault="003D5C03" w:rsidP="003D5C03"/>
        </w:tc>
        <w:tc>
          <w:tcPr>
            <w:tcW w:w="2158" w:type="dxa"/>
          </w:tcPr>
          <w:p w14:paraId="1BBC05F5" w14:textId="77777777" w:rsidR="003D5C03" w:rsidRDefault="003D5C03" w:rsidP="003D5C03"/>
        </w:tc>
        <w:tc>
          <w:tcPr>
            <w:tcW w:w="2158" w:type="dxa"/>
          </w:tcPr>
          <w:p w14:paraId="173D490B" w14:textId="77777777" w:rsidR="003D5C03" w:rsidRDefault="003D5C03" w:rsidP="003D5C03"/>
        </w:tc>
      </w:tr>
      <w:tr w:rsidR="003D5C03" w14:paraId="29E64694" w14:textId="77777777" w:rsidTr="006C53D3">
        <w:trPr>
          <w:cantSplit/>
        </w:trPr>
        <w:tc>
          <w:tcPr>
            <w:tcW w:w="2158" w:type="dxa"/>
          </w:tcPr>
          <w:p w14:paraId="095FEDA9" w14:textId="4D796FA7" w:rsidR="003D5C03" w:rsidRDefault="003D5C03" w:rsidP="003D5C03">
            <w:r>
              <w:t>Escalation</w:t>
            </w:r>
          </w:p>
        </w:tc>
        <w:tc>
          <w:tcPr>
            <w:tcW w:w="2337" w:type="dxa"/>
          </w:tcPr>
          <w:p w14:paraId="402D31B4" w14:textId="624B80F5" w:rsidR="003D5C03" w:rsidRDefault="003D5C03" w:rsidP="003D5C03">
            <w:r>
              <w:t>Optional</w:t>
            </w:r>
          </w:p>
        </w:tc>
        <w:tc>
          <w:tcPr>
            <w:tcW w:w="1979" w:type="dxa"/>
          </w:tcPr>
          <w:p w14:paraId="20D8A0E8" w14:textId="77777777" w:rsidR="003D5C03" w:rsidRDefault="003D5C03" w:rsidP="003D5C03"/>
        </w:tc>
        <w:tc>
          <w:tcPr>
            <w:tcW w:w="2158" w:type="dxa"/>
          </w:tcPr>
          <w:p w14:paraId="31A1A7F1" w14:textId="77777777" w:rsidR="003D5C03" w:rsidRDefault="003D5C03" w:rsidP="003D5C03"/>
        </w:tc>
        <w:tc>
          <w:tcPr>
            <w:tcW w:w="2158" w:type="dxa"/>
          </w:tcPr>
          <w:p w14:paraId="21B4A337" w14:textId="77777777" w:rsidR="003D5C03" w:rsidRDefault="003D5C03" w:rsidP="003D5C03"/>
        </w:tc>
      </w:tr>
    </w:tbl>
    <w:p w14:paraId="022E6E31" w14:textId="77777777" w:rsidR="001923D1" w:rsidRDefault="001923D1" w:rsidP="001923D1"/>
    <w:p w14:paraId="4A45F9C9" w14:textId="070A3723" w:rsidR="001923D1" w:rsidRDefault="001923D1" w:rsidP="001923D1">
      <w:pPr>
        <w:pStyle w:val="Heading2"/>
      </w:pPr>
      <w:r>
        <w:t>4.4 Assignment 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71"/>
        <w:gridCol w:w="2158"/>
        <w:gridCol w:w="2158"/>
        <w:gridCol w:w="2158"/>
      </w:tblGrid>
      <w:tr w:rsidR="001923D1" w:rsidRPr="0048765F" w14:paraId="6A5D0F03" w14:textId="77777777" w:rsidTr="003D5C03">
        <w:trPr>
          <w:cantSplit/>
          <w:tblHeader/>
        </w:trPr>
        <w:tc>
          <w:tcPr>
            <w:tcW w:w="2245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409176CD" w14:textId="77777777" w:rsidTr="003D5C03">
        <w:trPr>
          <w:cantSplit/>
        </w:trPr>
        <w:tc>
          <w:tcPr>
            <w:tcW w:w="2245" w:type="dxa"/>
          </w:tcPr>
          <w:p w14:paraId="0F15E133" w14:textId="70220D42" w:rsidR="003D5C03" w:rsidRDefault="003D5C03" w:rsidP="003D5C03">
            <w:r>
              <w:t>Routing Accuracy</w:t>
            </w:r>
          </w:p>
        </w:tc>
        <w:tc>
          <w:tcPr>
            <w:tcW w:w="2071" w:type="dxa"/>
          </w:tcPr>
          <w:p w14:paraId="556D25B6" w14:textId="36F11DB9" w:rsidR="003D5C03" w:rsidRDefault="003D5C03" w:rsidP="003D5C03">
            <w:r>
              <w:t>Basic</w:t>
            </w:r>
          </w:p>
        </w:tc>
        <w:tc>
          <w:tcPr>
            <w:tcW w:w="2158" w:type="dxa"/>
          </w:tcPr>
          <w:p w14:paraId="574C9C32" w14:textId="77777777" w:rsidR="003D5C03" w:rsidRDefault="003D5C03" w:rsidP="003D5C03"/>
        </w:tc>
        <w:tc>
          <w:tcPr>
            <w:tcW w:w="2158" w:type="dxa"/>
          </w:tcPr>
          <w:p w14:paraId="31110547" w14:textId="77777777" w:rsidR="003D5C03" w:rsidRDefault="003D5C03" w:rsidP="003D5C03"/>
        </w:tc>
        <w:tc>
          <w:tcPr>
            <w:tcW w:w="2158" w:type="dxa"/>
          </w:tcPr>
          <w:p w14:paraId="750449D5" w14:textId="77777777" w:rsidR="003D5C03" w:rsidRDefault="003D5C03" w:rsidP="003D5C03"/>
        </w:tc>
      </w:tr>
      <w:tr w:rsidR="003D5C03" w14:paraId="576FE96E" w14:textId="77777777" w:rsidTr="003D5C03">
        <w:trPr>
          <w:cantSplit/>
        </w:trPr>
        <w:tc>
          <w:tcPr>
            <w:tcW w:w="2245" w:type="dxa"/>
          </w:tcPr>
          <w:p w14:paraId="27876B38" w14:textId="435A57F1" w:rsidR="003D5C03" w:rsidRDefault="003D5C03" w:rsidP="003D5C03">
            <w:r>
              <w:t>Reassignment Frequency</w:t>
            </w:r>
          </w:p>
        </w:tc>
        <w:tc>
          <w:tcPr>
            <w:tcW w:w="2071" w:type="dxa"/>
          </w:tcPr>
          <w:p w14:paraId="11290788" w14:textId="3E6DEFDA" w:rsidR="003D5C03" w:rsidRDefault="003D5C03" w:rsidP="003D5C03">
            <w:r>
              <w:t>Not tracked</w:t>
            </w:r>
          </w:p>
        </w:tc>
        <w:tc>
          <w:tcPr>
            <w:tcW w:w="2158" w:type="dxa"/>
          </w:tcPr>
          <w:p w14:paraId="6E12AB1E" w14:textId="77777777" w:rsidR="003D5C03" w:rsidRDefault="003D5C03" w:rsidP="003D5C03"/>
        </w:tc>
        <w:tc>
          <w:tcPr>
            <w:tcW w:w="2158" w:type="dxa"/>
          </w:tcPr>
          <w:p w14:paraId="5D3B9F60" w14:textId="77777777" w:rsidR="003D5C03" w:rsidRDefault="003D5C03" w:rsidP="003D5C03"/>
        </w:tc>
        <w:tc>
          <w:tcPr>
            <w:tcW w:w="2158" w:type="dxa"/>
          </w:tcPr>
          <w:p w14:paraId="535DFAEB" w14:textId="77777777" w:rsidR="003D5C03" w:rsidRDefault="003D5C03" w:rsidP="003D5C03"/>
        </w:tc>
      </w:tr>
      <w:tr w:rsidR="003D5C03" w14:paraId="076ACF3C" w14:textId="77777777" w:rsidTr="003D5C03">
        <w:trPr>
          <w:cantSplit/>
        </w:trPr>
        <w:tc>
          <w:tcPr>
            <w:tcW w:w="2245" w:type="dxa"/>
          </w:tcPr>
          <w:p w14:paraId="7B5AF58D" w14:textId="3C60D433" w:rsidR="003D5C03" w:rsidRDefault="003D5C03" w:rsidP="003D5C03">
            <w:r>
              <w:t>Escalation Paths</w:t>
            </w:r>
          </w:p>
        </w:tc>
        <w:tc>
          <w:tcPr>
            <w:tcW w:w="2071" w:type="dxa"/>
          </w:tcPr>
          <w:p w14:paraId="6B8B2532" w14:textId="0B4FB2E5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541EDC7C" w14:textId="77777777" w:rsidR="003D5C03" w:rsidRDefault="003D5C03" w:rsidP="003D5C03"/>
        </w:tc>
        <w:tc>
          <w:tcPr>
            <w:tcW w:w="2158" w:type="dxa"/>
          </w:tcPr>
          <w:p w14:paraId="3EFD5B7C" w14:textId="77777777" w:rsidR="003D5C03" w:rsidRDefault="003D5C03" w:rsidP="003D5C03"/>
        </w:tc>
        <w:tc>
          <w:tcPr>
            <w:tcW w:w="2158" w:type="dxa"/>
          </w:tcPr>
          <w:p w14:paraId="18AB871B" w14:textId="77777777" w:rsidR="003D5C03" w:rsidRDefault="003D5C03" w:rsidP="003D5C03"/>
        </w:tc>
      </w:tr>
    </w:tbl>
    <w:p w14:paraId="279CDBA8" w14:textId="77777777" w:rsidR="001923D1" w:rsidRDefault="001923D1" w:rsidP="001923D1"/>
    <w:p w14:paraId="47A391F9" w14:textId="4B30029E" w:rsidR="001923D1" w:rsidRDefault="001923D1" w:rsidP="001923D1">
      <w:pPr>
        <w:pStyle w:val="Heading2"/>
      </w:pPr>
      <w:r>
        <w:t>4.5 Data Quality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137D3A3F" w14:textId="77777777" w:rsidTr="00DF5014">
        <w:trPr>
          <w:cantSplit/>
        </w:trPr>
        <w:tc>
          <w:tcPr>
            <w:tcW w:w="2158" w:type="dxa"/>
          </w:tcPr>
          <w:p w14:paraId="1CEC29B3" w14:textId="71CA74CA" w:rsidR="003D5C03" w:rsidRDefault="003D5C03" w:rsidP="003D5C03">
            <w:r>
              <w:t>Required Fields</w:t>
            </w:r>
          </w:p>
        </w:tc>
        <w:tc>
          <w:tcPr>
            <w:tcW w:w="2158" w:type="dxa"/>
          </w:tcPr>
          <w:p w14:paraId="2B08802F" w14:textId="403FA1FF" w:rsidR="003D5C03" w:rsidRDefault="003D5C03" w:rsidP="003D5C03">
            <w:r>
              <w:t>Minimal</w:t>
            </w:r>
          </w:p>
        </w:tc>
        <w:tc>
          <w:tcPr>
            <w:tcW w:w="2158" w:type="dxa"/>
          </w:tcPr>
          <w:p w14:paraId="002A61D8" w14:textId="77777777" w:rsidR="003D5C03" w:rsidRDefault="003D5C03" w:rsidP="003D5C03"/>
        </w:tc>
        <w:tc>
          <w:tcPr>
            <w:tcW w:w="2158" w:type="dxa"/>
          </w:tcPr>
          <w:p w14:paraId="74F85BFB" w14:textId="77777777" w:rsidR="003D5C03" w:rsidRDefault="003D5C03" w:rsidP="003D5C03"/>
        </w:tc>
        <w:tc>
          <w:tcPr>
            <w:tcW w:w="2158" w:type="dxa"/>
          </w:tcPr>
          <w:p w14:paraId="76ED9515" w14:textId="77777777" w:rsidR="003D5C03" w:rsidRDefault="003D5C03" w:rsidP="003D5C03"/>
        </w:tc>
      </w:tr>
      <w:tr w:rsidR="003D5C03" w14:paraId="680D2C00" w14:textId="77777777" w:rsidTr="00DF5014">
        <w:trPr>
          <w:cantSplit/>
        </w:trPr>
        <w:tc>
          <w:tcPr>
            <w:tcW w:w="2158" w:type="dxa"/>
          </w:tcPr>
          <w:p w14:paraId="463040DA" w14:textId="1D14C507" w:rsidR="003D5C03" w:rsidRDefault="003D5C03" w:rsidP="003D5C03">
            <w:r>
              <w:t>Data Completeness</w:t>
            </w:r>
          </w:p>
        </w:tc>
        <w:tc>
          <w:tcPr>
            <w:tcW w:w="2158" w:type="dxa"/>
          </w:tcPr>
          <w:p w14:paraId="4434CD5A" w14:textId="218524E2" w:rsidR="003D5C03" w:rsidRDefault="003D5C03" w:rsidP="003D5C03">
            <w:r>
              <w:t>Not enforced</w:t>
            </w:r>
          </w:p>
        </w:tc>
        <w:tc>
          <w:tcPr>
            <w:tcW w:w="2158" w:type="dxa"/>
          </w:tcPr>
          <w:p w14:paraId="38B6CD96" w14:textId="77777777" w:rsidR="003D5C03" w:rsidRDefault="003D5C03" w:rsidP="003D5C03"/>
        </w:tc>
        <w:tc>
          <w:tcPr>
            <w:tcW w:w="2158" w:type="dxa"/>
          </w:tcPr>
          <w:p w14:paraId="57F9CFCD" w14:textId="77777777" w:rsidR="003D5C03" w:rsidRDefault="003D5C03" w:rsidP="003D5C03"/>
        </w:tc>
        <w:tc>
          <w:tcPr>
            <w:tcW w:w="2158" w:type="dxa"/>
          </w:tcPr>
          <w:p w14:paraId="25A5E349" w14:textId="77777777" w:rsidR="003D5C03" w:rsidRDefault="003D5C03" w:rsidP="003D5C03"/>
        </w:tc>
      </w:tr>
      <w:tr w:rsidR="003D5C03" w14:paraId="58EB3E36" w14:textId="77777777" w:rsidTr="00DF5014">
        <w:trPr>
          <w:cantSplit/>
        </w:trPr>
        <w:tc>
          <w:tcPr>
            <w:tcW w:w="2158" w:type="dxa"/>
          </w:tcPr>
          <w:p w14:paraId="5C5DFCF3" w14:textId="61D2C0D8" w:rsidR="003D5C03" w:rsidRDefault="003D5C03" w:rsidP="003D5C03">
            <w:r>
              <w:t>Cleanup Ownership</w:t>
            </w:r>
          </w:p>
        </w:tc>
        <w:tc>
          <w:tcPr>
            <w:tcW w:w="2158" w:type="dxa"/>
          </w:tcPr>
          <w:p w14:paraId="1CBDE746" w14:textId="59AF621C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3C5E189C" w14:textId="77777777" w:rsidR="003D5C03" w:rsidRDefault="003D5C03" w:rsidP="003D5C03"/>
        </w:tc>
        <w:tc>
          <w:tcPr>
            <w:tcW w:w="2158" w:type="dxa"/>
          </w:tcPr>
          <w:p w14:paraId="00E2EAA6" w14:textId="77777777" w:rsidR="003D5C03" w:rsidRDefault="003D5C03" w:rsidP="003D5C03"/>
        </w:tc>
        <w:tc>
          <w:tcPr>
            <w:tcW w:w="2158" w:type="dxa"/>
          </w:tcPr>
          <w:p w14:paraId="1C508AD8" w14:textId="77777777" w:rsidR="003D5C03" w:rsidRDefault="003D5C03" w:rsidP="003D5C03"/>
        </w:tc>
      </w:tr>
    </w:tbl>
    <w:p w14:paraId="53BE765E" w14:textId="77777777" w:rsidR="001923D1" w:rsidRDefault="001923D1" w:rsidP="001923D1"/>
    <w:p w14:paraId="4CCFE717" w14:textId="37E0DA4A" w:rsidR="001923D1" w:rsidRDefault="001923D1" w:rsidP="001923D1">
      <w:pPr>
        <w:pStyle w:val="Heading2"/>
      </w:pPr>
      <w:r>
        <w:t>4.6 Handoff &amp; Support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5C03" w14:paraId="45D5943C" w14:textId="77777777" w:rsidTr="007E1EEA">
        <w:trPr>
          <w:cantSplit/>
        </w:trPr>
        <w:tc>
          <w:tcPr>
            <w:tcW w:w="2155" w:type="dxa"/>
          </w:tcPr>
          <w:p w14:paraId="07DCBF9B" w14:textId="27E0E941" w:rsidR="003D5C03" w:rsidRDefault="003D5C03" w:rsidP="003D5C03">
            <w:r>
              <w:t>Support Team</w:t>
            </w:r>
          </w:p>
        </w:tc>
        <w:tc>
          <w:tcPr>
            <w:tcW w:w="2161" w:type="dxa"/>
          </w:tcPr>
          <w:p w14:paraId="3AAF562E" w14:textId="7B344F88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7389F761" w14:textId="77777777" w:rsidR="003D5C03" w:rsidRDefault="003D5C03" w:rsidP="003D5C03"/>
        </w:tc>
        <w:tc>
          <w:tcPr>
            <w:tcW w:w="2158" w:type="dxa"/>
          </w:tcPr>
          <w:p w14:paraId="0EE427D2" w14:textId="77777777" w:rsidR="003D5C03" w:rsidRDefault="003D5C03" w:rsidP="003D5C03"/>
        </w:tc>
        <w:tc>
          <w:tcPr>
            <w:tcW w:w="2158" w:type="dxa"/>
          </w:tcPr>
          <w:p w14:paraId="61D86633" w14:textId="77777777" w:rsidR="003D5C03" w:rsidRDefault="003D5C03" w:rsidP="003D5C03"/>
        </w:tc>
      </w:tr>
      <w:tr w:rsidR="003D5C03" w14:paraId="5012EDA5" w14:textId="77777777" w:rsidTr="007E1EEA">
        <w:trPr>
          <w:cantSplit/>
        </w:trPr>
        <w:tc>
          <w:tcPr>
            <w:tcW w:w="2155" w:type="dxa"/>
          </w:tcPr>
          <w:p w14:paraId="2DA4963E" w14:textId="33ED4EFE" w:rsidR="003D5C03" w:rsidRDefault="003D5C03" w:rsidP="003D5C03">
            <w:r>
              <w:t>Documentation Depth</w:t>
            </w:r>
          </w:p>
        </w:tc>
        <w:tc>
          <w:tcPr>
            <w:tcW w:w="2161" w:type="dxa"/>
          </w:tcPr>
          <w:p w14:paraId="1E249733" w14:textId="32CA6603" w:rsidR="003D5C03" w:rsidRDefault="003D5C03" w:rsidP="003D5C03">
            <w:r>
              <w:t>None</w:t>
            </w:r>
          </w:p>
        </w:tc>
        <w:tc>
          <w:tcPr>
            <w:tcW w:w="2158" w:type="dxa"/>
          </w:tcPr>
          <w:p w14:paraId="7CC94EB9" w14:textId="77777777" w:rsidR="003D5C03" w:rsidRDefault="003D5C03" w:rsidP="003D5C03"/>
        </w:tc>
        <w:tc>
          <w:tcPr>
            <w:tcW w:w="2158" w:type="dxa"/>
          </w:tcPr>
          <w:p w14:paraId="51DE0F2F" w14:textId="77777777" w:rsidR="003D5C03" w:rsidRDefault="003D5C03" w:rsidP="003D5C03"/>
        </w:tc>
        <w:tc>
          <w:tcPr>
            <w:tcW w:w="2158" w:type="dxa"/>
          </w:tcPr>
          <w:p w14:paraId="4EF96134" w14:textId="77777777" w:rsidR="003D5C03" w:rsidRDefault="003D5C03" w:rsidP="003D5C03"/>
        </w:tc>
      </w:tr>
      <w:tr w:rsidR="003D5C03" w14:paraId="3055DA52" w14:textId="77777777" w:rsidTr="007E1EEA">
        <w:trPr>
          <w:cantSplit/>
        </w:trPr>
        <w:tc>
          <w:tcPr>
            <w:tcW w:w="2155" w:type="dxa"/>
          </w:tcPr>
          <w:p w14:paraId="0133A00C" w14:textId="5100C892" w:rsidR="003D5C03" w:rsidRDefault="003D5C03" w:rsidP="003D5C03">
            <w:r>
              <w:t>Ongoing Ownership</w:t>
            </w:r>
          </w:p>
        </w:tc>
        <w:tc>
          <w:tcPr>
            <w:tcW w:w="2161" w:type="dxa"/>
          </w:tcPr>
          <w:p w14:paraId="348F9C51" w14:textId="05CC6AF9" w:rsidR="003D5C03" w:rsidRDefault="003D5C03" w:rsidP="003D5C03">
            <w:r>
              <w:t>Not defined</w:t>
            </w:r>
          </w:p>
        </w:tc>
        <w:tc>
          <w:tcPr>
            <w:tcW w:w="2158" w:type="dxa"/>
          </w:tcPr>
          <w:p w14:paraId="046C8C7F" w14:textId="77777777" w:rsidR="003D5C03" w:rsidRDefault="003D5C03" w:rsidP="003D5C03"/>
        </w:tc>
        <w:tc>
          <w:tcPr>
            <w:tcW w:w="2158" w:type="dxa"/>
          </w:tcPr>
          <w:p w14:paraId="5356A489" w14:textId="77777777" w:rsidR="003D5C03" w:rsidRDefault="003D5C03" w:rsidP="003D5C03"/>
        </w:tc>
        <w:tc>
          <w:tcPr>
            <w:tcW w:w="2158" w:type="dxa"/>
          </w:tcPr>
          <w:p w14:paraId="3DF30D66" w14:textId="77777777" w:rsidR="003D5C03" w:rsidRDefault="003D5C03" w:rsidP="003D5C03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4195A2E8" w:rsidR="001923D1" w:rsidRDefault="00757D72" w:rsidP="001923D1">
      <w:r>
        <w:t>Required MVP:</w:t>
      </w:r>
    </w:p>
    <w:p w14:paraId="5C68E62E" w14:textId="0D5ABF29" w:rsidR="003D5C03" w:rsidRDefault="003D5C03" w:rsidP="003D5C03">
      <w:pPr>
        <w:pStyle w:val="ListParagraph"/>
        <w:numPr>
          <w:ilvl w:val="0"/>
          <w:numId w:val="11"/>
        </w:numPr>
      </w:pPr>
      <w:r>
        <w:t>Incident and request data</w:t>
      </w:r>
    </w:p>
    <w:p w14:paraId="3F53540B" w14:textId="3C65993B" w:rsidR="003D5C03" w:rsidRDefault="003D5C03" w:rsidP="003D5C03">
      <w:pPr>
        <w:pStyle w:val="ListParagraph"/>
        <w:numPr>
          <w:ilvl w:val="0"/>
          <w:numId w:val="11"/>
        </w:numPr>
      </w:pPr>
      <w:r>
        <w:t>SLA data (timers, breaches)</w:t>
      </w:r>
    </w:p>
    <w:p w14:paraId="6EE0A58A" w14:textId="7915E0D6" w:rsidR="001923D1" w:rsidRDefault="003D5C03" w:rsidP="003D5C03">
      <w:pPr>
        <w:pStyle w:val="ListParagraph"/>
        <w:numPr>
          <w:ilvl w:val="0"/>
          <w:numId w:val="11"/>
        </w:numPr>
      </w:pPr>
      <w:r>
        <w:t>Assignment data (groups, users)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76D7C8F4" w14:textId="55338DCB" w:rsidR="003D5C03" w:rsidRDefault="003D5C03" w:rsidP="003D5C03">
      <w:pPr>
        <w:pStyle w:val="ListParagraph"/>
        <w:numPr>
          <w:ilvl w:val="0"/>
          <w:numId w:val="4"/>
        </w:numPr>
      </w:pPr>
      <w:r>
        <w:t>Resolution notes</w:t>
      </w:r>
    </w:p>
    <w:p w14:paraId="4F452CC7" w14:textId="0FBCFA5F" w:rsidR="003D5C03" w:rsidRDefault="003D5C03" w:rsidP="003D5C03">
      <w:pPr>
        <w:pStyle w:val="ListParagraph"/>
        <w:numPr>
          <w:ilvl w:val="0"/>
          <w:numId w:val="4"/>
        </w:numPr>
      </w:pPr>
      <w:r>
        <w:t>Categorization data</w:t>
      </w:r>
    </w:p>
    <w:p w14:paraId="7FCDAF31" w14:textId="5AAF89D6" w:rsidR="008B22EF" w:rsidRDefault="003D5C03" w:rsidP="003D5C03">
      <w:pPr>
        <w:pStyle w:val="ListParagraph"/>
        <w:numPr>
          <w:ilvl w:val="0"/>
          <w:numId w:val="4"/>
        </w:numPr>
      </w:pPr>
      <w:r>
        <w:t>CI/service linkage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5558E038" w14:textId="7B72C309" w:rsidR="003D5C03" w:rsidRDefault="003D5C03" w:rsidP="003D5C03">
      <w:pPr>
        <w:pStyle w:val="ListParagraph"/>
        <w:numPr>
          <w:ilvl w:val="0"/>
          <w:numId w:val="26"/>
        </w:numPr>
      </w:pPr>
      <w:r>
        <w:t>Customer feedback (CSAT)</w:t>
      </w:r>
    </w:p>
    <w:p w14:paraId="4D9EAA9F" w14:textId="35BCD6C6" w:rsidR="003D5C03" w:rsidRDefault="003D5C03" w:rsidP="003D5C03">
      <w:pPr>
        <w:pStyle w:val="ListParagraph"/>
        <w:numPr>
          <w:ilvl w:val="0"/>
          <w:numId w:val="26"/>
        </w:numPr>
      </w:pPr>
      <w:r>
        <w:t>Audit logs</w:t>
      </w:r>
    </w:p>
    <w:p w14:paraId="7C80647F" w14:textId="0B555401" w:rsidR="00791013" w:rsidRDefault="003D5C03" w:rsidP="003D5C03">
      <w:pPr>
        <w:pStyle w:val="ListParagraph"/>
        <w:numPr>
          <w:ilvl w:val="0"/>
          <w:numId w:val="26"/>
        </w:numPr>
      </w:pPr>
      <w:r>
        <w:t>Change success metrics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5B005F89" w:rsidR="00D4572C" w:rsidRDefault="00953C41" w:rsidP="00D4572C">
      <w:pPr>
        <w:pStyle w:val="Heading2"/>
      </w:pPr>
      <w:r>
        <w:t>Regression Testing Flow</w:t>
      </w:r>
    </w:p>
    <w:p w14:paraId="30D0F86A" w14:textId="2D08D040" w:rsidR="001923D1" w:rsidRDefault="00953C41" w:rsidP="001923D1">
      <w:r>
        <w:t>Define test cases</w:t>
      </w:r>
    </w:p>
    <w:p w14:paraId="1653A8C6" w14:textId="48FEBCB7" w:rsidR="00953C41" w:rsidRDefault="00953C41" w:rsidP="00953C41">
      <w:pPr>
        <w:pStyle w:val="ListParagraph"/>
        <w:numPr>
          <w:ilvl w:val="0"/>
          <w:numId w:val="12"/>
        </w:numPr>
      </w:pPr>
      <w:r>
        <w:t>Execute core workflows</w:t>
      </w:r>
    </w:p>
    <w:p w14:paraId="227E83A8" w14:textId="18C69BA3" w:rsidR="00953C41" w:rsidRDefault="00953C41" w:rsidP="00953C41">
      <w:pPr>
        <w:pStyle w:val="ListParagraph"/>
        <w:numPr>
          <w:ilvl w:val="0"/>
          <w:numId w:val="12"/>
        </w:numPr>
      </w:pPr>
      <w:r>
        <w:t>Log defects</w:t>
      </w:r>
    </w:p>
    <w:p w14:paraId="6A8D81B2" w14:textId="32C5B65B" w:rsidR="00953C41" w:rsidRDefault="00953C41" w:rsidP="00953C41">
      <w:pPr>
        <w:pStyle w:val="ListParagraph"/>
        <w:numPr>
          <w:ilvl w:val="0"/>
          <w:numId w:val="12"/>
        </w:numPr>
      </w:pPr>
      <w:r>
        <w:t>Fix issues</w:t>
      </w:r>
    </w:p>
    <w:p w14:paraId="239B096D" w14:textId="7D9A2036" w:rsidR="00D4572C" w:rsidRDefault="00953C41" w:rsidP="00953C41">
      <w:pPr>
        <w:pStyle w:val="ListParagraph"/>
        <w:numPr>
          <w:ilvl w:val="0"/>
          <w:numId w:val="12"/>
        </w:numPr>
      </w:pPr>
      <w:r>
        <w:t>Re-test</w:t>
      </w:r>
    </w:p>
    <w:p w14:paraId="5083BCD2" w14:textId="7B2EC7D4" w:rsidR="00D4572C" w:rsidRDefault="00953C41" w:rsidP="00D4572C">
      <w:pPr>
        <w:pStyle w:val="Heading2"/>
      </w:pPr>
      <w:r>
        <w:t>Reporting Flow</w:t>
      </w:r>
    </w:p>
    <w:p w14:paraId="14895D18" w14:textId="710DC948" w:rsidR="00D4572C" w:rsidRDefault="00953C41" w:rsidP="00D4572C">
      <w:r>
        <w:t>Select data source</w:t>
      </w:r>
    </w:p>
    <w:p w14:paraId="52B6450D" w14:textId="602C00D9" w:rsidR="00953C41" w:rsidRDefault="00953C41" w:rsidP="00953C41">
      <w:pPr>
        <w:pStyle w:val="ListParagraph"/>
        <w:numPr>
          <w:ilvl w:val="0"/>
          <w:numId w:val="13"/>
        </w:numPr>
      </w:pPr>
      <w:r>
        <w:t>Build report</w:t>
      </w:r>
    </w:p>
    <w:p w14:paraId="3583E402" w14:textId="39604D46" w:rsidR="00953C41" w:rsidRDefault="00953C41" w:rsidP="00953C41">
      <w:pPr>
        <w:pStyle w:val="ListParagraph"/>
        <w:numPr>
          <w:ilvl w:val="0"/>
          <w:numId w:val="13"/>
        </w:numPr>
      </w:pPr>
      <w:r>
        <w:t>Validate accuracy</w:t>
      </w:r>
    </w:p>
    <w:p w14:paraId="018DE5F8" w14:textId="7E64E19A" w:rsidR="00CF75A1" w:rsidRDefault="00953C41" w:rsidP="00953C41">
      <w:pPr>
        <w:pStyle w:val="ListParagraph"/>
        <w:numPr>
          <w:ilvl w:val="0"/>
          <w:numId w:val="13"/>
        </w:numPr>
      </w:pPr>
      <w:r>
        <w:t>Share with stakeholders</w:t>
      </w:r>
    </w:p>
    <w:p w14:paraId="4882E88F" w14:textId="16CC92AB" w:rsidR="00D4572C" w:rsidRDefault="00953C41" w:rsidP="00D4572C">
      <w:pPr>
        <w:pStyle w:val="Heading2"/>
      </w:pPr>
      <w:r>
        <w:t>Stabilization Flow</w:t>
      </w:r>
    </w:p>
    <w:p w14:paraId="7D8B48F4" w14:textId="781C3DE1" w:rsidR="00CF75A1" w:rsidRDefault="00953C41" w:rsidP="00CF75A1">
      <w:r>
        <w:t>Identify issues</w:t>
      </w:r>
    </w:p>
    <w:p w14:paraId="5BAF0920" w14:textId="36D359D8" w:rsidR="00953C41" w:rsidRDefault="00953C41" w:rsidP="00953C41">
      <w:pPr>
        <w:pStyle w:val="ListParagraph"/>
        <w:numPr>
          <w:ilvl w:val="0"/>
          <w:numId w:val="14"/>
        </w:numPr>
      </w:pPr>
      <w:r>
        <w:t>Tune configuration (SLA, routing)</w:t>
      </w:r>
    </w:p>
    <w:p w14:paraId="64FE08BC" w14:textId="2B98CB97" w:rsidR="00953C41" w:rsidRDefault="00953C41" w:rsidP="00953C41">
      <w:pPr>
        <w:pStyle w:val="ListParagraph"/>
        <w:numPr>
          <w:ilvl w:val="0"/>
          <w:numId w:val="14"/>
        </w:numPr>
      </w:pPr>
      <w:r>
        <w:t>Validate improvements</w:t>
      </w:r>
    </w:p>
    <w:p w14:paraId="6AA183E8" w14:textId="35F7F620" w:rsidR="00CF75A1" w:rsidRDefault="00953C41" w:rsidP="00953C41">
      <w:pPr>
        <w:pStyle w:val="ListParagraph"/>
        <w:numPr>
          <w:ilvl w:val="0"/>
          <w:numId w:val="14"/>
        </w:numPr>
      </w:pPr>
      <w:r>
        <w:t>Repeat as needed</w:t>
      </w:r>
    </w:p>
    <w:p w14:paraId="0B4382D5" w14:textId="0A9D5F42" w:rsidR="00953C41" w:rsidRDefault="00953C41" w:rsidP="00953C41">
      <w:pPr>
        <w:pStyle w:val="Heading2"/>
      </w:pPr>
      <w:r>
        <w:t>Handoff Flow</w:t>
      </w:r>
    </w:p>
    <w:p w14:paraId="37FEDB54" w14:textId="0D7867DA" w:rsidR="00953C41" w:rsidRDefault="00953C41" w:rsidP="00953C41">
      <w:r>
        <w:t>Document system</w:t>
      </w:r>
    </w:p>
    <w:p w14:paraId="2C726233" w14:textId="365EB261" w:rsidR="00953C41" w:rsidRDefault="00953C41" w:rsidP="00953C41">
      <w:pPr>
        <w:pStyle w:val="ListParagraph"/>
        <w:numPr>
          <w:ilvl w:val="0"/>
          <w:numId w:val="33"/>
        </w:numPr>
      </w:pPr>
      <w:r>
        <w:t>Train support team</w:t>
      </w:r>
    </w:p>
    <w:p w14:paraId="3B2DF9A5" w14:textId="6950CE47" w:rsidR="00953C41" w:rsidRDefault="00953C41" w:rsidP="00953C41">
      <w:pPr>
        <w:pStyle w:val="ListParagraph"/>
        <w:numPr>
          <w:ilvl w:val="0"/>
          <w:numId w:val="33"/>
        </w:numPr>
      </w:pPr>
      <w:r>
        <w:t>Transfer ownership</w:t>
      </w:r>
    </w:p>
    <w:p w14:paraId="74E9E691" w14:textId="7AC31403" w:rsidR="00953C41" w:rsidRDefault="00953C41" w:rsidP="00953C41">
      <w:pPr>
        <w:pStyle w:val="ListParagraph"/>
        <w:numPr>
          <w:ilvl w:val="0"/>
          <w:numId w:val="33"/>
        </w:numPr>
      </w:pPr>
      <w:r>
        <w:t>Confirm readiness</w:t>
      </w:r>
    </w:p>
    <w:p w14:paraId="22D2C7B0" w14:textId="77777777" w:rsidR="00953C41" w:rsidRDefault="00953C41" w:rsidP="00953C41"/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7416B58" w:rsidR="001923D1" w:rsidRDefault="00A959C0" w:rsidP="001923D1">
      <w:r>
        <w:t>Reporting &amp; Stabilization is “working” when:</w:t>
      </w:r>
    </w:p>
    <w:p w14:paraId="3DB8D863" w14:textId="5B34E170" w:rsidR="00A959C0" w:rsidRDefault="00A959C0" w:rsidP="00A959C0">
      <w:pPr>
        <w:pStyle w:val="ListParagraph"/>
        <w:numPr>
          <w:ilvl w:val="0"/>
          <w:numId w:val="5"/>
        </w:numPr>
      </w:pPr>
      <w:r>
        <w:t>Core workflows (Incident, Request, Change) function end-to-end</w:t>
      </w:r>
    </w:p>
    <w:p w14:paraId="77521BF6" w14:textId="623EDC72" w:rsidR="00A959C0" w:rsidRDefault="00A959C0" w:rsidP="00A959C0">
      <w:pPr>
        <w:pStyle w:val="ListParagraph"/>
        <w:numPr>
          <w:ilvl w:val="0"/>
          <w:numId w:val="5"/>
        </w:numPr>
      </w:pPr>
      <w:r>
        <w:t>Regression testing is completed with no critical defects</w:t>
      </w:r>
    </w:p>
    <w:p w14:paraId="2407AFF1" w14:textId="161D3F74" w:rsidR="00A959C0" w:rsidRDefault="00A959C0" w:rsidP="00A959C0">
      <w:pPr>
        <w:pStyle w:val="ListParagraph"/>
        <w:numPr>
          <w:ilvl w:val="0"/>
          <w:numId w:val="5"/>
        </w:numPr>
      </w:pPr>
      <w:r>
        <w:t>SLAs are tracking correctly and realistically</w:t>
      </w:r>
    </w:p>
    <w:p w14:paraId="55F588E4" w14:textId="61677A0B" w:rsidR="00A959C0" w:rsidRDefault="00A959C0" w:rsidP="00A959C0">
      <w:pPr>
        <w:pStyle w:val="ListParagraph"/>
        <w:numPr>
          <w:ilvl w:val="0"/>
          <w:numId w:val="5"/>
        </w:numPr>
      </w:pPr>
      <w:r>
        <w:t>Reports provide accurate and usable data</w:t>
      </w:r>
    </w:p>
    <w:p w14:paraId="47917296" w14:textId="7E4231E4" w:rsidR="00A959C0" w:rsidRDefault="00A959C0" w:rsidP="00A959C0">
      <w:pPr>
        <w:pStyle w:val="ListParagraph"/>
        <w:numPr>
          <w:ilvl w:val="0"/>
          <w:numId w:val="5"/>
        </w:numPr>
      </w:pPr>
      <w:r>
        <w:t>Assignment routing is functioning effectively</w:t>
      </w:r>
    </w:p>
    <w:p w14:paraId="31E5C394" w14:textId="08A174B6" w:rsidR="00A959C0" w:rsidRDefault="00A959C0" w:rsidP="00A959C0">
      <w:pPr>
        <w:pStyle w:val="ListParagraph"/>
        <w:numPr>
          <w:ilvl w:val="0"/>
          <w:numId w:val="5"/>
        </w:numPr>
      </w:pPr>
      <w:r>
        <w:t>Data quality is acceptable for operations</w:t>
      </w:r>
    </w:p>
    <w:p w14:paraId="0E527A50" w14:textId="6DE477EE" w:rsidR="001923D1" w:rsidRDefault="00A959C0" w:rsidP="00A959C0">
      <w:pPr>
        <w:pStyle w:val="ListParagraph"/>
        <w:numPr>
          <w:ilvl w:val="0"/>
          <w:numId w:val="5"/>
        </w:numPr>
      </w:pPr>
      <w:r>
        <w:t xml:space="preserve">Documentation exists for support teams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400E206F" w:rsidR="001923D1" w:rsidRDefault="00A959C0" w:rsidP="00DF5014">
            <w:r>
              <w:t>Skipping full end-to-end testing</w:t>
            </w:r>
          </w:p>
        </w:tc>
        <w:tc>
          <w:tcPr>
            <w:tcW w:w="5395" w:type="dxa"/>
          </w:tcPr>
          <w:p w14:paraId="731C1F33" w14:textId="6D9B2637" w:rsidR="001923D1" w:rsidRDefault="00A959C0" w:rsidP="00DF5014">
            <w:r>
              <w:t>Issues surface in production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D2E35C5" w:rsidR="001923D1" w:rsidRDefault="00A959C0" w:rsidP="00DF5014">
            <w:r>
              <w:t>Over-tuning SLAs too early</w:t>
            </w:r>
          </w:p>
        </w:tc>
        <w:tc>
          <w:tcPr>
            <w:tcW w:w="5395" w:type="dxa"/>
          </w:tcPr>
          <w:p w14:paraId="65353AE6" w14:textId="053CD460" w:rsidR="001923D1" w:rsidRDefault="00A959C0" w:rsidP="00DF5014">
            <w:r>
              <w:t>Use real data before optimizing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4CAB81E7" w:rsidR="001923D1" w:rsidRDefault="00A959C0" w:rsidP="00DF5014">
            <w:r>
              <w:t>Ignoring data quality issues</w:t>
            </w:r>
          </w:p>
        </w:tc>
        <w:tc>
          <w:tcPr>
            <w:tcW w:w="5395" w:type="dxa"/>
          </w:tcPr>
          <w:p w14:paraId="3F62A12D" w14:textId="7DDC843E" w:rsidR="001923D1" w:rsidRDefault="00A959C0" w:rsidP="00DF5014">
            <w:r>
              <w:t>Reporting becomes unreliable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2C9449C4" w:rsidR="001923D1" w:rsidRDefault="00A959C0" w:rsidP="00DF5014">
            <w:r>
              <w:t>Weak documentation</w:t>
            </w:r>
          </w:p>
        </w:tc>
        <w:tc>
          <w:tcPr>
            <w:tcW w:w="5395" w:type="dxa"/>
          </w:tcPr>
          <w:p w14:paraId="1C79DF86" w14:textId="3F8E862D" w:rsidR="001923D1" w:rsidRDefault="00A959C0" w:rsidP="00DF5014">
            <w:r>
              <w:t>Support team struggles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792024BB" w:rsidR="001923D1" w:rsidRDefault="00A959C0" w:rsidP="00DF5014">
            <w:r>
              <w:t>No clear ownership post-go-live</w:t>
            </w:r>
          </w:p>
        </w:tc>
        <w:tc>
          <w:tcPr>
            <w:tcW w:w="5395" w:type="dxa"/>
          </w:tcPr>
          <w:p w14:paraId="153DF202" w14:textId="10465C53" w:rsidR="001923D1" w:rsidRDefault="00A959C0" w:rsidP="00DF5014">
            <w:r>
              <w:t>System degrades quickly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4A7B62A8" w14:textId="7AD993C9" w:rsidR="00C929AC" w:rsidRPr="00A959C0" w:rsidRDefault="00A959C0" w:rsidP="00A9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Tests (</w:t>
      </w:r>
      <w:r>
        <w:rPr>
          <w:rFonts w:eastAsia="Times New Roman"/>
        </w:rPr>
        <w:t>end-to-end only)</w:t>
      </w:r>
      <w:r>
        <w:rPr>
          <w:rFonts w:ascii="Aptos" w:eastAsia="Times New Roman" w:hAnsi="Aptos"/>
          <w14:ligatures w14:val="none"/>
        </w:rPr>
        <w:t xml:space="preserve">: </w:t>
      </w:r>
    </w:p>
    <w:p w14:paraId="12A2C943" w14:textId="0B191776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</w:t>
      </w:r>
    </w:p>
    <w:p w14:paraId="0A0FD660" w14:textId="3E8F7554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</w:t>
      </w:r>
    </w:p>
    <w:p w14:paraId="1E85F6C0" w14:textId="241111DB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Change </w:t>
      </w:r>
    </w:p>
    <w:p w14:paraId="5DBDCCFB" w14:textId="41A89A1B" w:rsidR="00A959C0" w:rsidRPr="00A959C0" w:rsidRDefault="00A959C0" w:rsidP="00A9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Reports:</w:t>
      </w:r>
    </w:p>
    <w:p w14:paraId="0C113FDC" w14:textId="66547D57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volume</w:t>
      </w:r>
    </w:p>
    <w:p w14:paraId="0CCB97EB" w14:textId="4C70E28D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 compliance</w:t>
      </w:r>
    </w:p>
    <w:p w14:paraId="5A568641" w14:textId="7D5B1F01" w:rsidR="00A959C0" w:rsidRPr="00A959C0" w:rsidRDefault="00A959C0" w:rsidP="00A959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vs closed tickets</w:t>
      </w:r>
    </w:p>
    <w:p w14:paraId="60B87D32" w14:textId="6E9493DF" w:rsidR="00A959C0" w:rsidRDefault="00A959C0" w:rsidP="00A9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SLA: Validate, don’t over-optimize</w:t>
      </w:r>
    </w:p>
    <w:p w14:paraId="0BA120BC" w14:textId="443BED94" w:rsidR="00A959C0" w:rsidRDefault="00A959C0" w:rsidP="00A9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Data: Fix only critical issues</w:t>
      </w:r>
    </w:p>
    <w:p w14:paraId="4CF6771A" w14:textId="289A4571" w:rsidR="00A959C0" w:rsidRPr="00A959C0" w:rsidRDefault="00A959C0" w:rsidP="00A9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Documentation: Basic admin + user guides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68E2AE0E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“Can your team run this system tomorrow without us?”</w:t>
      </w:r>
    </w:p>
    <w:p w14:paraId="1E350405" w14:textId="231F3198" w:rsidR="00BA2571" w:rsidRDefault="00BA2571" w:rsidP="001923D1">
      <w:pPr>
        <w:pStyle w:val="ListParagraph"/>
        <w:numPr>
          <w:ilvl w:val="0"/>
          <w:numId w:val="7"/>
        </w:numPr>
      </w:pPr>
      <w:r>
        <w:t>Avoid: “What else do you want to improve?”</w:t>
      </w:r>
    </w:p>
    <w:p w14:paraId="6F9935FE" w14:textId="7AA60BAD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would break if we went live today?”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F3946"/>
    <w:multiLevelType w:val="hybridMultilevel"/>
    <w:tmpl w:val="FE6E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E5342"/>
    <w:multiLevelType w:val="hybridMultilevel"/>
    <w:tmpl w:val="A934D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01AE9"/>
    <w:multiLevelType w:val="multilevel"/>
    <w:tmpl w:val="32E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37D67"/>
    <w:multiLevelType w:val="hybridMultilevel"/>
    <w:tmpl w:val="3C24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E3CB7"/>
    <w:multiLevelType w:val="hybridMultilevel"/>
    <w:tmpl w:val="EA76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7"/>
  </w:num>
  <w:num w:numId="4" w16cid:durableId="47776009">
    <w:abstractNumId w:val="24"/>
  </w:num>
  <w:num w:numId="5" w16cid:durableId="1553544347">
    <w:abstractNumId w:val="22"/>
  </w:num>
  <w:num w:numId="6" w16cid:durableId="587078171">
    <w:abstractNumId w:val="15"/>
  </w:num>
  <w:num w:numId="7" w16cid:durableId="1463231596">
    <w:abstractNumId w:val="28"/>
  </w:num>
  <w:num w:numId="8" w16cid:durableId="1378630317">
    <w:abstractNumId w:val="11"/>
  </w:num>
  <w:num w:numId="9" w16cid:durableId="1744062372">
    <w:abstractNumId w:val="6"/>
  </w:num>
  <w:num w:numId="10" w16cid:durableId="140074366">
    <w:abstractNumId w:val="31"/>
  </w:num>
  <w:num w:numId="11" w16cid:durableId="1163472494">
    <w:abstractNumId w:val="32"/>
  </w:num>
  <w:num w:numId="12" w16cid:durableId="1449350217">
    <w:abstractNumId w:val="16"/>
  </w:num>
  <w:num w:numId="13" w16cid:durableId="1926958638">
    <w:abstractNumId w:val="12"/>
  </w:num>
  <w:num w:numId="14" w16cid:durableId="1807117042">
    <w:abstractNumId w:val="3"/>
  </w:num>
  <w:num w:numId="15" w16cid:durableId="547765294">
    <w:abstractNumId w:val="26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4"/>
  </w:num>
  <w:num w:numId="19" w16cid:durableId="1644888372">
    <w:abstractNumId w:val="27"/>
  </w:num>
  <w:num w:numId="20" w16cid:durableId="896673025">
    <w:abstractNumId w:val="18"/>
  </w:num>
  <w:num w:numId="21" w16cid:durableId="404959389">
    <w:abstractNumId w:val="13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20"/>
  </w:num>
  <w:num w:numId="25" w16cid:durableId="1559434043">
    <w:abstractNumId w:val="29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5"/>
  </w:num>
  <w:num w:numId="29" w16cid:durableId="1447306704">
    <w:abstractNumId w:val="23"/>
  </w:num>
  <w:num w:numId="30" w16cid:durableId="394932368">
    <w:abstractNumId w:val="10"/>
  </w:num>
  <w:num w:numId="31" w16cid:durableId="2027320576">
    <w:abstractNumId w:val="21"/>
  </w:num>
  <w:num w:numId="32" w16cid:durableId="1036739079">
    <w:abstractNumId w:val="30"/>
  </w:num>
  <w:num w:numId="33" w16cid:durableId="14585268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4959"/>
    <w:rsid w:val="000355DA"/>
    <w:rsid w:val="000441F7"/>
    <w:rsid w:val="00095401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65036"/>
    <w:rsid w:val="00374EFB"/>
    <w:rsid w:val="003D0FEE"/>
    <w:rsid w:val="003D5C03"/>
    <w:rsid w:val="00442D13"/>
    <w:rsid w:val="00452422"/>
    <w:rsid w:val="00471152"/>
    <w:rsid w:val="004E44FF"/>
    <w:rsid w:val="00513587"/>
    <w:rsid w:val="00541C95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A3C66"/>
    <w:rsid w:val="007B214C"/>
    <w:rsid w:val="007B757D"/>
    <w:rsid w:val="007C0B3E"/>
    <w:rsid w:val="007E1EEA"/>
    <w:rsid w:val="00826DAC"/>
    <w:rsid w:val="00866B43"/>
    <w:rsid w:val="008909E6"/>
    <w:rsid w:val="00894421"/>
    <w:rsid w:val="008A5E67"/>
    <w:rsid w:val="008B0037"/>
    <w:rsid w:val="008B22EF"/>
    <w:rsid w:val="00902946"/>
    <w:rsid w:val="00942DDC"/>
    <w:rsid w:val="00953C41"/>
    <w:rsid w:val="009C1176"/>
    <w:rsid w:val="009C5F83"/>
    <w:rsid w:val="00A562ED"/>
    <w:rsid w:val="00A7783C"/>
    <w:rsid w:val="00A779F4"/>
    <w:rsid w:val="00A959C0"/>
    <w:rsid w:val="00AF4D4B"/>
    <w:rsid w:val="00B0576C"/>
    <w:rsid w:val="00B142F5"/>
    <w:rsid w:val="00B548C1"/>
    <w:rsid w:val="00B63929"/>
    <w:rsid w:val="00B66003"/>
    <w:rsid w:val="00B70E45"/>
    <w:rsid w:val="00B75150"/>
    <w:rsid w:val="00B83E4F"/>
    <w:rsid w:val="00BA055A"/>
    <w:rsid w:val="00BA2571"/>
    <w:rsid w:val="00BF4B34"/>
    <w:rsid w:val="00C076DE"/>
    <w:rsid w:val="00C25B3D"/>
    <w:rsid w:val="00C929AC"/>
    <w:rsid w:val="00CB3A31"/>
    <w:rsid w:val="00CB586D"/>
    <w:rsid w:val="00CD60FE"/>
    <w:rsid w:val="00CE4FA7"/>
    <w:rsid w:val="00CE76F1"/>
    <w:rsid w:val="00CF75A1"/>
    <w:rsid w:val="00D4572C"/>
    <w:rsid w:val="00D54101"/>
    <w:rsid w:val="00D836B8"/>
    <w:rsid w:val="00D971F0"/>
    <w:rsid w:val="00DB76EB"/>
    <w:rsid w:val="00E1329E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DOCID-202112391-25627</_dlc_DocId>
    <_dlc_DocIdUrl xmlns="ea10e7c1-45f6-45a6-9220-470b2ac38f45">
      <Url>https://itecsfederal.sharepoint.com/teams/MissionSolutions/ISM/_layouts/15/DocIdRedir.aspx?ID=DOCID-202112391-25627</Url>
      <Description>DOCID-202112391-25627</Description>
    </_dlc_DocIdUrl>
  </documentManagement>
</p:properties>
</file>

<file path=customXml/itemProps1.xml><?xml version="1.0" encoding="utf-8"?>
<ds:datastoreItem xmlns:ds="http://schemas.openxmlformats.org/officeDocument/2006/customXml" ds:itemID="{AF5D64CB-4AEF-4262-AF5A-54EAE9D3C660}"/>
</file>

<file path=customXml/itemProps2.xml><?xml version="1.0" encoding="utf-8"?>
<ds:datastoreItem xmlns:ds="http://schemas.openxmlformats.org/officeDocument/2006/customXml" ds:itemID="{96F16790-E775-4E5E-A7F1-59BA04BAA1F9}"/>
</file>

<file path=customXml/itemProps3.xml><?xml version="1.0" encoding="utf-8"?>
<ds:datastoreItem xmlns:ds="http://schemas.openxmlformats.org/officeDocument/2006/customXml" ds:itemID="{94C418FC-EE09-49FB-9041-61988F989DB6}"/>
</file>

<file path=customXml/itemProps4.xml><?xml version="1.0" encoding="utf-8"?>
<ds:datastoreItem xmlns:ds="http://schemas.openxmlformats.org/officeDocument/2006/customXml" ds:itemID="{74203E7A-BE1E-4F20-8F71-838C10E622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711</Words>
  <Characters>4057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6 Focus Only)</vt:lpstr>
      <vt:lpstr>3. Out-of-the-Box (OOTB) Configuration</vt:lpstr>
      <vt:lpstr>    3.1 Performance Analytics Framework</vt:lpstr>
      <vt:lpstr>    3.2 Indicators (KPIs)</vt:lpstr>
      <vt:lpstr>    3.3 Breakdowns</vt:lpstr>
      <vt:lpstr>    3.4 Dashboards</vt:lpstr>
      <vt:lpstr>    3.5 Integration Points</vt:lpstr>
      <vt:lpstr>4. Key Decisions (Client Input)</vt:lpstr>
      <vt:lpstr>    4.1 KPI Selection</vt:lpstr>
      <vt:lpstr>    4.2 Core KPIs (Recommended)</vt:lpstr>
      <vt:lpstr>    4.3 Data Collection Strategy</vt:lpstr>
      <vt:lpstr>    4.4 Breakdown Strategy</vt:lpstr>
      <vt:lpstr>    4.5 Dashboard Design</vt:lpstr>
      <vt:lpstr>    4.6 Audience &amp; Usage</vt:lpstr>
      <vt:lpstr>5. Data Requirements</vt:lpstr>
      <vt:lpstr>6. Process Flows (Simple)</vt:lpstr>
      <vt:lpstr>    Asset Intake Flow</vt:lpstr>
      <vt:lpstr>    Assignment Flow</vt:lpstr>
      <vt:lpstr>    Return Flow</vt:lpstr>
      <vt:lpstr>    Retirement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61</cp:revision>
  <dcterms:created xsi:type="dcterms:W3CDTF">2026-05-01T16:44:00Z</dcterms:created>
  <dcterms:modified xsi:type="dcterms:W3CDTF">2026-05-04T16:29:00Z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247402c8-9770-413a-8f2f-b798671fba00</vt:lpwstr>
  </property>
</Properties>
</file>