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CSDM Foundation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04 Workbook 08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CSDM service-model MVP — clarity over completeness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3283DECA" w14:textId="7E9A590A" w:rsidR="009C1176" w:rsidRDefault="001D3BA2" w:rsidP="009C1176">
      <w:r>
        <w:t>CSDM provides a standard way to organize services, applications, and infrastructure in ServiceNow.</w:t>
      </w:r>
    </w:p>
    <w:p w14:paraId="10BC744A" w14:textId="77777777" w:rsidR="0072435D" w:rsidRDefault="0072435D" w:rsidP="0072435D"/>
    <w:p w14:paraId="36A8A641" w14:textId="0E8F875C" w:rsidR="0072435D" w:rsidRDefault="0072435D" w:rsidP="0072435D">
      <w:r>
        <w:t>It exists to:</w:t>
      </w:r>
    </w:p>
    <w:p w14:paraId="2B27C21D" w14:textId="5F0B0AF3" w:rsidR="001D3BA2" w:rsidRDefault="001D3BA2" w:rsidP="001D3BA2">
      <w:pPr>
        <w:pStyle w:val="ListParagraph"/>
        <w:numPr>
          <w:ilvl w:val="0"/>
          <w:numId w:val="23"/>
        </w:numPr>
      </w:pPr>
      <w:r>
        <w:t>Make the CMDB understandable</w:t>
      </w:r>
    </w:p>
    <w:p w14:paraId="2F4EA6FB" w14:textId="0A8BA283" w:rsidR="001D3BA2" w:rsidRDefault="001D3BA2" w:rsidP="001D3BA2">
      <w:pPr>
        <w:pStyle w:val="ListParagraph"/>
        <w:numPr>
          <w:ilvl w:val="0"/>
          <w:numId w:val="23"/>
        </w:numPr>
      </w:pPr>
      <w:r>
        <w:t>Enable impact analysis (what breaks when something fails)</w:t>
      </w:r>
    </w:p>
    <w:p w14:paraId="01D445BF" w14:textId="7CCE262F" w:rsidR="0072435D" w:rsidRDefault="001D3BA2" w:rsidP="001D3BA2">
      <w:pPr>
        <w:pStyle w:val="ListParagraph"/>
        <w:numPr>
          <w:ilvl w:val="0"/>
          <w:numId w:val="23"/>
        </w:numPr>
      </w:pPr>
      <w:r>
        <w:t>Align IT to business services</w:t>
      </w:r>
    </w:p>
    <w:p w14:paraId="13552222" w14:textId="77777777" w:rsidR="009C1176" w:rsidRDefault="009C1176" w:rsidP="009C1176"/>
    <w:p w14:paraId="2E079CCF" w14:textId="64847932" w:rsidR="0015353F" w:rsidRDefault="00763CC1" w:rsidP="0015353F">
      <w:r>
        <w:t>In Sprint 4, the goal is:</w:t>
      </w:r>
    </w:p>
    <w:p w14:paraId="0B720874" w14:textId="77777777" w:rsidR="001D3BA2" w:rsidRDefault="001D3BA2" w:rsidP="001D3BA2">
      <w:pPr>
        <w:pStyle w:val="ListParagraph"/>
        <w:numPr>
          <w:ilvl w:val="0"/>
          <w:numId w:val="20"/>
        </w:numPr>
      </w:pPr>
      <w:r>
        <w:t xml:space="preserve">Define a simple, usable service model</w:t>
      </w:r>
      <w:ins w:id="100" w:author="Claude" w:date="2026-05-08T00:00:00Z">
        <w:r>
          <w:t xml:space="preserve"> — 5–10 Business Services for sprint demo, agreed with the business owner</w:t>
        </w:r>
      </w:ins>
    </w:p>
    <w:p w14:paraId="3792A116" w14:textId="39E298CA" w:rsidR="0015353F" w:rsidRDefault="001D3BA2" w:rsidP="001D3BA2">
      <w:pPr>
        <w:pStyle w:val="ListParagraph"/>
        <w:numPr>
          <w:ilvl w:val="0"/>
          <w:numId w:val="20"/>
        </w:numPr>
      </w:pPr>
      <w:r>
        <w:t>Connect services to infrastructure (lightly)</w:t>
      </w:r>
    </w:p>
    <w:p w14:paraId="06470E33" w14:textId="77777777" w:rsidR="001D3BA2" w:rsidRDefault="001D3BA2" w:rsidP="001D3BA2"/>
    <w:p w14:paraId="60D39CC7" w14:textId="68A72A10" w:rsidR="00763CC1" w:rsidRDefault="001D3BA2" w:rsidP="00763CC1">
      <w:del w:id="200" w:author="Claude" w:date="2026-05-08T00:00:00Z">
        <w:r>
          <w:delText>Not perfection. Not full enterprise modeling. Just clarity</w:delText>
        </w:r>
      </w:del>
      <w:ins w:id="201" w:author="Claude" w:date="2026-05-08T00:00:00Z">
        <w:r>
          <w:t>Not perfection. Not full enterprise modeling. Clarity test: a non-IT business owner can read the service map and recognise their service.</w:t>
        </w:r>
      </w:ins>
    </w:p>
    <w:p w14:paraId="1F15B327" w14:textId="227688B6" w:rsidR="001923D1" w:rsidRDefault="001923D1" w:rsidP="001923D1">
      <w:pPr>
        <w:pStyle w:val="Heading1"/>
      </w:pPr>
      <w:r>
        <w:t>2. Scope (Sprint 4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0E58F4FB" w14:textId="69595870" w:rsidR="001D3BA2" w:rsidRDefault="39AAA538" w:rsidP="001D3BA2">
      <w:pPr>
        <w:pStyle w:val="ListParagraph"/>
        <w:numPr>
          <w:ilvl w:val="0"/>
          <w:numId w:val="9"/>
        </w:numPr>
      </w:pPr>
      <w:r>
        <w:t xml:space="preserve">Basic CSDM layers (Business Service → </w:t>
      </w:r>
      <w:r>
        <w:rPr>
          <w:highlight w:val="yellow"/>
        </w:rPr>
        <w:t>Application Service</w:t>
      </w:r>
      <w:r>
        <w:t xml:space="preserve"> →Technical Service → CIs)</w:t>
      </w:r>
      <w:commentRangeStart w:id="0"/>
      <w:commentRangeStart w:id="1"/>
      <w:commentRangeEnd w:id="0"/>
      <w:r>
        <w:commentReference w:id="0"/>
      </w:r>
      <w:commentRangeEnd w:id="1"/>
      <w:r>
        <w:commentReference w:id="1"/>
      </w:r>
    </w:p>
    <w:p w14:paraId="05BAF88F" w14:textId="6D2E94FB" w:rsidR="001D3BA2" w:rsidRDefault="001D3BA2" w:rsidP="001D3BA2">
      <w:pPr>
        <w:pStyle w:val="ListParagraph"/>
        <w:numPr>
          <w:ilvl w:val="0"/>
          <w:numId w:val="9"/>
        </w:numPr>
      </w:pPr>
      <w:r>
        <w:t>Initial service definitions (small set)</w:t>
      </w:r>
    </w:p>
    <w:p w14:paraId="70DE4257" w14:textId="08132B2F" w:rsidR="001D3BA2" w:rsidRDefault="001D3BA2" w:rsidP="001D3BA2">
      <w:pPr>
        <w:pStyle w:val="ListParagraph"/>
        <w:numPr>
          <w:ilvl w:val="0"/>
          <w:numId w:val="9"/>
        </w:numPr>
      </w:pPr>
      <w:r>
        <w:t>Service-to-CI relationships (manual seed data)</w:t>
      </w:r>
    </w:p>
    <w:p w14:paraId="44B1AAC9" w14:textId="6FAA3A49" w:rsidR="001923D1" w:rsidRDefault="001D3BA2" w:rsidP="001D3BA2">
      <w:pPr>
        <w:pStyle w:val="ListParagraph"/>
        <w:numPr>
          <w:ilvl w:val="0"/>
          <w:numId w:val="9"/>
        </w:numPr>
      </w:pPr>
      <w:r>
        <w:t>Integration with Incident and Change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262A6DCF" w14:textId="60FA737D" w:rsidR="001D3BA2" w:rsidRDefault="001D3BA2" w:rsidP="001D3BA2">
      <w:pPr>
        <w:pStyle w:val="ListParagraph"/>
        <w:numPr>
          <w:ilvl w:val="0"/>
          <w:numId w:val="10"/>
        </w:numPr>
      </w:pPr>
      <w:r>
        <w:t>Full application portfolio modeling</w:t>
      </w:r>
    </w:p>
    <w:p w14:paraId="44C35C2B" w14:textId="0124334D" w:rsidR="001D3BA2" w:rsidRDefault="001D3BA2" w:rsidP="001D3BA2">
      <w:pPr>
        <w:pStyle w:val="ListParagraph"/>
        <w:numPr>
          <w:ilvl w:val="0"/>
          <w:numId w:val="10"/>
        </w:numPr>
      </w:pPr>
      <w:r>
        <w:t>Deep dependency mapping</w:t>
      </w:r>
    </w:p>
    <w:p w14:paraId="5D22C9D9" w14:textId="38639491" w:rsidR="001923D1" w:rsidRDefault="001D3BA2" w:rsidP="001D3BA2">
      <w:pPr>
        <w:pStyle w:val="ListParagraph"/>
        <w:numPr>
          <w:ilvl w:val="0"/>
          <w:numId w:val="10"/>
        </w:numPr>
      </w:pPr>
      <w:r>
        <w:t>Advanced service ownership model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384ADE25" w:rsidR="001923D1" w:rsidRDefault="001923D1" w:rsidP="001923D1">
      <w:pPr>
        <w:pStyle w:val="Heading2"/>
      </w:pPr>
      <w:r>
        <w:t>3.1 CMDB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D3BA2" w14:paraId="46DF39BA" w14:textId="77777777" w:rsidTr="00DF5014">
        <w:trPr>
          <w:cantSplit/>
        </w:trPr>
        <w:tc>
          <w:tcPr>
            <w:tcW w:w="3596" w:type="dxa"/>
          </w:tcPr>
          <w:p w14:paraId="111A93CE" w14:textId="686B888A" w:rsidR="001D3BA2" w:rsidRDefault="001D3BA2" w:rsidP="001D3BA2">
            <w:r>
              <w:t>CI Classes</w:t>
            </w:r>
          </w:p>
        </w:tc>
        <w:tc>
          <w:tcPr>
            <w:tcW w:w="3597" w:type="dxa"/>
          </w:tcPr>
          <w:p w14:paraId="43A5090C" w14:textId="4A95DA3B" w:rsidR="001D3BA2" w:rsidRDefault="001D3BA2" w:rsidP="001D3BA2">
            <w:r>
              <w:t>Extensive hierarchy</w:t>
            </w:r>
          </w:p>
        </w:tc>
        <w:tc>
          <w:tcPr>
            <w:tcW w:w="3597" w:type="dxa"/>
          </w:tcPr>
          <w:p w14:paraId="2D58E894" w14:textId="7FCDAC06" w:rsidR="001D3BA2" w:rsidRDefault="001D3BA2" w:rsidP="001D3BA2">
            <w:r>
              <w:t>Use subset only</w:t>
            </w:r>
          </w:p>
        </w:tc>
      </w:tr>
      <w:tr w:rsidR="001D3BA2" w14:paraId="0F18E171" w14:textId="77777777" w:rsidTr="00DF5014">
        <w:trPr>
          <w:cantSplit/>
        </w:trPr>
        <w:tc>
          <w:tcPr>
            <w:tcW w:w="3596" w:type="dxa"/>
          </w:tcPr>
          <w:p w14:paraId="7CB664BD" w14:textId="0065C226" w:rsidR="001D3BA2" w:rsidRDefault="001D3BA2" w:rsidP="001D3BA2">
            <w:r>
              <w:t>Tables</w:t>
            </w:r>
          </w:p>
        </w:tc>
        <w:tc>
          <w:tcPr>
            <w:tcW w:w="3597" w:type="dxa"/>
          </w:tcPr>
          <w:p w14:paraId="7C43B47F" w14:textId="5C2B2493" w:rsidR="001D3BA2" w:rsidRDefault="001D3BA2" w:rsidP="001D3BA2">
            <w:r>
              <w:t>Predefined</w:t>
            </w:r>
          </w:p>
        </w:tc>
        <w:tc>
          <w:tcPr>
            <w:tcW w:w="3597" w:type="dxa"/>
          </w:tcPr>
          <w:p w14:paraId="4C70667F" w14:textId="3ACE5857" w:rsidR="001D3BA2" w:rsidRDefault="001D3BA2" w:rsidP="001D3BA2">
            <w:r>
              <w:t>Do not customize heavily</w:t>
            </w:r>
          </w:p>
        </w:tc>
      </w:tr>
      <w:tr w:rsidR="001D3BA2" w14:paraId="629A9A5D" w14:textId="77777777" w:rsidTr="00DF5014">
        <w:trPr>
          <w:cantSplit/>
        </w:trPr>
        <w:tc>
          <w:tcPr>
            <w:tcW w:w="3596" w:type="dxa"/>
          </w:tcPr>
          <w:p w14:paraId="488D7495" w14:textId="729A9F78" w:rsidR="001D3BA2" w:rsidRDefault="001D3BA2" w:rsidP="001D3BA2">
            <w:r>
              <w:t>Relationships</w:t>
            </w:r>
          </w:p>
        </w:tc>
        <w:tc>
          <w:tcPr>
            <w:tcW w:w="3597" w:type="dxa"/>
          </w:tcPr>
          <w:p w14:paraId="75BE4B5F" w14:textId="4ECF5404" w:rsidR="001D3BA2" w:rsidRDefault="001D3BA2" w:rsidP="001D3BA2">
            <w:r>
              <w:t>Supported</w:t>
            </w:r>
          </w:p>
        </w:tc>
        <w:tc>
          <w:tcPr>
            <w:tcW w:w="3597" w:type="dxa"/>
          </w:tcPr>
          <w:p w14:paraId="205E7426" w14:textId="0CF09D60" w:rsidR="001D3BA2" w:rsidRDefault="001D3BA2" w:rsidP="001D3BA2">
            <w:r>
              <w:t>Must define</w:t>
            </w:r>
          </w:p>
        </w:tc>
      </w:tr>
    </w:tbl>
    <w:p w14:paraId="6020C357" w14:textId="77777777" w:rsidR="001923D1" w:rsidRDefault="001923D1" w:rsidP="001923D1"/>
    <w:p w14:paraId="63F2CD79" w14:textId="208F468A" w:rsidR="001923D1" w:rsidRDefault="001923D1" w:rsidP="001923D1">
      <w:pPr>
        <w:pStyle w:val="Heading2"/>
      </w:pPr>
      <w:r>
        <w:t>3.2 CSDM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0150C" w14:paraId="2B3679C0" w14:textId="77777777" w:rsidTr="00DF5014">
        <w:trPr>
          <w:cantSplit/>
        </w:trPr>
        <w:tc>
          <w:tcPr>
            <w:tcW w:w="3596" w:type="dxa"/>
          </w:tcPr>
          <w:p w14:paraId="153714AC" w14:textId="08939617" w:rsidR="0030150C" w:rsidRDefault="0030150C" w:rsidP="0030150C">
            <w:r>
              <w:t>Business Services</w:t>
            </w:r>
          </w:p>
        </w:tc>
        <w:tc>
          <w:tcPr>
            <w:tcW w:w="3597" w:type="dxa"/>
          </w:tcPr>
          <w:p w14:paraId="7D20D4CF" w14:textId="142DFB91" w:rsidR="0030150C" w:rsidRDefault="0030150C" w:rsidP="0030150C">
            <w:r>
              <w:t>What the business consumes</w:t>
            </w:r>
          </w:p>
        </w:tc>
        <w:tc>
          <w:tcPr>
            <w:tcW w:w="3597" w:type="dxa"/>
          </w:tcPr>
          <w:p w14:paraId="6F911098" w14:textId="1F5A45EF" w:rsidR="0030150C" w:rsidRDefault="0030150C" w:rsidP="0030150C">
            <w:r>
              <w:t>User/business-facing</w:t>
            </w:r>
          </w:p>
        </w:tc>
      </w:tr>
      <w:tr w:rsidR="0030150C" w14:paraId="5D0889D0" w14:textId="77777777" w:rsidTr="00DF5014">
        <w:trPr>
          <w:cantSplit/>
        </w:trPr>
        <w:tc>
          <w:tcPr>
            <w:tcW w:w="3596" w:type="dxa"/>
          </w:tcPr>
          <w:p w14:paraId="210724E3" w14:textId="2CBD9F16" w:rsidR="0030150C" w:rsidRPr="0030150C" w:rsidRDefault="0030150C" w:rsidP="0030150C">
            <w:pPr>
              <w:rPr>
                <w:highlight w:val="yellow"/>
              </w:rPr>
            </w:pPr>
            <w:r>
              <w:rPr>
                <w:highlight w:val="yellow"/>
              </w:rPr>
              <w:t>Application Services</w:t>
            </w:r>
          </w:p>
        </w:tc>
        <w:tc>
          <w:tcPr>
            <w:tcW w:w="3597" w:type="dxa"/>
          </w:tcPr>
          <w:p w14:paraId="2A1EC965" w14:textId="4318A3AC" w:rsidR="0030150C" w:rsidRPr="0030150C" w:rsidRDefault="0030150C" w:rsidP="0030150C">
            <w:pPr>
              <w:rPr>
                <w:highlight w:val="yellow"/>
              </w:rPr>
            </w:pPr>
            <w:r>
              <w:rPr>
                <w:highlight w:val="yellow"/>
              </w:rPr>
              <w:t>Logical application/service layer</w:t>
            </w:r>
          </w:p>
        </w:tc>
        <w:tc>
          <w:tcPr>
            <w:tcW w:w="3597" w:type="dxa"/>
          </w:tcPr>
          <w:p w14:paraId="7A20F29E" w14:textId="6539B73E" w:rsidR="0030150C" w:rsidRPr="0030150C" w:rsidRDefault="0030150C" w:rsidP="0030150C">
            <w:pPr>
              <w:rPr>
                <w:highlight w:val="yellow"/>
              </w:rPr>
            </w:pPr>
            <w:r>
              <w:rPr>
                <w:highlight w:val="yellow"/>
              </w:rPr>
              <w:t>Connects apps to infrastructure</w:t>
            </w:r>
          </w:p>
        </w:tc>
      </w:tr>
      <w:tr w:rsidR="0030150C" w14:paraId="64D18BF3" w14:textId="77777777" w:rsidTr="00DF5014">
        <w:trPr>
          <w:cantSplit/>
        </w:trPr>
        <w:tc>
          <w:tcPr>
            <w:tcW w:w="3596" w:type="dxa"/>
          </w:tcPr>
          <w:p w14:paraId="63E98F31" w14:textId="38ED8DDF" w:rsidR="0030150C" w:rsidRDefault="0030150C" w:rsidP="0030150C">
            <w:r>
              <w:t>Technical Services</w:t>
            </w:r>
          </w:p>
        </w:tc>
        <w:tc>
          <w:tcPr>
            <w:tcW w:w="3597" w:type="dxa"/>
          </w:tcPr>
          <w:p w14:paraId="12273FD8" w14:textId="2D34B7FC" w:rsidR="0030150C" w:rsidRDefault="0030150C" w:rsidP="0030150C">
            <w:r>
              <w:t>Shared technical capabilities</w:t>
            </w:r>
          </w:p>
        </w:tc>
        <w:tc>
          <w:tcPr>
            <w:tcW w:w="3597" w:type="dxa"/>
          </w:tcPr>
          <w:p w14:paraId="06C8EA4F" w14:textId="5B50FFCD" w:rsidR="0030150C" w:rsidRDefault="0030150C" w:rsidP="0030150C">
            <w:r>
              <w:t>Optional in MVP</w:t>
            </w:r>
          </w:p>
        </w:tc>
      </w:tr>
      <w:tr w:rsidR="0030150C" w14:paraId="26C124EB" w14:textId="77777777" w:rsidTr="00DF5014">
        <w:trPr>
          <w:cantSplit/>
        </w:trPr>
        <w:tc>
          <w:tcPr>
            <w:tcW w:w="3596" w:type="dxa"/>
          </w:tcPr>
          <w:p w14:paraId="1C3EF195" w14:textId="370A5850" w:rsidR="0030150C" w:rsidRPr="00FB34EF" w:rsidRDefault="0030150C" w:rsidP="0030150C">
            <w:r>
              <w:lastRenderedPageBreak/>
              <w:t>CIs</w:t>
            </w:r>
          </w:p>
        </w:tc>
        <w:tc>
          <w:tcPr>
            <w:tcW w:w="3597" w:type="dxa"/>
          </w:tcPr>
          <w:p w14:paraId="35C6950E" w14:textId="6FB07DA3" w:rsidR="0030150C" w:rsidRPr="00FB34EF" w:rsidRDefault="0030150C" w:rsidP="0030150C">
            <w:r>
              <w:t>Infrastructure/components</w:t>
            </w:r>
          </w:p>
        </w:tc>
        <w:tc>
          <w:tcPr>
            <w:tcW w:w="3597" w:type="dxa"/>
          </w:tcPr>
          <w:p w14:paraId="1E510F35" w14:textId="322C0775" w:rsidR="0030150C" w:rsidRPr="00FB34EF" w:rsidRDefault="0030150C" w:rsidP="0030150C">
            <w:r>
              <w:t>Servers, databases, endpoints</w:t>
            </w:r>
          </w:p>
        </w:tc>
      </w:tr>
    </w:tbl>
    <w:p w14:paraId="6AB1B462" w14:textId="77777777" w:rsidR="001D3BA2" w:rsidRDefault="001D3BA2" w:rsidP="001D3BA2"/>
    <w:p w14:paraId="6AD85467" w14:textId="34FDABB4" w:rsidR="001D3BA2" w:rsidRDefault="001D3BA2" w:rsidP="001D3BA2">
      <w:r>
        <w:t>Framework exists, but not enforced automatically</w:t>
      </w:r>
    </w:p>
    <w:p w14:paraId="04510841" w14:textId="6E8F1D01" w:rsidR="001923D1" w:rsidRDefault="001923D1" w:rsidP="001923D1">
      <w:pPr>
        <w:pStyle w:val="Heading2"/>
      </w:pPr>
      <w:r>
        <w:t>3.3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D3BA2" w14:paraId="73BE540D" w14:textId="77777777" w:rsidTr="00DF5014">
        <w:trPr>
          <w:cantSplit/>
        </w:trPr>
        <w:tc>
          <w:tcPr>
            <w:tcW w:w="3596" w:type="dxa"/>
          </w:tcPr>
          <w:p w14:paraId="2423E30D" w14:textId="465C645E" w:rsidR="001D3BA2" w:rsidRDefault="001D3BA2" w:rsidP="001D3BA2">
            <w:r>
              <w:t>Relationship Types</w:t>
            </w:r>
          </w:p>
        </w:tc>
        <w:tc>
          <w:tcPr>
            <w:tcW w:w="3597" w:type="dxa"/>
          </w:tcPr>
          <w:p w14:paraId="0FCA30FC" w14:textId="0560C0BD" w:rsidR="001D3BA2" w:rsidRDefault="001D3BA2" w:rsidP="001D3BA2">
            <w:r>
              <w:t>Predefined</w:t>
            </w:r>
          </w:p>
        </w:tc>
        <w:tc>
          <w:tcPr>
            <w:tcW w:w="3597" w:type="dxa"/>
          </w:tcPr>
          <w:p w14:paraId="5AC5DD0E" w14:textId="77857385" w:rsidR="001D3BA2" w:rsidRDefault="001D3BA2" w:rsidP="001D3BA2">
            <w:r>
              <w:t>e.g., Depends on</w:t>
            </w:r>
          </w:p>
        </w:tc>
      </w:tr>
      <w:tr w:rsidR="001D3BA2" w14:paraId="2B2E7B01" w14:textId="77777777" w:rsidTr="00DF5014">
        <w:trPr>
          <w:cantSplit/>
        </w:trPr>
        <w:tc>
          <w:tcPr>
            <w:tcW w:w="3596" w:type="dxa"/>
          </w:tcPr>
          <w:p w14:paraId="67AB5B20" w14:textId="03EB8323" w:rsidR="001D3BA2" w:rsidRDefault="001D3BA2" w:rsidP="001D3BA2">
            <w:r>
              <w:t>Mapping</w:t>
            </w:r>
          </w:p>
        </w:tc>
        <w:tc>
          <w:tcPr>
            <w:tcW w:w="3597" w:type="dxa"/>
          </w:tcPr>
          <w:p w14:paraId="33D3C3C0" w14:textId="4A8215D8" w:rsidR="001D3BA2" w:rsidRDefault="001D3BA2" w:rsidP="001D3BA2">
            <w:r>
              <w:t>Manual or automated</w:t>
            </w:r>
          </w:p>
        </w:tc>
        <w:tc>
          <w:tcPr>
            <w:tcW w:w="3597" w:type="dxa"/>
          </w:tcPr>
          <w:p w14:paraId="5E097085" w14:textId="662035DE" w:rsidR="001D3BA2" w:rsidRDefault="001D3BA2" w:rsidP="001D3BA2">
            <w:r>
              <w:t>Manual in MVP</w:t>
            </w:r>
          </w:p>
        </w:tc>
      </w:tr>
      <w:tr w:rsidR="001D3BA2" w14:paraId="687C7760" w14:textId="77777777" w:rsidTr="00DF5014">
        <w:trPr>
          <w:cantSplit/>
        </w:trPr>
        <w:tc>
          <w:tcPr>
            <w:tcW w:w="3596" w:type="dxa"/>
          </w:tcPr>
          <w:p w14:paraId="3131A34A" w14:textId="591A5DE7" w:rsidR="001D3BA2" w:rsidRDefault="001D3BA2" w:rsidP="001D3BA2">
            <w:r>
              <w:t>Visibility</w:t>
            </w:r>
          </w:p>
        </w:tc>
        <w:tc>
          <w:tcPr>
            <w:tcW w:w="3597" w:type="dxa"/>
          </w:tcPr>
          <w:p w14:paraId="58522420" w14:textId="583A0F75" w:rsidR="001D3BA2" w:rsidRDefault="001D3BA2" w:rsidP="001D3BA2">
            <w:r>
              <w:t>Available</w:t>
            </w:r>
          </w:p>
        </w:tc>
        <w:tc>
          <w:tcPr>
            <w:tcW w:w="3597" w:type="dxa"/>
          </w:tcPr>
          <w:p w14:paraId="6240BC16" w14:textId="4A332FD5" w:rsidR="001D3BA2" w:rsidRDefault="001D3BA2" w:rsidP="001D3BA2">
            <w:r>
              <w:t>Used in impact analysis</w:t>
            </w:r>
          </w:p>
        </w:tc>
      </w:tr>
    </w:tbl>
    <w:p w14:paraId="09FC807C" w14:textId="77777777" w:rsidR="001923D1" w:rsidRDefault="001923D1" w:rsidP="001923D1"/>
    <w:p w14:paraId="36D9CA06" w14:textId="3CEA3CB4" w:rsidR="001923D1" w:rsidRDefault="001923D1" w:rsidP="001923D1">
      <w:pPr>
        <w:pStyle w:val="Heading2"/>
      </w:pPr>
      <w:r>
        <w:t>3.4 Integration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D3BA2" w14:paraId="6297B86F" w14:textId="77777777" w:rsidTr="00DF5014">
        <w:trPr>
          <w:cantSplit/>
        </w:trPr>
        <w:tc>
          <w:tcPr>
            <w:tcW w:w="3596" w:type="dxa"/>
          </w:tcPr>
          <w:p w14:paraId="0D4E3B31" w14:textId="6E139B44" w:rsidR="001D3BA2" w:rsidRDefault="001D3BA2" w:rsidP="001D3BA2">
            <w:r>
              <w:t>Incident</w:t>
            </w:r>
          </w:p>
        </w:tc>
        <w:tc>
          <w:tcPr>
            <w:tcW w:w="3597" w:type="dxa"/>
          </w:tcPr>
          <w:p w14:paraId="0D418093" w14:textId="6C793C84" w:rsidR="001D3BA2" w:rsidRDefault="001D3BA2" w:rsidP="001D3BA2">
            <w:r>
              <w:t>Can link CIs</w:t>
            </w:r>
          </w:p>
        </w:tc>
        <w:tc>
          <w:tcPr>
            <w:tcW w:w="3597" w:type="dxa"/>
          </w:tcPr>
          <w:p w14:paraId="24EE3C9A" w14:textId="4172DEE9" w:rsidR="001D3BA2" w:rsidRDefault="001D3BA2" w:rsidP="001D3BA2">
            <w:r>
              <w:t>Enables impact tracking</w:t>
            </w:r>
          </w:p>
        </w:tc>
      </w:tr>
      <w:tr w:rsidR="001D3BA2" w14:paraId="28469607" w14:textId="77777777" w:rsidTr="00DF5014">
        <w:trPr>
          <w:cantSplit/>
        </w:trPr>
        <w:tc>
          <w:tcPr>
            <w:tcW w:w="3596" w:type="dxa"/>
          </w:tcPr>
          <w:p w14:paraId="718B6804" w14:textId="64CAA9AE" w:rsidR="001D3BA2" w:rsidRDefault="001D3BA2" w:rsidP="001D3BA2">
            <w:r>
              <w:t>Change</w:t>
            </w:r>
          </w:p>
        </w:tc>
        <w:tc>
          <w:tcPr>
            <w:tcW w:w="3597" w:type="dxa"/>
          </w:tcPr>
          <w:p w14:paraId="0C225EA9" w14:textId="18670CD8" w:rsidR="001D3BA2" w:rsidRDefault="001D3BA2" w:rsidP="001D3BA2">
            <w:r>
              <w:t>Can link CIs/services</w:t>
            </w:r>
          </w:p>
        </w:tc>
        <w:tc>
          <w:tcPr>
            <w:tcW w:w="3597" w:type="dxa"/>
          </w:tcPr>
          <w:p w14:paraId="1D9640F4" w14:textId="5FDFC049" w:rsidR="001D3BA2" w:rsidRDefault="001D3BA2" w:rsidP="001D3BA2">
            <w:r>
              <w:t>Critical for risk</w:t>
            </w:r>
          </w:p>
        </w:tc>
      </w:tr>
      <w:tr w:rsidR="001D3BA2" w14:paraId="73F74E61" w14:textId="77777777" w:rsidTr="00DF5014">
        <w:trPr>
          <w:cantSplit/>
        </w:trPr>
        <w:tc>
          <w:tcPr>
            <w:tcW w:w="3596" w:type="dxa"/>
          </w:tcPr>
          <w:p w14:paraId="36F645AA" w14:textId="353699EB" w:rsidR="001D3BA2" w:rsidRDefault="001D3BA2" w:rsidP="001D3BA2">
            <w:r>
              <w:t>Discovery</w:t>
            </w:r>
          </w:p>
        </w:tc>
        <w:tc>
          <w:tcPr>
            <w:tcW w:w="3597" w:type="dxa"/>
          </w:tcPr>
          <w:p w14:paraId="20DB4A4D" w14:textId="5A91068C" w:rsidR="001D3BA2" w:rsidRDefault="001D3BA2" w:rsidP="001D3BA2">
            <w:r>
              <w:t>Populates CIs</w:t>
            </w:r>
          </w:p>
        </w:tc>
        <w:tc>
          <w:tcPr>
            <w:tcW w:w="3597" w:type="dxa"/>
          </w:tcPr>
          <w:p w14:paraId="17BE20A6" w14:textId="2706B2BB" w:rsidR="001D3BA2" w:rsidRDefault="001D3BA2" w:rsidP="001D3BA2">
            <w:r>
              <w:t>Later refinement</w:t>
            </w:r>
          </w:p>
        </w:tc>
      </w:tr>
    </w:tbl>
    <w:p w14:paraId="7186C36A" w14:textId="77777777" w:rsidR="001923D1" w:rsidRDefault="001923D1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2F4DAB06" w:rsidR="001923D1" w:rsidRDefault="001923D1" w:rsidP="001923D1">
      <w:pPr>
        <w:pStyle w:val="Heading2"/>
      </w:pPr>
      <w:r>
        <w:t>4.1 Service Definition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18F47E94" w14:textId="77777777" w:rsidTr="006D39B7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D3BA2" w14:paraId="61FB56DD" w14:textId="77777777" w:rsidTr="006D39B7">
        <w:trPr>
          <w:cantSplit/>
        </w:trPr>
        <w:tc>
          <w:tcPr>
            <w:tcW w:w="2335" w:type="dxa"/>
          </w:tcPr>
          <w:p w14:paraId="76A8B147" w14:textId="12881684" w:rsidR="001D3BA2" w:rsidRDefault="001D3BA2" w:rsidP="001D3BA2">
            <w:r>
              <w:t>Number of Services</w:t>
            </w:r>
          </w:p>
        </w:tc>
        <w:tc>
          <w:tcPr>
            <w:tcW w:w="1981" w:type="dxa"/>
          </w:tcPr>
          <w:p w14:paraId="40A5F5DE" w14:textId="39F243B9" w:rsidR="001D3BA2" w:rsidRDefault="001D3BA2" w:rsidP="001D3BA2">
            <w:r>
              <w:t>Unlimited</w:t>
            </w:r>
          </w:p>
        </w:tc>
        <w:tc>
          <w:tcPr>
            <w:tcW w:w="2158" w:type="dxa"/>
          </w:tcPr>
          <w:p w14:paraId="39D60FE7" w14:textId="77777777" w:rsidR="001D3BA2" w:rsidRDefault="001D3BA2" w:rsidP="001D3BA2"/>
        </w:tc>
        <w:tc>
          <w:tcPr>
            <w:tcW w:w="2158" w:type="dxa"/>
          </w:tcPr>
          <w:p w14:paraId="642CEAFB" w14:textId="77777777" w:rsidR="001D3BA2" w:rsidRDefault="001D3BA2" w:rsidP="001D3BA2"/>
        </w:tc>
        <w:tc>
          <w:tcPr>
            <w:tcW w:w="2158" w:type="dxa"/>
          </w:tcPr>
          <w:p w14:paraId="2A3F85C3" w14:textId="77777777" w:rsidR="001D3BA2" w:rsidRDefault="001D3BA2" w:rsidP="001D3BA2"/>
        </w:tc>
      </w:tr>
      <w:tr w:rsidR="001D3BA2" w14:paraId="7757C668" w14:textId="77777777" w:rsidTr="006D39B7">
        <w:trPr>
          <w:cantSplit/>
        </w:trPr>
        <w:tc>
          <w:tcPr>
            <w:tcW w:w="2335" w:type="dxa"/>
          </w:tcPr>
          <w:p w14:paraId="02405200" w14:textId="581A6B35" w:rsidR="001D3BA2" w:rsidRDefault="001D3BA2" w:rsidP="001D3BA2">
            <w:r>
              <w:t>Initial Scope</w:t>
            </w:r>
          </w:p>
        </w:tc>
        <w:tc>
          <w:tcPr>
            <w:tcW w:w="1981" w:type="dxa"/>
          </w:tcPr>
          <w:p w14:paraId="78968B2F" w14:textId="0E799E7C" w:rsidR="001D3BA2" w:rsidRDefault="001D3BA2" w:rsidP="001D3BA2">
            <w:r>
              <w:t>Not defined</w:t>
            </w:r>
          </w:p>
        </w:tc>
        <w:tc>
          <w:tcPr>
            <w:tcW w:w="2158" w:type="dxa"/>
          </w:tcPr>
          <w:p w14:paraId="42668B54" w14:textId="77777777" w:rsidR="001D3BA2" w:rsidRDefault="001D3BA2" w:rsidP="001D3BA2"/>
        </w:tc>
        <w:tc>
          <w:tcPr>
            <w:tcW w:w="2158" w:type="dxa"/>
          </w:tcPr>
          <w:p w14:paraId="72FBECA8" w14:textId="77777777" w:rsidR="001D3BA2" w:rsidRDefault="001D3BA2" w:rsidP="001D3BA2"/>
        </w:tc>
        <w:tc>
          <w:tcPr>
            <w:tcW w:w="2158" w:type="dxa"/>
          </w:tcPr>
          <w:p w14:paraId="45B2CC63" w14:textId="77777777" w:rsidR="001D3BA2" w:rsidRDefault="001D3BA2" w:rsidP="001D3BA2"/>
        </w:tc>
      </w:tr>
      <w:tr w:rsidR="001D3BA2" w14:paraId="14048CF2" w14:textId="77777777" w:rsidTr="006D39B7">
        <w:trPr>
          <w:cantSplit/>
        </w:trPr>
        <w:tc>
          <w:tcPr>
            <w:tcW w:w="2335" w:type="dxa"/>
          </w:tcPr>
          <w:p w14:paraId="7D6378D1" w14:textId="2279860E" w:rsidR="001D3BA2" w:rsidRDefault="001D3BA2" w:rsidP="001D3BA2">
            <w:r>
              <w:t>Service Types</w:t>
            </w:r>
          </w:p>
        </w:tc>
        <w:tc>
          <w:tcPr>
            <w:tcW w:w="1981" w:type="dxa"/>
          </w:tcPr>
          <w:p w14:paraId="6C1EDFA3" w14:textId="6564D502" w:rsidR="001D3BA2" w:rsidRDefault="001D3BA2" w:rsidP="001D3BA2">
            <w:r>
              <w:t>Flexible</w:t>
            </w:r>
          </w:p>
        </w:tc>
        <w:tc>
          <w:tcPr>
            <w:tcW w:w="2158" w:type="dxa"/>
          </w:tcPr>
          <w:p w14:paraId="777657D6" w14:textId="77777777" w:rsidR="001D3BA2" w:rsidRDefault="001D3BA2" w:rsidP="001D3BA2"/>
        </w:tc>
        <w:tc>
          <w:tcPr>
            <w:tcW w:w="2158" w:type="dxa"/>
          </w:tcPr>
          <w:p w14:paraId="1214B50A" w14:textId="77777777" w:rsidR="001D3BA2" w:rsidRDefault="001D3BA2" w:rsidP="001D3BA2"/>
        </w:tc>
        <w:tc>
          <w:tcPr>
            <w:tcW w:w="2158" w:type="dxa"/>
          </w:tcPr>
          <w:p w14:paraId="3F7203B2" w14:textId="77777777" w:rsidR="001D3BA2" w:rsidRDefault="001D3BA2" w:rsidP="001D3BA2"/>
        </w:tc>
      </w:tr>
    </w:tbl>
    <w:p w14:paraId="0D9FEC1F" w14:textId="77777777" w:rsidR="001923D1" w:rsidRDefault="001923D1" w:rsidP="001923D1"/>
    <w:p w14:paraId="54281B49" w14:textId="7F805786" w:rsidR="006E4639" w:rsidRDefault="001D3BA2" w:rsidP="001923D1">
      <w:r>
        <w:t>MVP Rule: Start with 5–10 services max</w:t>
      </w:r>
    </w:p>
    <w:p w14:paraId="4B320A52" w14:textId="72221C38" w:rsidR="001923D1" w:rsidRDefault="001923D1" w:rsidP="001923D1">
      <w:pPr>
        <w:pStyle w:val="Heading2"/>
      </w:pPr>
      <w:r>
        <w:t>4.2 Service Layers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D3BA2" w14:paraId="6FC4F22F" w14:textId="77777777" w:rsidTr="00DF5014">
        <w:trPr>
          <w:cantSplit/>
        </w:trPr>
        <w:tc>
          <w:tcPr>
            <w:tcW w:w="2158" w:type="dxa"/>
          </w:tcPr>
          <w:p w14:paraId="5B6F4F99" w14:textId="38F19571" w:rsidR="001D3BA2" w:rsidRDefault="001D3BA2" w:rsidP="001D3BA2">
            <w:r>
              <w:t>Business Services</w:t>
            </w:r>
          </w:p>
        </w:tc>
        <w:tc>
          <w:tcPr>
            <w:tcW w:w="2158" w:type="dxa"/>
          </w:tcPr>
          <w:p w14:paraId="584D8163" w14:textId="1AE43293" w:rsidR="001D3BA2" w:rsidRDefault="001D3BA2" w:rsidP="001D3BA2">
            <w:r>
              <w:t>Optional</w:t>
            </w:r>
          </w:p>
        </w:tc>
        <w:tc>
          <w:tcPr>
            <w:tcW w:w="2158" w:type="dxa"/>
          </w:tcPr>
          <w:p w14:paraId="3069A6E1" w14:textId="77777777" w:rsidR="001D3BA2" w:rsidRDefault="001D3BA2" w:rsidP="001D3BA2"/>
        </w:tc>
        <w:tc>
          <w:tcPr>
            <w:tcW w:w="2158" w:type="dxa"/>
          </w:tcPr>
          <w:p w14:paraId="6033DF80" w14:textId="77777777" w:rsidR="001D3BA2" w:rsidRDefault="001D3BA2" w:rsidP="001D3BA2"/>
        </w:tc>
        <w:tc>
          <w:tcPr>
            <w:tcW w:w="2158" w:type="dxa"/>
          </w:tcPr>
          <w:p w14:paraId="41122291" w14:textId="77777777" w:rsidR="001D3BA2" w:rsidRDefault="001D3BA2" w:rsidP="001D3BA2"/>
        </w:tc>
      </w:tr>
      <w:tr w:rsidR="00F01099" w14:paraId="07DDE289" w14:textId="77777777" w:rsidTr="00DF5014">
        <w:trPr>
          <w:cantSplit/>
        </w:trPr>
        <w:tc>
          <w:tcPr>
            <w:tcW w:w="2158" w:type="dxa"/>
          </w:tcPr>
          <w:p w14:paraId="7164D7E4" w14:textId="1640A9C1" w:rsidR="00F01099" w:rsidRPr="00D77180" w:rsidRDefault="00F01099" w:rsidP="001D3BA2">
            <w:r>
              <w:t>Application Services</w:t>
            </w:r>
          </w:p>
        </w:tc>
        <w:tc>
          <w:tcPr>
            <w:tcW w:w="2158" w:type="dxa"/>
          </w:tcPr>
          <w:p w14:paraId="44BB3E8A" w14:textId="735EB598" w:rsidR="00F01099" w:rsidRPr="00D77180" w:rsidRDefault="00F01099" w:rsidP="001D3BA2">
            <w:r>
              <w:t>Optional</w:t>
            </w:r>
          </w:p>
        </w:tc>
        <w:tc>
          <w:tcPr>
            <w:tcW w:w="2158" w:type="dxa"/>
          </w:tcPr>
          <w:p w14:paraId="5E5AFF96" w14:textId="77777777" w:rsidR="00F01099" w:rsidRDefault="00F01099" w:rsidP="001D3BA2"/>
        </w:tc>
        <w:tc>
          <w:tcPr>
            <w:tcW w:w="2158" w:type="dxa"/>
          </w:tcPr>
          <w:p w14:paraId="640BF3F5" w14:textId="77777777" w:rsidR="00F01099" w:rsidRDefault="00F01099" w:rsidP="001D3BA2"/>
        </w:tc>
        <w:tc>
          <w:tcPr>
            <w:tcW w:w="2158" w:type="dxa"/>
          </w:tcPr>
          <w:p w14:paraId="399AEF5F" w14:textId="77777777" w:rsidR="00F01099" w:rsidRDefault="00F01099" w:rsidP="001D3BA2"/>
        </w:tc>
      </w:tr>
      <w:tr w:rsidR="001D3BA2" w14:paraId="4B538247" w14:textId="77777777" w:rsidTr="00DF5014">
        <w:trPr>
          <w:cantSplit/>
        </w:trPr>
        <w:tc>
          <w:tcPr>
            <w:tcW w:w="2158" w:type="dxa"/>
          </w:tcPr>
          <w:p w14:paraId="718BE949" w14:textId="0374924B" w:rsidR="001D3BA2" w:rsidRDefault="001D3BA2" w:rsidP="001D3BA2">
            <w:r>
              <w:t>Technical Services</w:t>
            </w:r>
          </w:p>
        </w:tc>
        <w:tc>
          <w:tcPr>
            <w:tcW w:w="2158" w:type="dxa"/>
          </w:tcPr>
          <w:p w14:paraId="1F818B3C" w14:textId="335B6D6F" w:rsidR="001D3BA2" w:rsidRDefault="001D3BA2" w:rsidP="001D3BA2">
            <w:r>
              <w:t>Optional</w:t>
            </w:r>
          </w:p>
        </w:tc>
        <w:tc>
          <w:tcPr>
            <w:tcW w:w="2158" w:type="dxa"/>
          </w:tcPr>
          <w:p w14:paraId="47C73E0F" w14:textId="77777777" w:rsidR="001D3BA2" w:rsidRDefault="001D3BA2" w:rsidP="001D3BA2"/>
        </w:tc>
        <w:tc>
          <w:tcPr>
            <w:tcW w:w="2158" w:type="dxa"/>
          </w:tcPr>
          <w:p w14:paraId="41A4A74E" w14:textId="77777777" w:rsidR="001D3BA2" w:rsidRDefault="001D3BA2" w:rsidP="001D3BA2"/>
        </w:tc>
        <w:tc>
          <w:tcPr>
            <w:tcW w:w="2158" w:type="dxa"/>
          </w:tcPr>
          <w:p w14:paraId="64B33DB7" w14:textId="77777777" w:rsidR="001D3BA2" w:rsidRDefault="001D3BA2" w:rsidP="001D3BA2"/>
        </w:tc>
      </w:tr>
      <w:tr w:rsidR="001D3BA2" w14:paraId="2F5E5A6D" w14:textId="77777777" w:rsidTr="00DF5014">
        <w:trPr>
          <w:cantSplit/>
        </w:trPr>
        <w:tc>
          <w:tcPr>
            <w:tcW w:w="2158" w:type="dxa"/>
          </w:tcPr>
          <w:p w14:paraId="4A001EB4" w14:textId="78F18F42" w:rsidR="001D3BA2" w:rsidRDefault="001D3BA2" w:rsidP="001D3BA2">
            <w:r>
              <w:t>Depth of Modeling</w:t>
            </w:r>
          </w:p>
        </w:tc>
        <w:tc>
          <w:tcPr>
            <w:tcW w:w="2158" w:type="dxa"/>
          </w:tcPr>
          <w:p w14:paraId="01A6AE98" w14:textId="51EC7A53" w:rsidR="001D3BA2" w:rsidRDefault="001D3BA2" w:rsidP="001D3BA2">
            <w:r>
              <w:t>Unlimited</w:t>
            </w:r>
          </w:p>
        </w:tc>
        <w:tc>
          <w:tcPr>
            <w:tcW w:w="2158" w:type="dxa"/>
          </w:tcPr>
          <w:p w14:paraId="7284B078" w14:textId="77777777" w:rsidR="001D3BA2" w:rsidRDefault="001D3BA2" w:rsidP="001D3BA2"/>
        </w:tc>
        <w:tc>
          <w:tcPr>
            <w:tcW w:w="2158" w:type="dxa"/>
          </w:tcPr>
          <w:p w14:paraId="6772CEB9" w14:textId="77777777" w:rsidR="001D3BA2" w:rsidRDefault="001D3BA2" w:rsidP="001D3BA2"/>
        </w:tc>
        <w:tc>
          <w:tcPr>
            <w:tcW w:w="2158" w:type="dxa"/>
          </w:tcPr>
          <w:p w14:paraId="3A718093" w14:textId="77777777" w:rsidR="001D3BA2" w:rsidRDefault="001D3BA2" w:rsidP="001D3BA2"/>
        </w:tc>
      </w:tr>
    </w:tbl>
    <w:p w14:paraId="40A08E24" w14:textId="77777777" w:rsidR="001923D1" w:rsidRDefault="001923D1" w:rsidP="001923D1"/>
    <w:p w14:paraId="05677724" w14:textId="1D1D38A7" w:rsidR="00AF4D4B" w:rsidRDefault="00AF4D4B" w:rsidP="001923D1">
      <w:r>
        <w:t>MVP Guidance:</w:t>
      </w:r>
    </w:p>
    <w:p w14:paraId="49C84ECD" w14:textId="756B4F3F" w:rsidR="00AF4D4B" w:rsidRDefault="001D3BA2" w:rsidP="00AF4D4B">
      <w:pPr>
        <w:pStyle w:val="ListParagraph"/>
        <w:numPr>
          <w:ilvl w:val="0"/>
          <w:numId w:val="25"/>
        </w:numPr>
      </w:pPr>
      <w:r>
        <w:t>Use 3 layers only</w:t>
      </w:r>
    </w:p>
    <w:p w14:paraId="1762F138" w14:textId="575F7696" w:rsidR="001D3BA2" w:rsidRDefault="001D3BA2" w:rsidP="001D3BA2">
      <w:pPr>
        <w:pStyle w:val="ListParagraph"/>
        <w:numPr>
          <w:ilvl w:val="1"/>
          <w:numId w:val="25"/>
        </w:numPr>
      </w:pPr>
      <w:r>
        <w:t>Business Service</w:t>
      </w:r>
    </w:p>
    <w:p w14:paraId="2091AF20" w14:textId="5E438085" w:rsidR="00F01099" w:rsidRDefault="00F01099" w:rsidP="001D3BA2">
      <w:pPr>
        <w:pStyle w:val="ListParagraph"/>
        <w:numPr>
          <w:ilvl w:val="1"/>
          <w:numId w:val="25"/>
        </w:numPr>
      </w:pPr>
      <w:r>
        <w:t>Application Service (deep middle layer)</w:t>
      </w:r>
    </w:p>
    <w:p w14:paraId="5AFF944F" w14:textId="201F8761" w:rsidR="001D3BA2" w:rsidRDefault="001D3BA2" w:rsidP="001D3BA2">
      <w:pPr>
        <w:pStyle w:val="ListParagraph"/>
        <w:numPr>
          <w:ilvl w:val="1"/>
          <w:numId w:val="25"/>
        </w:numPr>
      </w:pPr>
      <w:r>
        <w:t xml:space="preserve">CIs </w:t>
      </w:r>
    </w:p>
    <w:p w14:paraId="2BBADD40" w14:textId="77777777" w:rsidR="0048363B" w:rsidRDefault="0048363B" w:rsidP="0048363B"/>
    <w:p w14:paraId="00467DBB" w14:textId="1792B73E" w:rsidR="0048363B" w:rsidRDefault="00270B2B" w:rsidP="0048363B">
      <w:r>
        <w:t>Technical Services may be deferred if unnecessary for MVP.</w:t>
      </w:r>
    </w:p>
    <w:p w14:paraId="6A79DE0E" w14:textId="34B339A9" w:rsidR="001923D1" w:rsidRDefault="001923D1" w:rsidP="001923D1">
      <w:pPr>
        <w:pStyle w:val="Heading2"/>
      </w:pPr>
      <w:r>
        <w:t>4.3 Naming Standards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91013" w14:paraId="7652037A" w14:textId="77777777" w:rsidTr="006C53D3">
        <w:trPr>
          <w:cantSplit/>
        </w:trPr>
        <w:tc>
          <w:tcPr>
            <w:tcW w:w="2158" w:type="dxa"/>
          </w:tcPr>
          <w:p w14:paraId="0C9B924E" w14:textId="4D2C2C89" w:rsidR="00791013" w:rsidRDefault="00791013" w:rsidP="00791013">
            <w:r>
              <w:t>Service Naming</w:t>
            </w:r>
          </w:p>
        </w:tc>
        <w:tc>
          <w:tcPr>
            <w:tcW w:w="2337" w:type="dxa"/>
          </w:tcPr>
          <w:p w14:paraId="4748778D" w14:textId="71E945F2" w:rsidR="00791013" w:rsidRDefault="00791013" w:rsidP="00791013">
            <w:r>
              <w:t>None</w:t>
            </w:r>
          </w:p>
        </w:tc>
        <w:tc>
          <w:tcPr>
            <w:tcW w:w="1979" w:type="dxa"/>
          </w:tcPr>
          <w:p w14:paraId="421F456C" w14:textId="77777777" w:rsidR="00791013" w:rsidRDefault="00791013" w:rsidP="00791013"/>
        </w:tc>
        <w:tc>
          <w:tcPr>
            <w:tcW w:w="2158" w:type="dxa"/>
          </w:tcPr>
          <w:p w14:paraId="44B71AF9" w14:textId="77777777" w:rsidR="00791013" w:rsidRDefault="00791013" w:rsidP="00791013"/>
        </w:tc>
        <w:tc>
          <w:tcPr>
            <w:tcW w:w="2158" w:type="dxa"/>
          </w:tcPr>
          <w:p w14:paraId="3F929B06" w14:textId="77777777" w:rsidR="00791013" w:rsidRDefault="00791013" w:rsidP="00791013"/>
        </w:tc>
      </w:tr>
      <w:tr w:rsidR="00791013" w14:paraId="2527F7F3" w14:textId="77777777" w:rsidTr="006C53D3">
        <w:trPr>
          <w:cantSplit/>
        </w:trPr>
        <w:tc>
          <w:tcPr>
            <w:tcW w:w="2158" w:type="dxa"/>
          </w:tcPr>
          <w:p w14:paraId="435C5868" w14:textId="6DFC3F18" w:rsidR="00791013" w:rsidRDefault="00791013" w:rsidP="00791013">
            <w:r>
              <w:t>CI Naming</w:t>
            </w:r>
          </w:p>
        </w:tc>
        <w:tc>
          <w:tcPr>
            <w:tcW w:w="2337" w:type="dxa"/>
          </w:tcPr>
          <w:p w14:paraId="48B855A3" w14:textId="798F2A23" w:rsidR="00791013" w:rsidRDefault="00791013" w:rsidP="00791013">
            <w:r>
              <w:t>None</w:t>
            </w:r>
          </w:p>
        </w:tc>
        <w:tc>
          <w:tcPr>
            <w:tcW w:w="1979" w:type="dxa"/>
          </w:tcPr>
          <w:p w14:paraId="62BA2F78" w14:textId="77777777" w:rsidR="00791013" w:rsidRDefault="00791013" w:rsidP="00791013"/>
        </w:tc>
        <w:tc>
          <w:tcPr>
            <w:tcW w:w="2158" w:type="dxa"/>
          </w:tcPr>
          <w:p w14:paraId="1BBC05F5" w14:textId="77777777" w:rsidR="00791013" w:rsidRDefault="00791013" w:rsidP="00791013"/>
        </w:tc>
        <w:tc>
          <w:tcPr>
            <w:tcW w:w="2158" w:type="dxa"/>
          </w:tcPr>
          <w:p w14:paraId="173D490B" w14:textId="77777777" w:rsidR="00791013" w:rsidRDefault="00791013" w:rsidP="00791013"/>
        </w:tc>
      </w:tr>
      <w:tr w:rsidR="00791013" w14:paraId="29E64694" w14:textId="77777777" w:rsidTr="006C53D3">
        <w:trPr>
          <w:cantSplit/>
        </w:trPr>
        <w:tc>
          <w:tcPr>
            <w:tcW w:w="2158" w:type="dxa"/>
          </w:tcPr>
          <w:p w14:paraId="095FEDA9" w14:textId="1CDC5233" w:rsidR="00791013" w:rsidRDefault="00791013" w:rsidP="00791013">
            <w:r>
              <w:t>Consistency Rules</w:t>
            </w:r>
          </w:p>
        </w:tc>
        <w:tc>
          <w:tcPr>
            <w:tcW w:w="2337" w:type="dxa"/>
          </w:tcPr>
          <w:p w14:paraId="402D31B4" w14:textId="79404CEA" w:rsidR="00791013" w:rsidRDefault="00791013" w:rsidP="00791013">
            <w:r>
              <w:t>Not enforced</w:t>
            </w:r>
          </w:p>
        </w:tc>
        <w:tc>
          <w:tcPr>
            <w:tcW w:w="1979" w:type="dxa"/>
          </w:tcPr>
          <w:p w14:paraId="20D8A0E8" w14:textId="77777777" w:rsidR="00791013" w:rsidRDefault="00791013" w:rsidP="00791013"/>
        </w:tc>
        <w:tc>
          <w:tcPr>
            <w:tcW w:w="2158" w:type="dxa"/>
          </w:tcPr>
          <w:p w14:paraId="31A1A7F1" w14:textId="77777777" w:rsidR="00791013" w:rsidRDefault="00791013" w:rsidP="00791013"/>
        </w:tc>
        <w:tc>
          <w:tcPr>
            <w:tcW w:w="2158" w:type="dxa"/>
          </w:tcPr>
          <w:p w14:paraId="21B4A337" w14:textId="77777777" w:rsidR="00791013" w:rsidRDefault="00791013" w:rsidP="00791013"/>
        </w:tc>
      </w:tr>
    </w:tbl>
    <w:p w14:paraId="022E6E31" w14:textId="77777777" w:rsidR="001923D1" w:rsidRDefault="001923D1" w:rsidP="001923D1"/>
    <w:p w14:paraId="4A45F9C9" w14:textId="3B5ADE2B" w:rsidR="001923D1" w:rsidRDefault="001923D1" w:rsidP="001923D1">
      <w:pPr>
        <w:pStyle w:val="Heading2"/>
      </w:pPr>
      <w:r>
        <w:t>4.4 Ownership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91013" w14:paraId="409176CD" w14:textId="77777777" w:rsidTr="00DF5014">
        <w:trPr>
          <w:cantSplit/>
        </w:trPr>
        <w:tc>
          <w:tcPr>
            <w:tcW w:w="2158" w:type="dxa"/>
          </w:tcPr>
          <w:p w14:paraId="0F15E133" w14:textId="433D771E" w:rsidR="00791013" w:rsidRDefault="00791013" w:rsidP="00791013">
            <w:r>
              <w:t>Service Owner</w:t>
            </w:r>
          </w:p>
        </w:tc>
        <w:tc>
          <w:tcPr>
            <w:tcW w:w="2158" w:type="dxa"/>
          </w:tcPr>
          <w:p w14:paraId="556D25B6" w14:textId="79670289" w:rsidR="00791013" w:rsidRDefault="00791013" w:rsidP="00791013">
            <w:r>
              <w:t>Not required</w:t>
            </w:r>
          </w:p>
        </w:tc>
        <w:tc>
          <w:tcPr>
            <w:tcW w:w="2158" w:type="dxa"/>
          </w:tcPr>
          <w:p w14:paraId="574C9C32" w14:textId="77777777" w:rsidR="00791013" w:rsidRDefault="00791013" w:rsidP="00791013"/>
        </w:tc>
        <w:tc>
          <w:tcPr>
            <w:tcW w:w="2158" w:type="dxa"/>
          </w:tcPr>
          <w:p w14:paraId="31110547" w14:textId="77777777" w:rsidR="00791013" w:rsidRDefault="00791013" w:rsidP="00791013"/>
        </w:tc>
        <w:tc>
          <w:tcPr>
            <w:tcW w:w="2158" w:type="dxa"/>
          </w:tcPr>
          <w:p w14:paraId="750449D5" w14:textId="77777777" w:rsidR="00791013" w:rsidRDefault="00791013" w:rsidP="00791013"/>
        </w:tc>
      </w:tr>
      <w:tr w:rsidR="00791013" w14:paraId="576FE96E" w14:textId="77777777" w:rsidTr="00DF5014">
        <w:trPr>
          <w:cantSplit/>
        </w:trPr>
        <w:tc>
          <w:tcPr>
            <w:tcW w:w="2158" w:type="dxa"/>
          </w:tcPr>
          <w:p w14:paraId="27876B38" w14:textId="4AF31427" w:rsidR="00791013" w:rsidRDefault="00791013" w:rsidP="00791013">
            <w:r>
              <w:t>CI Owner</w:t>
            </w:r>
          </w:p>
        </w:tc>
        <w:tc>
          <w:tcPr>
            <w:tcW w:w="2158" w:type="dxa"/>
          </w:tcPr>
          <w:p w14:paraId="11290788" w14:textId="752F9660" w:rsidR="00791013" w:rsidRDefault="00791013" w:rsidP="00791013">
            <w:r>
              <w:t>Optional</w:t>
            </w:r>
          </w:p>
        </w:tc>
        <w:tc>
          <w:tcPr>
            <w:tcW w:w="2158" w:type="dxa"/>
          </w:tcPr>
          <w:p w14:paraId="6E12AB1E" w14:textId="77777777" w:rsidR="00791013" w:rsidRDefault="00791013" w:rsidP="00791013"/>
        </w:tc>
        <w:tc>
          <w:tcPr>
            <w:tcW w:w="2158" w:type="dxa"/>
          </w:tcPr>
          <w:p w14:paraId="5D3B9F60" w14:textId="77777777" w:rsidR="00791013" w:rsidRDefault="00791013" w:rsidP="00791013"/>
        </w:tc>
        <w:tc>
          <w:tcPr>
            <w:tcW w:w="2158" w:type="dxa"/>
          </w:tcPr>
          <w:p w14:paraId="535DFAEB" w14:textId="77777777" w:rsidR="00791013" w:rsidRDefault="00791013" w:rsidP="00791013"/>
        </w:tc>
      </w:tr>
      <w:tr w:rsidR="00791013" w14:paraId="076ACF3C" w14:textId="77777777" w:rsidTr="00DF5014">
        <w:trPr>
          <w:cantSplit/>
        </w:trPr>
        <w:tc>
          <w:tcPr>
            <w:tcW w:w="2158" w:type="dxa"/>
          </w:tcPr>
          <w:p w14:paraId="7B5AF58D" w14:textId="0F65B555" w:rsidR="00791013" w:rsidRDefault="00791013" w:rsidP="00791013">
            <w:r>
              <w:t>Accountability</w:t>
            </w:r>
          </w:p>
        </w:tc>
        <w:tc>
          <w:tcPr>
            <w:tcW w:w="2158" w:type="dxa"/>
          </w:tcPr>
          <w:p w14:paraId="6B8B2532" w14:textId="71746D3D" w:rsidR="00791013" w:rsidRDefault="00791013" w:rsidP="00791013">
            <w:r>
              <w:t>Not enforced</w:t>
            </w:r>
          </w:p>
        </w:tc>
        <w:tc>
          <w:tcPr>
            <w:tcW w:w="2158" w:type="dxa"/>
          </w:tcPr>
          <w:p w14:paraId="541EDC7C" w14:textId="77777777" w:rsidR="00791013" w:rsidRDefault="00791013" w:rsidP="00791013"/>
        </w:tc>
        <w:tc>
          <w:tcPr>
            <w:tcW w:w="2158" w:type="dxa"/>
          </w:tcPr>
          <w:p w14:paraId="3EFD5B7C" w14:textId="77777777" w:rsidR="00791013" w:rsidRDefault="00791013" w:rsidP="00791013"/>
        </w:tc>
        <w:tc>
          <w:tcPr>
            <w:tcW w:w="2158" w:type="dxa"/>
          </w:tcPr>
          <w:p w14:paraId="18AB871B" w14:textId="77777777" w:rsidR="00791013" w:rsidRDefault="00791013" w:rsidP="00791013"/>
        </w:tc>
      </w:tr>
    </w:tbl>
    <w:p w14:paraId="279CDBA8" w14:textId="77777777" w:rsidR="001923D1" w:rsidRDefault="001923D1" w:rsidP="001923D1"/>
    <w:p w14:paraId="47A391F9" w14:textId="20DDC580" w:rsidR="001923D1" w:rsidRDefault="001923D1" w:rsidP="001923D1">
      <w:pPr>
        <w:pStyle w:val="Heading2"/>
      </w:pPr>
      <w:r>
        <w:t>4.5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91013" w14:paraId="137D3A3F" w14:textId="77777777" w:rsidTr="00DF5014">
        <w:trPr>
          <w:cantSplit/>
        </w:trPr>
        <w:tc>
          <w:tcPr>
            <w:tcW w:w="2158" w:type="dxa"/>
          </w:tcPr>
          <w:p w14:paraId="1CEC29B3" w14:textId="660BB7BE" w:rsidR="00791013" w:rsidRDefault="00791013" w:rsidP="00791013">
            <w:r>
              <w:t>Relationship Types</w:t>
            </w:r>
          </w:p>
        </w:tc>
        <w:tc>
          <w:tcPr>
            <w:tcW w:w="2158" w:type="dxa"/>
          </w:tcPr>
          <w:p w14:paraId="2B08802F" w14:textId="6CEEE352" w:rsidR="00791013" w:rsidRDefault="00791013" w:rsidP="00791013">
            <w:r>
              <w:t>Predefined</w:t>
            </w:r>
          </w:p>
        </w:tc>
        <w:tc>
          <w:tcPr>
            <w:tcW w:w="2158" w:type="dxa"/>
          </w:tcPr>
          <w:p w14:paraId="002A61D8" w14:textId="77777777" w:rsidR="00791013" w:rsidRDefault="00791013" w:rsidP="00791013"/>
        </w:tc>
        <w:tc>
          <w:tcPr>
            <w:tcW w:w="2158" w:type="dxa"/>
          </w:tcPr>
          <w:p w14:paraId="74F85BFB" w14:textId="77777777" w:rsidR="00791013" w:rsidRDefault="00791013" w:rsidP="00791013"/>
        </w:tc>
        <w:tc>
          <w:tcPr>
            <w:tcW w:w="2158" w:type="dxa"/>
          </w:tcPr>
          <w:p w14:paraId="76ED9515" w14:textId="77777777" w:rsidR="00791013" w:rsidRDefault="00791013" w:rsidP="00791013"/>
        </w:tc>
      </w:tr>
      <w:tr w:rsidR="00791013" w14:paraId="680D2C00" w14:textId="77777777" w:rsidTr="00DF5014">
        <w:trPr>
          <w:cantSplit/>
        </w:trPr>
        <w:tc>
          <w:tcPr>
            <w:tcW w:w="2158" w:type="dxa"/>
          </w:tcPr>
          <w:p w14:paraId="463040DA" w14:textId="74D013EB" w:rsidR="00791013" w:rsidRDefault="00791013" w:rsidP="00791013">
            <w:r>
              <w:t>Mapping Approach</w:t>
            </w:r>
          </w:p>
        </w:tc>
        <w:tc>
          <w:tcPr>
            <w:tcW w:w="2158" w:type="dxa"/>
          </w:tcPr>
          <w:p w14:paraId="4434CD5A" w14:textId="25C0E487" w:rsidR="00791013" w:rsidRDefault="00791013" w:rsidP="00791013">
            <w:r>
              <w:t>Manual</w:t>
            </w:r>
          </w:p>
        </w:tc>
        <w:tc>
          <w:tcPr>
            <w:tcW w:w="2158" w:type="dxa"/>
          </w:tcPr>
          <w:p w14:paraId="38B6CD96" w14:textId="77777777" w:rsidR="00791013" w:rsidRDefault="00791013" w:rsidP="00791013"/>
        </w:tc>
        <w:tc>
          <w:tcPr>
            <w:tcW w:w="2158" w:type="dxa"/>
          </w:tcPr>
          <w:p w14:paraId="57F9CFCD" w14:textId="77777777" w:rsidR="00791013" w:rsidRDefault="00791013" w:rsidP="00791013"/>
        </w:tc>
        <w:tc>
          <w:tcPr>
            <w:tcW w:w="2158" w:type="dxa"/>
          </w:tcPr>
          <w:p w14:paraId="25A5E349" w14:textId="77777777" w:rsidR="00791013" w:rsidRDefault="00791013" w:rsidP="00791013"/>
        </w:tc>
      </w:tr>
      <w:tr w:rsidR="00791013" w14:paraId="58EB3E36" w14:textId="77777777" w:rsidTr="00DF5014">
        <w:trPr>
          <w:cantSplit/>
        </w:trPr>
        <w:tc>
          <w:tcPr>
            <w:tcW w:w="2158" w:type="dxa"/>
          </w:tcPr>
          <w:p w14:paraId="5C5DFCF3" w14:textId="068D87D0" w:rsidR="00791013" w:rsidRDefault="00791013" w:rsidP="00791013">
            <w:r>
              <w:t>Depth of Mapping</w:t>
            </w:r>
          </w:p>
        </w:tc>
        <w:tc>
          <w:tcPr>
            <w:tcW w:w="2158" w:type="dxa"/>
          </w:tcPr>
          <w:p w14:paraId="1CBDE746" w14:textId="59AE3E9C" w:rsidR="00791013" w:rsidRDefault="00791013" w:rsidP="00791013">
            <w:r>
              <w:t>Unlimited</w:t>
            </w:r>
          </w:p>
        </w:tc>
        <w:tc>
          <w:tcPr>
            <w:tcW w:w="2158" w:type="dxa"/>
          </w:tcPr>
          <w:p w14:paraId="3C5E189C" w14:textId="77777777" w:rsidR="00791013" w:rsidRDefault="00791013" w:rsidP="00791013"/>
        </w:tc>
        <w:tc>
          <w:tcPr>
            <w:tcW w:w="2158" w:type="dxa"/>
          </w:tcPr>
          <w:p w14:paraId="00E2EAA6" w14:textId="77777777" w:rsidR="00791013" w:rsidRDefault="00791013" w:rsidP="00791013"/>
        </w:tc>
        <w:tc>
          <w:tcPr>
            <w:tcW w:w="2158" w:type="dxa"/>
          </w:tcPr>
          <w:p w14:paraId="1C508AD8" w14:textId="77777777" w:rsidR="00791013" w:rsidRDefault="00791013" w:rsidP="00791013"/>
        </w:tc>
      </w:tr>
    </w:tbl>
    <w:p w14:paraId="53BE765E" w14:textId="77777777" w:rsidR="001923D1" w:rsidRDefault="001923D1" w:rsidP="001923D1"/>
    <w:p w14:paraId="12115EEF" w14:textId="6806D1AE" w:rsidR="00AF4D4B" w:rsidRDefault="00AF4D4B" w:rsidP="001923D1">
      <w:r>
        <w:t>MVP Rule: Map only critical relationships</w:t>
      </w:r>
    </w:p>
    <w:p w14:paraId="4CCFE717" w14:textId="4E467D15" w:rsidR="001923D1" w:rsidRDefault="001923D1" w:rsidP="001923D1">
      <w:pPr>
        <w:pStyle w:val="Heading2"/>
      </w:pPr>
      <w:r>
        <w:t>4.6 Integration with ITSM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225A9397" w14:textId="77777777" w:rsidTr="003D0FEE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91013" w14:paraId="45D5943C" w14:textId="77777777" w:rsidTr="003D0FEE">
        <w:trPr>
          <w:cantSplit/>
        </w:trPr>
        <w:tc>
          <w:tcPr>
            <w:tcW w:w="2335" w:type="dxa"/>
          </w:tcPr>
          <w:p w14:paraId="07DCBF9B" w14:textId="6781FA8A" w:rsidR="00791013" w:rsidRDefault="00791013" w:rsidP="00791013">
            <w:r>
              <w:t>CI Required on Incident</w:t>
            </w:r>
          </w:p>
        </w:tc>
        <w:tc>
          <w:tcPr>
            <w:tcW w:w="1981" w:type="dxa"/>
          </w:tcPr>
          <w:p w14:paraId="3AAF562E" w14:textId="3187F171" w:rsidR="00791013" w:rsidRDefault="00791013" w:rsidP="00791013">
            <w:r>
              <w:t>Optional</w:t>
            </w:r>
          </w:p>
        </w:tc>
        <w:tc>
          <w:tcPr>
            <w:tcW w:w="2158" w:type="dxa"/>
          </w:tcPr>
          <w:p w14:paraId="7389F761" w14:textId="77777777" w:rsidR="00791013" w:rsidRDefault="00791013" w:rsidP="00791013"/>
        </w:tc>
        <w:tc>
          <w:tcPr>
            <w:tcW w:w="2158" w:type="dxa"/>
          </w:tcPr>
          <w:p w14:paraId="0EE427D2" w14:textId="77777777" w:rsidR="00791013" w:rsidRDefault="00791013" w:rsidP="00791013"/>
        </w:tc>
        <w:tc>
          <w:tcPr>
            <w:tcW w:w="2158" w:type="dxa"/>
          </w:tcPr>
          <w:p w14:paraId="61D86633" w14:textId="77777777" w:rsidR="00791013" w:rsidRDefault="00791013" w:rsidP="00791013"/>
        </w:tc>
      </w:tr>
      <w:tr w:rsidR="00791013" w14:paraId="5012EDA5" w14:textId="77777777" w:rsidTr="003D0FEE">
        <w:trPr>
          <w:cantSplit/>
        </w:trPr>
        <w:tc>
          <w:tcPr>
            <w:tcW w:w="2335" w:type="dxa"/>
          </w:tcPr>
          <w:p w14:paraId="2DA4963E" w14:textId="6C1B59E2" w:rsidR="00791013" w:rsidRDefault="00791013" w:rsidP="00791013">
            <w:r>
              <w:t>CI Required on Change</w:t>
            </w:r>
          </w:p>
        </w:tc>
        <w:tc>
          <w:tcPr>
            <w:tcW w:w="1981" w:type="dxa"/>
          </w:tcPr>
          <w:p w14:paraId="1E249733" w14:textId="691BAAD6" w:rsidR="00791013" w:rsidRDefault="00791013" w:rsidP="00791013">
            <w:r>
              <w:t>Optional</w:t>
            </w:r>
          </w:p>
        </w:tc>
        <w:tc>
          <w:tcPr>
            <w:tcW w:w="2158" w:type="dxa"/>
          </w:tcPr>
          <w:p w14:paraId="7CC94EB9" w14:textId="77777777" w:rsidR="00791013" w:rsidRDefault="00791013" w:rsidP="00791013"/>
        </w:tc>
        <w:tc>
          <w:tcPr>
            <w:tcW w:w="2158" w:type="dxa"/>
          </w:tcPr>
          <w:p w14:paraId="51DE0F2F" w14:textId="77777777" w:rsidR="00791013" w:rsidRDefault="00791013" w:rsidP="00791013"/>
        </w:tc>
        <w:tc>
          <w:tcPr>
            <w:tcW w:w="2158" w:type="dxa"/>
          </w:tcPr>
          <w:p w14:paraId="4EF96134" w14:textId="77777777" w:rsidR="00791013" w:rsidRDefault="00791013" w:rsidP="00791013"/>
        </w:tc>
      </w:tr>
      <w:tr w:rsidR="00791013" w14:paraId="3055DA52" w14:textId="77777777" w:rsidTr="003D0FEE">
        <w:trPr>
          <w:cantSplit/>
        </w:trPr>
        <w:tc>
          <w:tcPr>
            <w:tcW w:w="2335" w:type="dxa"/>
          </w:tcPr>
          <w:p w14:paraId="0133A00C" w14:textId="72E0CD23" w:rsidR="00791013" w:rsidRDefault="00791013" w:rsidP="00791013">
            <w:r>
              <w:t>Service Linking</w:t>
            </w:r>
          </w:p>
        </w:tc>
        <w:tc>
          <w:tcPr>
            <w:tcW w:w="1981" w:type="dxa"/>
          </w:tcPr>
          <w:p w14:paraId="348F9C51" w14:textId="415D5573" w:rsidR="00791013" w:rsidRDefault="00791013" w:rsidP="00791013">
            <w:r>
              <w:t>Optional</w:t>
            </w:r>
          </w:p>
        </w:tc>
        <w:tc>
          <w:tcPr>
            <w:tcW w:w="2158" w:type="dxa"/>
          </w:tcPr>
          <w:p w14:paraId="046C8C7F" w14:textId="77777777" w:rsidR="00791013" w:rsidRDefault="00791013" w:rsidP="00791013"/>
        </w:tc>
        <w:tc>
          <w:tcPr>
            <w:tcW w:w="2158" w:type="dxa"/>
          </w:tcPr>
          <w:p w14:paraId="5356A489" w14:textId="77777777" w:rsidR="00791013" w:rsidRDefault="00791013" w:rsidP="00791013"/>
        </w:tc>
        <w:tc>
          <w:tcPr>
            <w:tcW w:w="2158" w:type="dxa"/>
          </w:tcPr>
          <w:p w14:paraId="3DF30D66" w14:textId="77777777" w:rsidR="00791013" w:rsidRDefault="00791013" w:rsidP="00791013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625DC331" w:rsidR="001923D1" w:rsidRDefault="00791013" w:rsidP="001923D1">
      <w:r>
        <w:t>Business Service:</w:t>
      </w:r>
    </w:p>
    <w:p w14:paraId="28203E1B" w14:textId="77777777" w:rsidR="00791013" w:rsidRDefault="00791013" w:rsidP="006553ED">
      <w:pPr>
        <w:pStyle w:val="ListParagraph"/>
        <w:numPr>
          <w:ilvl w:val="0"/>
          <w:numId w:val="11"/>
        </w:numPr>
      </w:pPr>
      <w:r>
        <w:t>Name</w:t>
      </w:r>
    </w:p>
    <w:p w14:paraId="514B7F1B" w14:textId="77777777" w:rsidR="00791013" w:rsidRDefault="00791013" w:rsidP="006553ED">
      <w:pPr>
        <w:pStyle w:val="ListParagraph"/>
        <w:numPr>
          <w:ilvl w:val="0"/>
          <w:numId w:val="11"/>
        </w:numPr>
      </w:pPr>
      <w:r>
        <w:t>Description</w:t>
      </w:r>
    </w:p>
    <w:p w14:paraId="6EE0A58A" w14:textId="096F1DBB" w:rsidR="001923D1" w:rsidRDefault="00791013" w:rsidP="006553ED">
      <w:pPr>
        <w:pStyle w:val="ListParagraph"/>
        <w:numPr>
          <w:ilvl w:val="0"/>
          <w:numId w:val="11"/>
        </w:numPr>
      </w:pPr>
      <w:r>
        <w:t>Owner</w:t>
      </w:r>
    </w:p>
    <w:p w14:paraId="673762FC" w14:textId="77777777" w:rsidR="00791013" w:rsidRDefault="00791013" w:rsidP="00791013"/>
    <w:p w14:paraId="4649E517" w14:textId="2145C7EF" w:rsidR="00791013" w:rsidRDefault="00791013" w:rsidP="00791013">
      <w:r>
        <w:t>CI:</w:t>
      </w:r>
    </w:p>
    <w:p w14:paraId="78A13310" w14:textId="01CB30C0" w:rsidR="00791013" w:rsidRDefault="00791013" w:rsidP="00791013">
      <w:pPr>
        <w:pStyle w:val="ListParagraph"/>
        <w:numPr>
          <w:ilvl w:val="0"/>
          <w:numId w:val="11"/>
        </w:numPr>
      </w:pPr>
      <w:r>
        <w:t>Name</w:t>
      </w:r>
    </w:p>
    <w:p w14:paraId="5B30D842" w14:textId="5C65A41F" w:rsidR="00791013" w:rsidRDefault="00791013" w:rsidP="00791013">
      <w:pPr>
        <w:pStyle w:val="ListParagraph"/>
        <w:numPr>
          <w:ilvl w:val="0"/>
          <w:numId w:val="11"/>
        </w:numPr>
      </w:pPr>
      <w:r>
        <w:t>Class (server, app, etc.)</w:t>
      </w:r>
    </w:p>
    <w:p w14:paraId="75B0E993" w14:textId="7E803793" w:rsidR="00791013" w:rsidRDefault="00791013" w:rsidP="00791013">
      <w:pPr>
        <w:pStyle w:val="ListParagraph"/>
        <w:numPr>
          <w:ilvl w:val="0"/>
          <w:numId w:val="11"/>
        </w:numPr>
      </w:pPr>
      <w:r>
        <w:t>Status</w:t>
      </w:r>
    </w:p>
    <w:p w14:paraId="71B92647" w14:textId="77777777" w:rsidR="001923D1" w:rsidRDefault="001923D1" w:rsidP="001923D1"/>
    <w:p w14:paraId="3EE170EA" w14:textId="2F662115" w:rsidR="008B22EF" w:rsidRDefault="006553ED" w:rsidP="001923D1">
      <w:r>
        <w:t>Recommended:</w:t>
      </w:r>
    </w:p>
    <w:p w14:paraId="520111EF" w14:textId="1197A16F" w:rsidR="00791013" w:rsidRDefault="00791013" w:rsidP="00791013">
      <w:pPr>
        <w:pStyle w:val="ListParagraph"/>
        <w:numPr>
          <w:ilvl w:val="0"/>
          <w:numId w:val="4"/>
        </w:numPr>
      </w:pPr>
      <w:r>
        <w:t>Relationships (Service → CI)</w:t>
      </w:r>
    </w:p>
    <w:p w14:paraId="0E19EB39" w14:textId="323BDE8C" w:rsidR="00791013" w:rsidRDefault="00791013" w:rsidP="00791013">
      <w:pPr>
        <w:pStyle w:val="ListParagraph"/>
        <w:numPr>
          <w:ilvl w:val="0"/>
          <w:numId w:val="4"/>
        </w:numPr>
      </w:pPr>
      <w:r>
        <w:t>Environment (Prod, Dev)</w:t>
      </w:r>
    </w:p>
    <w:p w14:paraId="7FCDAF31" w14:textId="4218DEF8" w:rsidR="008B22EF" w:rsidRDefault="00791013" w:rsidP="00791013">
      <w:pPr>
        <w:pStyle w:val="ListParagraph"/>
        <w:numPr>
          <w:ilvl w:val="0"/>
          <w:numId w:val="4"/>
        </w:numPr>
      </w:pPr>
      <w:r>
        <w:t>Support group</w:t>
      </w:r>
    </w:p>
    <w:p w14:paraId="2E0B479C" w14:textId="77777777" w:rsidR="00791013" w:rsidRDefault="00791013" w:rsidP="00791013"/>
    <w:p w14:paraId="4DEB3A2A" w14:textId="3D5C16B5" w:rsidR="00791013" w:rsidRDefault="00791013" w:rsidP="00791013">
      <w:r>
        <w:t>Optional (MVP+):</w:t>
      </w:r>
    </w:p>
    <w:p w14:paraId="5D44AE6A" w14:textId="638D1141" w:rsidR="00791013" w:rsidRDefault="00791013" w:rsidP="00791013">
      <w:pPr>
        <w:pStyle w:val="ListParagraph"/>
        <w:numPr>
          <w:ilvl w:val="0"/>
          <w:numId w:val="26"/>
        </w:numPr>
      </w:pPr>
      <w:r>
        <w:t>Application services</w:t>
      </w:r>
    </w:p>
    <w:p w14:paraId="2EE3F8F1" w14:textId="4F48170E" w:rsidR="00791013" w:rsidRDefault="00791013" w:rsidP="00791013">
      <w:pPr>
        <w:pStyle w:val="ListParagraph"/>
        <w:numPr>
          <w:ilvl w:val="0"/>
          <w:numId w:val="26"/>
        </w:numPr>
      </w:pPr>
      <w:r>
        <w:t>Detailed dependencies</w:t>
      </w:r>
    </w:p>
    <w:p w14:paraId="7C80647F" w14:textId="4BF0CE4F" w:rsidR="00791013" w:rsidRDefault="00791013" w:rsidP="00791013">
      <w:pPr>
        <w:pStyle w:val="ListParagraph"/>
        <w:numPr>
          <w:ilvl w:val="0"/>
          <w:numId w:val="26"/>
        </w:numPr>
      </w:pPr>
      <w:r>
        <w:t>Financial data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0314FB2C" w:rsidR="00D4572C" w:rsidRDefault="00791013" w:rsidP="00D4572C">
      <w:pPr>
        <w:pStyle w:val="Heading2"/>
      </w:pPr>
      <w:r>
        <w:t>Service Mapping Flow</w:t>
      </w:r>
    </w:p>
    <w:p w14:paraId="30D0F86A" w14:textId="3871877B" w:rsidR="001923D1" w:rsidRDefault="00791013" w:rsidP="001923D1">
      <w:r>
        <w:t>Define service</w:t>
      </w:r>
    </w:p>
    <w:p w14:paraId="638D3CBF" w14:textId="5E5FE290" w:rsidR="00791013" w:rsidRDefault="00791013" w:rsidP="00791013">
      <w:pPr>
        <w:pStyle w:val="ListParagraph"/>
        <w:numPr>
          <w:ilvl w:val="0"/>
          <w:numId w:val="12"/>
        </w:numPr>
      </w:pPr>
      <w:r>
        <w:t>Identify supporting systems</w:t>
      </w:r>
    </w:p>
    <w:p w14:paraId="3C605BB4" w14:textId="14950BA3" w:rsidR="00791013" w:rsidRDefault="00791013" w:rsidP="00791013">
      <w:pPr>
        <w:pStyle w:val="ListParagraph"/>
        <w:numPr>
          <w:ilvl w:val="0"/>
          <w:numId w:val="12"/>
        </w:numPr>
      </w:pPr>
      <w:r>
        <w:t>Link service to CIs</w:t>
      </w:r>
    </w:p>
    <w:p w14:paraId="239B096D" w14:textId="60916618" w:rsidR="00D4572C" w:rsidRDefault="00791013" w:rsidP="00791013">
      <w:pPr>
        <w:pStyle w:val="ListParagraph"/>
        <w:numPr>
          <w:ilvl w:val="0"/>
          <w:numId w:val="12"/>
        </w:numPr>
      </w:pPr>
      <w:r>
        <w:t>Validate relationships</w:t>
      </w:r>
    </w:p>
    <w:p w14:paraId="5083BCD2" w14:textId="4D678C16" w:rsidR="00D4572C" w:rsidRDefault="00791013" w:rsidP="00D4572C">
      <w:pPr>
        <w:pStyle w:val="Heading2"/>
      </w:pPr>
      <w:r>
        <w:t>Incident Flow with CSDM</w:t>
      </w:r>
    </w:p>
    <w:p w14:paraId="14895D18" w14:textId="550A5C55" w:rsidR="00D4572C" w:rsidRDefault="00791013" w:rsidP="00D4572C">
      <w:r>
        <w:t>Incident created</w:t>
      </w:r>
    </w:p>
    <w:p w14:paraId="6AF192E4" w14:textId="6535B297" w:rsidR="00791013" w:rsidRDefault="00791013" w:rsidP="00791013">
      <w:pPr>
        <w:pStyle w:val="ListParagraph"/>
        <w:numPr>
          <w:ilvl w:val="0"/>
          <w:numId w:val="13"/>
        </w:numPr>
      </w:pPr>
      <w:r>
        <w:t>CI selected</w:t>
      </w:r>
    </w:p>
    <w:p w14:paraId="509D1303" w14:textId="03A6387A" w:rsidR="00791013" w:rsidRDefault="00791013" w:rsidP="00791013">
      <w:pPr>
        <w:pStyle w:val="ListParagraph"/>
        <w:numPr>
          <w:ilvl w:val="0"/>
          <w:numId w:val="13"/>
        </w:numPr>
      </w:pPr>
      <w:r>
        <w:t>Linked to service</w:t>
      </w:r>
    </w:p>
    <w:p w14:paraId="018DE5F8" w14:textId="6C6300F3" w:rsidR="00CF75A1" w:rsidRDefault="00791013" w:rsidP="00791013">
      <w:pPr>
        <w:pStyle w:val="ListParagraph"/>
        <w:numPr>
          <w:ilvl w:val="0"/>
          <w:numId w:val="13"/>
        </w:numPr>
      </w:pPr>
      <w:r>
        <w:t xml:space="preserve">Impact understood </w:t>
      </w:r>
    </w:p>
    <w:p w14:paraId="4882E88F" w14:textId="1AC2907F" w:rsidR="00D4572C" w:rsidRDefault="00791013" w:rsidP="00D4572C">
      <w:pPr>
        <w:pStyle w:val="Heading2"/>
      </w:pPr>
      <w:r>
        <w:t>Change Flow with CSDM</w:t>
      </w:r>
    </w:p>
    <w:p w14:paraId="7D8B48F4" w14:textId="1EFD4377" w:rsidR="00CF75A1" w:rsidRDefault="006553ED" w:rsidP="00CF75A1">
      <w:r>
        <w:t>Change created</w:t>
      </w:r>
    </w:p>
    <w:p w14:paraId="33816864" w14:textId="79145F02" w:rsidR="00791013" w:rsidRDefault="00791013" w:rsidP="00791013">
      <w:pPr>
        <w:pStyle w:val="ListParagraph"/>
        <w:numPr>
          <w:ilvl w:val="0"/>
          <w:numId w:val="14"/>
        </w:numPr>
      </w:pPr>
      <w:r>
        <w:t>Service/CI selected</w:t>
      </w:r>
    </w:p>
    <w:p w14:paraId="068E824C" w14:textId="632CBDB1" w:rsidR="00791013" w:rsidRDefault="00791013" w:rsidP="00791013">
      <w:pPr>
        <w:pStyle w:val="ListParagraph"/>
        <w:numPr>
          <w:ilvl w:val="0"/>
          <w:numId w:val="14"/>
        </w:numPr>
      </w:pPr>
      <w:r>
        <w:t>Risk assessed</w:t>
      </w:r>
    </w:p>
    <w:p w14:paraId="6AA183E8" w14:textId="3A718E6E" w:rsidR="00CF75A1" w:rsidRDefault="00791013" w:rsidP="00791013">
      <w:pPr>
        <w:pStyle w:val="ListParagraph"/>
        <w:numPr>
          <w:ilvl w:val="0"/>
          <w:numId w:val="14"/>
        </w:numPr>
      </w:pPr>
      <w:r>
        <w:t>Change executed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69DA3C69" w:rsidR="001923D1" w:rsidRDefault="00791013" w:rsidP="001923D1">
      <w:r>
        <w:t>CSDM is “working” when:</w:t>
      </w:r>
    </w:p>
    <w:p w14:paraId="1B5846DB" w14:textId="5FE1DB60" w:rsidR="00791013" w:rsidRDefault="00791013" w:rsidP="00791013">
      <w:pPr>
        <w:pStyle w:val="ListParagraph"/>
        <w:numPr>
          <w:ilvl w:val="0"/>
          <w:numId w:val="5"/>
        </w:numPr>
      </w:pPr>
      <w:r>
        <w:t>5–10 business services are defined</w:t>
      </w:r>
    </w:p>
    <w:p w14:paraId="24A309D1" w14:textId="6FE6E460" w:rsidR="00791013" w:rsidRDefault="00791013" w:rsidP="00791013">
      <w:pPr>
        <w:pStyle w:val="ListParagraph"/>
        <w:numPr>
          <w:ilvl w:val="0"/>
          <w:numId w:val="5"/>
        </w:numPr>
      </w:pPr>
      <w:r>
        <w:t>Services are linked to supporting CIs</w:t>
      </w:r>
    </w:p>
    <w:p w14:paraId="1DBC4AA1" w14:textId="725A9722" w:rsidR="00791013" w:rsidRDefault="00791013" w:rsidP="00791013">
      <w:pPr>
        <w:pStyle w:val="ListParagraph"/>
        <w:numPr>
          <w:ilvl w:val="0"/>
          <w:numId w:val="5"/>
        </w:numPr>
      </w:pPr>
      <w:r>
        <w:t>Incidents can be linked to CIs/services</w:t>
      </w:r>
    </w:p>
    <w:p w14:paraId="5B87C2B3" w14:textId="70796771" w:rsidR="00791013" w:rsidRDefault="00791013" w:rsidP="00791013">
      <w:pPr>
        <w:pStyle w:val="ListParagraph"/>
        <w:numPr>
          <w:ilvl w:val="0"/>
          <w:numId w:val="5"/>
        </w:numPr>
      </w:pPr>
      <w:r>
        <w:t>Changes can reference impacted services</w:t>
      </w:r>
    </w:p>
    <w:p w14:paraId="0E527A50" w14:textId="2D240016" w:rsidR="001923D1" w:rsidRDefault="00791013" w:rsidP="00791013">
      <w:pPr>
        <w:pStyle w:val="ListParagraph"/>
        <w:numPr>
          <w:ilvl w:val="0"/>
          <w:numId w:val="5"/>
        </w:numPr>
      </w:pPr>
      <w:r>
        <w:t xml:space="preserve">Basic impact understanding is possible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345ABB09" w:rsidR="001923D1" w:rsidRDefault="003253FC" w:rsidP="00DF5014">
            <w:r>
              <w:t>Modeling everything upfront</w:t>
            </w:r>
          </w:p>
        </w:tc>
        <w:tc>
          <w:tcPr>
            <w:tcW w:w="5395" w:type="dxa"/>
          </w:tcPr>
          <w:p w14:paraId="731C1F33" w14:textId="5C076012" w:rsidR="001923D1" w:rsidRDefault="003253FC" w:rsidP="00DF5014">
            <w:r>
              <w:t>Start small or fail completely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7CB7F3B9" w:rsidR="001923D1" w:rsidRDefault="003253FC" w:rsidP="00DF5014">
            <w:r>
              <w:t>Too many layers</w:t>
            </w:r>
          </w:p>
        </w:tc>
        <w:tc>
          <w:tcPr>
            <w:tcW w:w="5395" w:type="dxa"/>
          </w:tcPr>
          <w:p w14:paraId="65353AE6" w14:textId="2F1E4A44" w:rsidR="001923D1" w:rsidRDefault="003253FC" w:rsidP="00DF5014">
            <w:r>
              <w:t>Keep it simple (2 layers is enough for MVP)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503026F4" w:rsidR="001923D1" w:rsidRDefault="003253FC" w:rsidP="00DF5014">
            <w:r>
              <w:t>No ownership defined</w:t>
            </w:r>
          </w:p>
        </w:tc>
        <w:tc>
          <w:tcPr>
            <w:tcW w:w="5395" w:type="dxa"/>
          </w:tcPr>
          <w:p w14:paraId="3F62A12D" w14:textId="078C46BB" w:rsidR="001923D1" w:rsidRDefault="003253FC" w:rsidP="00DF5014">
            <w:r>
              <w:t>Data becomes stale quickly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1520E0EE" w:rsidR="001923D1" w:rsidRDefault="003253FC" w:rsidP="00DF5014">
            <w:r>
              <w:t>Perfect relationships mindset</w:t>
            </w:r>
          </w:p>
        </w:tc>
        <w:tc>
          <w:tcPr>
            <w:tcW w:w="5395" w:type="dxa"/>
          </w:tcPr>
          <w:p w14:paraId="1C79DF86" w14:textId="26BF9F28" w:rsidR="001923D1" w:rsidRDefault="003253FC" w:rsidP="00DF5014">
            <w:r>
              <w:t>“Good enough” is the goal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316018E2" w:rsidR="001923D1" w:rsidRDefault="003253FC" w:rsidP="00DF5014">
            <w:r>
              <w:t>Disconnect from Incident/Change</w:t>
            </w:r>
          </w:p>
        </w:tc>
        <w:tc>
          <w:tcPr>
            <w:tcW w:w="5395" w:type="dxa"/>
          </w:tcPr>
          <w:p w14:paraId="153DF202" w14:textId="356BBA75" w:rsidR="001923D1" w:rsidRDefault="003253FC" w:rsidP="00DF5014">
            <w:r>
              <w:t>If not used, it won’t survive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4B2E2CCB" w:rsidR="001923D1" w:rsidRDefault="00B83E4F" w:rsidP="001923D1">
      <w:pPr>
        <w:pStyle w:val="ListParagraph"/>
        <w:ind w:left="0"/>
      </w:pPr>
      <w:r>
        <w:t>If the client hesitates, use these:</w:t>
      </w:r>
    </w:p>
    <w:p w14:paraId="44A13E48" w14:textId="57C2D1F8" w:rsidR="003253FC" w:rsidRDefault="003253FC" w:rsidP="003253FC">
      <w:pPr>
        <w:pStyle w:val="ListParagraph"/>
        <w:numPr>
          <w:ilvl w:val="0"/>
          <w:numId w:val="6"/>
        </w:numPr>
      </w:pPr>
      <w:r>
        <w:t>5–10 business services only</w:t>
      </w:r>
    </w:p>
    <w:p w14:paraId="78DF23FF" w14:textId="149ACC4B" w:rsidR="003253FC" w:rsidRDefault="003253FC" w:rsidP="003253FC">
      <w:pPr>
        <w:pStyle w:val="ListParagraph"/>
        <w:numPr>
          <w:ilvl w:val="0"/>
          <w:numId w:val="6"/>
        </w:numPr>
      </w:pPr>
      <w:r>
        <w:t>1–2 layers (Service → CI)</w:t>
      </w:r>
    </w:p>
    <w:p w14:paraId="2374F7A8" w14:textId="29A9B201" w:rsidR="003253FC" w:rsidRDefault="003253FC" w:rsidP="003253FC">
      <w:pPr>
        <w:pStyle w:val="ListParagraph"/>
        <w:numPr>
          <w:ilvl w:val="0"/>
          <w:numId w:val="6"/>
        </w:numPr>
      </w:pPr>
      <w:r>
        <w:t>Manual relationship mapping</w:t>
      </w:r>
    </w:p>
    <w:p w14:paraId="594DB1FC" w14:textId="250211C7" w:rsidR="003253FC" w:rsidRDefault="003253FC" w:rsidP="003253FC">
      <w:pPr>
        <w:pStyle w:val="ListParagraph"/>
        <w:numPr>
          <w:ilvl w:val="0"/>
          <w:numId w:val="6"/>
        </w:numPr>
      </w:pPr>
      <w:r>
        <w:t>Basic ownership assigned</w:t>
      </w:r>
    </w:p>
    <w:p w14:paraId="35EFE700" w14:textId="3A17DCD0" w:rsidR="006C1DA6" w:rsidRDefault="003253FC" w:rsidP="003253FC">
      <w:pPr>
        <w:pStyle w:val="ListParagraph"/>
        <w:numPr>
          <w:ilvl w:val="0"/>
          <w:numId w:val="6"/>
        </w:numPr>
      </w:pPr>
      <w:r>
        <w:t>CI linking enabled in Incident &amp; Change</w:t>
      </w:r>
    </w:p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270C5434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>Ask: “What are the top services your users rely on?”</w:t>
      </w:r>
    </w:p>
    <w:p w14:paraId="1E350405" w14:textId="39A3AC42" w:rsidR="00BA2571" w:rsidRDefault="00BA2571" w:rsidP="001923D1">
      <w:pPr>
        <w:pStyle w:val="ListParagraph"/>
        <w:numPr>
          <w:ilvl w:val="0"/>
          <w:numId w:val="7"/>
        </w:numPr>
      </w:pPr>
      <w:r>
        <w:t>Avoid: “What systems do you have?”</w:t>
      </w:r>
    </w:p>
    <w:p w14:paraId="6F9935FE" w14:textId="51BC1624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“If this service goes down, what supports it?”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imothy Hislop" w:date="2026-05-08T01:54:00Z" w:initials="TH">
    <w:p w14:paraId="0BE8163E" w14:textId="1268E2F7" w:rsidR="00000000" w:rsidRDefault="00000000">
      <w:r>
        <w:annotationRef/>
      </w:r>
      <w:r w:rsidRPr="540445FD">
        <w:t xml:space="preserve">What about Application Services after Technical,  ServiceNow's Common Service Data Model (CSDM) provides what your category structure was approximating: a relational map of Business Services, Technical Services, Application Services, and the configuration items (CIs) that make them up. When a ticket has a CI on it — say, the Exchange Online tenant — the platform already knows the Application Service it belongs to (Microsoft 365), the Technical Service that supports it (Email), and the Business Service that </w:t>
      </w:r>
      <w:r w:rsidRPr="540445FD">
        <w:t>consumes it (Communications). It also knows the assignment group that owns the service. Routing follows the CI's relationships, not a category leaf.  Please see the documents under Delivery Artifacts to see what I mean - Category_OOTB_CSDM_Realignment</w:t>
      </w:r>
    </w:p>
  </w:comment>
  <w:comment w:id="1" w:author="Joseph Norris" w:date="2026-05-08T07:55:00Z" w:initials="JN">
    <w:p w14:paraId="2426DA21" w14:textId="01A12417" w:rsidR="00000000" w:rsidRDefault="00000000">
      <w:r>
        <w:annotationRef/>
      </w:r>
      <w:r w:rsidRPr="0B3CBAF1">
        <w:t>Looks like my first reply didnt take :)</w:t>
      </w:r>
    </w:p>
    <w:p w14:paraId="218E66C5" w14:textId="44C16C5B" w:rsidR="00000000" w:rsidRDefault="00000000"/>
    <w:p w14:paraId="64AE3B82" w14:textId="2AA13D04" w:rsidR="00000000" w:rsidRDefault="00000000">
      <w:r w:rsidRPr="1709BC0D">
        <w:t xml:space="preserve">Your assessment makes perfect sense. Since our sprints in this OOTB model have a fixed capacity, I will add Application Services to complete the map. </w:t>
      </w:r>
    </w:p>
    <w:p w14:paraId="10C7A2C8" w14:textId="1F5F6108" w:rsidR="00000000" w:rsidRDefault="00000000"/>
    <w:p w14:paraId="6C63EC6F" w14:textId="1039C71B" w:rsidR="00000000" w:rsidRDefault="00000000">
      <w:r w:rsidRPr="33442BF6">
        <w:t>We can regulate the actual service count to as low as possible through the stories in the backlog (which I'm working on now)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E8163E" w15:done="0"/>
  <w15:commentEx w15:paraId="6C63EC6F" w15:paraIdParent="0BE8163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55C426" w16cex:dateUtc="2026-05-08T05:54:00Z"/>
  <w16cex:commentExtensible w16cex:durableId="39581628" w16cex:dateUtc="2026-05-08T11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E8163E" w16cid:durableId="3955C426"/>
  <w16cid:commentId w16cid:paraId="6C63EC6F" w16cid:durableId="3958162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84C3D"/>
    <w:multiLevelType w:val="hybridMultilevel"/>
    <w:tmpl w:val="14A4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D77AE"/>
    <w:multiLevelType w:val="hybridMultilevel"/>
    <w:tmpl w:val="2ED8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45191"/>
    <w:multiLevelType w:val="hybridMultilevel"/>
    <w:tmpl w:val="CF3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7352C"/>
    <w:multiLevelType w:val="hybridMultilevel"/>
    <w:tmpl w:val="1B94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D850EB"/>
    <w:multiLevelType w:val="hybridMultilevel"/>
    <w:tmpl w:val="00924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7576AF"/>
    <w:multiLevelType w:val="hybridMultilevel"/>
    <w:tmpl w:val="CB309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4"/>
  </w:num>
  <w:num w:numId="3" w16cid:durableId="903295714">
    <w:abstractNumId w:val="15"/>
  </w:num>
  <w:num w:numId="4" w16cid:durableId="47776009">
    <w:abstractNumId w:val="19"/>
  </w:num>
  <w:num w:numId="5" w16cid:durableId="1553544347">
    <w:abstractNumId w:val="18"/>
  </w:num>
  <w:num w:numId="6" w16cid:durableId="587078171">
    <w:abstractNumId w:val="13"/>
  </w:num>
  <w:num w:numId="7" w16cid:durableId="1463231596">
    <w:abstractNumId w:val="22"/>
  </w:num>
  <w:num w:numId="8" w16cid:durableId="1378630317">
    <w:abstractNumId w:val="9"/>
  </w:num>
  <w:num w:numId="9" w16cid:durableId="1744062372">
    <w:abstractNumId w:val="5"/>
  </w:num>
  <w:num w:numId="10" w16cid:durableId="140074366">
    <w:abstractNumId w:val="24"/>
  </w:num>
  <w:num w:numId="11" w16cid:durableId="1163472494">
    <w:abstractNumId w:val="25"/>
  </w:num>
  <w:num w:numId="12" w16cid:durableId="1449350217">
    <w:abstractNumId w:val="14"/>
  </w:num>
  <w:num w:numId="13" w16cid:durableId="1926958638">
    <w:abstractNumId w:val="10"/>
  </w:num>
  <w:num w:numId="14" w16cid:durableId="1807117042">
    <w:abstractNumId w:val="2"/>
  </w:num>
  <w:num w:numId="15" w16cid:durableId="547765294">
    <w:abstractNumId w:val="20"/>
  </w:num>
  <w:num w:numId="16" w16cid:durableId="553614438">
    <w:abstractNumId w:val="7"/>
  </w:num>
  <w:num w:numId="17" w16cid:durableId="1547643379">
    <w:abstractNumId w:val="1"/>
  </w:num>
  <w:num w:numId="18" w16cid:durableId="333731126">
    <w:abstractNumId w:val="12"/>
  </w:num>
  <w:num w:numId="19" w16cid:durableId="1644888372">
    <w:abstractNumId w:val="21"/>
  </w:num>
  <w:num w:numId="20" w16cid:durableId="896673025">
    <w:abstractNumId w:val="16"/>
  </w:num>
  <w:num w:numId="21" w16cid:durableId="404959389">
    <w:abstractNumId w:val="11"/>
  </w:num>
  <w:num w:numId="22" w16cid:durableId="1538351725">
    <w:abstractNumId w:val="8"/>
  </w:num>
  <w:num w:numId="23" w16cid:durableId="985159212">
    <w:abstractNumId w:val="3"/>
  </w:num>
  <w:num w:numId="24" w16cid:durableId="239220998">
    <w:abstractNumId w:val="17"/>
  </w:num>
  <w:num w:numId="25" w16cid:durableId="1559434043">
    <w:abstractNumId w:val="23"/>
  </w:num>
  <w:num w:numId="26" w16cid:durableId="150257616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imothy Hislop">
    <w15:presenceInfo w15:providerId="AD" w15:userId="S::timothy.hislop@ecstech.com::713d0e7b-8511-453c-b272-f7abf8d54365"/>
  </w15:person>
  <w15:person w15:author="Joseph Norris">
    <w15:presenceInfo w15:providerId="AD" w15:userId="S::joseph.norris@ecstech.com::d1033d28-36dc-4c6d-aa9c-9d64d9c256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355DA"/>
    <w:rsid w:val="000A333F"/>
    <w:rsid w:val="0013495B"/>
    <w:rsid w:val="00146E97"/>
    <w:rsid w:val="0015353F"/>
    <w:rsid w:val="001923D1"/>
    <w:rsid w:val="001B270A"/>
    <w:rsid w:val="001D3BA2"/>
    <w:rsid w:val="00204C03"/>
    <w:rsid w:val="00212D5A"/>
    <w:rsid w:val="00270B2B"/>
    <w:rsid w:val="002951FD"/>
    <w:rsid w:val="002E0DF5"/>
    <w:rsid w:val="0030150C"/>
    <w:rsid w:val="003101E1"/>
    <w:rsid w:val="003253FC"/>
    <w:rsid w:val="003D0FEE"/>
    <w:rsid w:val="00442D13"/>
    <w:rsid w:val="00471152"/>
    <w:rsid w:val="0048363B"/>
    <w:rsid w:val="005E51F5"/>
    <w:rsid w:val="005E7856"/>
    <w:rsid w:val="006553ED"/>
    <w:rsid w:val="006C1DA6"/>
    <w:rsid w:val="006C53D3"/>
    <w:rsid w:val="006D39B7"/>
    <w:rsid w:val="006D655C"/>
    <w:rsid w:val="006E4639"/>
    <w:rsid w:val="0072435D"/>
    <w:rsid w:val="00750E58"/>
    <w:rsid w:val="00763CC1"/>
    <w:rsid w:val="00791013"/>
    <w:rsid w:val="007941C4"/>
    <w:rsid w:val="007B757D"/>
    <w:rsid w:val="00866B43"/>
    <w:rsid w:val="008909E6"/>
    <w:rsid w:val="00894421"/>
    <w:rsid w:val="008A5E67"/>
    <w:rsid w:val="008B22EF"/>
    <w:rsid w:val="00902946"/>
    <w:rsid w:val="0092373D"/>
    <w:rsid w:val="00926E9F"/>
    <w:rsid w:val="00942DDC"/>
    <w:rsid w:val="009C1176"/>
    <w:rsid w:val="00A562ED"/>
    <w:rsid w:val="00A779F4"/>
    <w:rsid w:val="00AF4D4B"/>
    <w:rsid w:val="00B548C1"/>
    <w:rsid w:val="00B63929"/>
    <w:rsid w:val="00B66003"/>
    <w:rsid w:val="00B83E4F"/>
    <w:rsid w:val="00BA2571"/>
    <w:rsid w:val="00C076DE"/>
    <w:rsid w:val="00C25B3D"/>
    <w:rsid w:val="00CB3A31"/>
    <w:rsid w:val="00CB586D"/>
    <w:rsid w:val="00CD60FE"/>
    <w:rsid w:val="00CE76F1"/>
    <w:rsid w:val="00CF75A1"/>
    <w:rsid w:val="00D301D0"/>
    <w:rsid w:val="00D4572C"/>
    <w:rsid w:val="00D836B8"/>
    <w:rsid w:val="00E41217"/>
    <w:rsid w:val="00E846BE"/>
    <w:rsid w:val="00F01099"/>
    <w:rsid w:val="00F14B1F"/>
    <w:rsid w:val="00F22A2C"/>
    <w:rsid w:val="00F42689"/>
    <w:rsid w:val="00F63032"/>
    <w:rsid w:val="39AAA538"/>
    <w:rsid w:val="4DDD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microsoft.com/office/2011/relationships/people" Target="peop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DOCID-202112391-25619</_dlc_DocId>
    <_dlc_DocIdUrl xmlns="ea10e7c1-45f6-45a6-9220-470b2ac38f45">
      <Url>https://itecsfederal.sharepoint.com/teams/MissionSolutions/ISM/_layouts/15/DocIdRedir.aspx?ID=DOCID-202112391-25619</Url>
      <Description>DOCID-202112391-25619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A48144-A6C9-4C5E-B4AC-B35C6945C75D}">
  <ds:schemaRefs>
    <ds:schemaRef ds:uri="http://schemas.microsoft.com/office/2006/metadata/properties"/>
    <ds:schemaRef ds:uri="http://schemas.microsoft.com/office/infopath/2007/PartnerControls"/>
    <ds:schemaRef ds:uri="d1ffb523-bb88-49c4-b429-725e751bd64a"/>
    <ds:schemaRef ds:uri="ea10e7c1-45f6-45a6-9220-470b2ac38f45"/>
  </ds:schemaRefs>
</ds:datastoreItem>
</file>

<file path=customXml/itemProps2.xml><?xml version="1.0" encoding="utf-8"?>
<ds:datastoreItem xmlns:ds="http://schemas.openxmlformats.org/officeDocument/2006/customXml" ds:itemID="{FAC79EF4-64CC-49B8-AA26-BA051297EA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4EC4A0-96C2-46BB-9E54-C9694F1A81D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820E988-7BDB-45E7-8056-800B762A5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fb523-bb88-49c4-b429-725e751bd64a"/>
    <ds:schemaRef ds:uri="ea10e7c1-45f6-45a6-9220-470b2ac38f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706</Words>
  <Characters>4027</Characters>
  <Application>Microsoft Office Word</Application>
  <DocSecurity>0</DocSecurity>
  <Lines>33</Lines>
  <Paragraphs>9</Paragraphs>
  <ScaleCrop>false</ScaleCrop>
  <Company>ECS</Company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40</cp:revision>
  <dcterms:created xsi:type="dcterms:W3CDTF">2026-05-01T16:44:00Z</dcterms:created>
  <dcterms:modified xsi:type="dcterms:W3CDTF">2026-05-08T12:14:00Z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3795a432-de4d-45b9-85a1-6d5fa6ddddf2</vt:lpwstr>
  </property>
  <property fmtid="{D5CDD505-2E9C-101B-9397-08002B2CF9AE}" pid="4" name="MediaServiceImageTags">
    <vt:lpwstr/>
  </property>
</Properties>
</file>