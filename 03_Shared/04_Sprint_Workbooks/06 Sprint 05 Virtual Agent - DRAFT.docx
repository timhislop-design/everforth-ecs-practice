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Virtual Agent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06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Virtual Agent MVP — few topics, done well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14F20E06" w:rsidR="009C1176" w:rsidRDefault="0072435D" w:rsidP="009C1176">
      <w:r>
        <w:t>Virtual Agent provides a conversational interface for users to:</w:t>
      </w:r>
    </w:p>
    <w:p w14:paraId="070B2F25" w14:textId="4E037895" w:rsidR="0072435D" w:rsidRDefault="0072435D" w:rsidP="0072435D">
      <w:pPr>
        <w:pStyle w:val="ListParagraph"/>
        <w:numPr>
          <w:ilvl w:val="0"/>
          <w:numId w:val="19"/>
        </w:numPr>
      </w:pPr>
      <w:r>
        <w:t>Report issues</w:t>
      </w:r>
    </w:p>
    <w:p w14:paraId="531C4A46" w14:textId="08FE2100" w:rsidR="0072435D" w:rsidRDefault="0072435D" w:rsidP="0072435D">
      <w:pPr>
        <w:pStyle w:val="ListParagraph"/>
        <w:numPr>
          <w:ilvl w:val="0"/>
          <w:numId w:val="19"/>
        </w:numPr>
      </w:pPr>
      <w:r>
        <w:t>Request services</w:t>
      </w:r>
    </w:p>
    <w:p w14:paraId="2C124B71" w14:textId="1F6F3BC5" w:rsidR="0015353F" w:rsidRDefault="0072435D" w:rsidP="0072435D">
      <w:pPr>
        <w:pStyle w:val="ListParagraph"/>
        <w:numPr>
          <w:ilvl w:val="0"/>
          <w:numId w:val="19"/>
        </w:numPr>
      </w:pPr>
      <w:r>
        <w:t>Check status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4E5160BB" w14:textId="6BE83920" w:rsidR="0072435D" w:rsidRDefault="0072435D" w:rsidP="0072435D">
      <w:pPr>
        <w:pStyle w:val="ListParagraph"/>
        <w:numPr>
          <w:ilvl w:val="0"/>
          <w:numId w:val="23"/>
        </w:numPr>
      </w:pPr>
      <w:r>
        <w:t>Reduce friction compared to forms</w:t>
      </w:r>
    </w:p>
    <w:p w14:paraId="22F8B253" w14:textId="420A91FE" w:rsidR="0072435D" w:rsidRDefault="0072435D" w:rsidP="0072435D">
      <w:pPr>
        <w:pStyle w:val="ListParagraph"/>
        <w:numPr>
          <w:ilvl w:val="0"/>
          <w:numId w:val="23"/>
        </w:numPr>
      </w:pPr>
      <w:del w:id="100" w:author="Claude" w:date="2026-05-08T00:00:00Z">
        <w:r>
          <w:delText>Deflect simple tickets</w:delText>
        </w:r>
      </w:del>
      <w:ins w:id="101" w:author="Claude" w:date="2026-05-08T00:00:00Z">
        <w:r>
          <w:t>Deflect simple tickets — baseline measured before go-live; demo target set in Section 4</w:t>
        </w:r>
      </w:ins>
    </w:p>
    <w:p w14:paraId="01D445BF" w14:textId="63C44CC3" w:rsidR="0072435D" w:rsidRDefault="0072435D" w:rsidP="0072435D">
      <w:pPr>
        <w:pStyle w:val="ListParagraph"/>
        <w:numPr>
          <w:ilvl w:val="0"/>
          <w:numId w:val="23"/>
        </w:numPr>
      </w:pPr>
      <w:r>
        <w:t>Guide users to the right outcome</w:t>
      </w:r>
    </w:p>
    <w:p w14:paraId="13552222" w14:textId="77777777" w:rsidR="009C1176" w:rsidRDefault="009C1176" w:rsidP="009C1176"/>
    <w:p w14:paraId="2E079CCF" w14:textId="391478D4" w:rsidR="0015353F" w:rsidRDefault="00763CC1" w:rsidP="0015353F">
      <w:r>
        <w:t>In Sprint 5, the goal is simple:</w:t>
      </w:r>
    </w:p>
    <w:p w14:paraId="16948992" w14:textId="723CE5B0" w:rsidR="0072435D" w:rsidRDefault="0072435D" w:rsidP="0072435D">
      <w:pPr>
        <w:pStyle w:val="ListParagraph"/>
        <w:numPr>
          <w:ilvl w:val="0"/>
          <w:numId w:val="20"/>
        </w:numPr>
      </w:pPr>
      <w:r>
        <w:t xml:space="preserve">Handle 3–5 high-value use cases well</w:t>
      </w:r>
      <w:ins w:id="200" w:author="Claude" w:date="2026-05-08T00:00:00Z">
        <w:r>
          <w:t xml:space="preserve"> — chosen by ticket volume, not by what is technically interesting</w:t>
        </w:r>
      </w:ins>
    </w:p>
    <w:p w14:paraId="3792A116" w14:textId="522D930A" w:rsidR="0015353F" w:rsidRDefault="0072435D" w:rsidP="0072435D">
      <w:pPr>
        <w:pStyle w:val="ListParagraph"/>
        <w:numPr>
          <w:ilvl w:val="0"/>
          <w:numId w:val="20"/>
        </w:numPr>
      </w:pPr>
      <w:r>
        <w:t>Escalate cleanly when it can’t help</w:t>
      </w:r>
    </w:p>
    <w:p w14:paraId="60D39CC7" w14:textId="77777777" w:rsidR="00763CC1" w:rsidRDefault="00763CC1" w:rsidP="00763CC1"/>
    <w:p w14:paraId="1F15B327" w14:textId="00CEEE5A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73CA074" w14:textId="3AD8C340" w:rsidR="00146E97" w:rsidRDefault="00146E97" w:rsidP="00146E97">
      <w:pPr>
        <w:pStyle w:val="ListParagraph"/>
        <w:numPr>
          <w:ilvl w:val="0"/>
          <w:numId w:val="9"/>
        </w:numPr>
      </w:pPr>
      <w:r>
        <w:t>Virtual Agent enablement</w:t>
      </w:r>
    </w:p>
    <w:p w14:paraId="2BE454CA" w14:textId="7D4E2CBE" w:rsidR="00146E97" w:rsidRDefault="00146E97" w:rsidP="00146E97">
      <w:pPr>
        <w:pStyle w:val="ListParagraph"/>
        <w:numPr>
          <w:ilvl w:val="0"/>
          <w:numId w:val="9"/>
        </w:numPr>
      </w:pPr>
      <w:r>
        <w:t>Core topics (Issue, Request, Status)</w:t>
      </w:r>
    </w:p>
    <w:p w14:paraId="71958A45" w14:textId="0EED58C1" w:rsidR="00146E97" w:rsidRDefault="00146E97" w:rsidP="00146E97">
      <w:pPr>
        <w:pStyle w:val="ListParagraph"/>
        <w:numPr>
          <w:ilvl w:val="0"/>
          <w:numId w:val="9"/>
        </w:numPr>
      </w:pPr>
      <w:r>
        <w:t>Integration with Incident, Request, Knowledge</w:t>
      </w:r>
    </w:p>
    <w:p w14:paraId="10E65E73" w14:textId="405C76F8" w:rsidR="00146E97" w:rsidRDefault="00146E97" w:rsidP="00146E97">
      <w:pPr>
        <w:pStyle w:val="ListParagraph"/>
        <w:numPr>
          <w:ilvl w:val="0"/>
          <w:numId w:val="9"/>
        </w:numPr>
      </w:pPr>
      <w:r>
        <w:t>Basic conversation design</w:t>
      </w:r>
    </w:p>
    <w:p w14:paraId="44B1AAC9" w14:textId="3D8A4ABF" w:rsidR="001923D1" w:rsidRDefault="00146E97" w:rsidP="00146E97">
      <w:pPr>
        <w:pStyle w:val="ListParagraph"/>
        <w:numPr>
          <w:ilvl w:val="0"/>
          <w:numId w:val="9"/>
        </w:numPr>
      </w:pPr>
      <w:r>
        <w:t xml:space="preserve">Escalation to live agent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7B0E0042" w14:textId="5C78A82A" w:rsidR="00146E97" w:rsidRDefault="00146E97" w:rsidP="00146E97">
      <w:pPr>
        <w:pStyle w:val="ListParagraph"/>
        <w:numPr>
          <w:ilvl w:val="0"/>
          <w:numId w:val="10"/>
        </w:numPr>
      </w:pPr>
      <w:r>
        <w:t>Advanced NLP tuning</w:t>
      </w:r>
    </w:p>
    <w:p w14:paraId="632CCEBF" w14:textId="4F246B4E" w:rsidR="00146E97" w:rsidRDefault="00146E97" w:rsidP="00146E97">
      <w:pPr>
        <w:pStyle w:val="ListParagraph"/>
        <w:numPr>
          <w:ilvl w:val="0"/>
          <w:numId w:val="10"/>
        </w:numPr>
      </w:pPr>
      <w:r>
        <w:t>Complex decision trees</w:t>
      </w:r>
    </w:p>
    <w:p w14:paraId="5D22C9D9" w14:textId="74A8E2A7" w:rsidR="001923D1" w:rsidRDefault="00146E97" w:rsidP="00146E97">
      <w:pPr>
        <w:pStyle w:val="ListParagraph"/>
        <w:numPr>
          <w:ilvl w:val="0"/>
          <w:numId w:val="10"/>
        </w:numPr>
      </w:pPr>
      <w:r>
        <w:t>AI-driven personalization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1974A92" w:rsidR="001923D1" w:rsidRDefault="001923D1" w:rsidP="001923D1">
      <w:pPr>
        <w:pStyle w:val="Heading2"/>
      </w:pPr>
      <w:r>
        <w:t>3.1 Virtual Agent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46DF39BA" w14:textId="77777777" w:rsidTr="00DF5014">
        <w:trPr>
          <w:cantSplit/>
        </w:trPr>
        <w:tc>
          <w:tcPr>
            <w:tcW w:w="3596" w:type="dxa"/>
          </w:tcPr>
          <w:p w14:paraId="111A93CE" w14:textId="1701D9E3" w:rsidR="00902946" w:rsidRDefault="00902946" w:rsidP="00902946">
            <w:r>
              <w:t>Virtual Agent</w:t>
            </w:r>
          </w:p>
        </w:tc>
        <w:tc>
          <w:tcPr>
            <w:tcW w:w="3597" w:type="dxa"/>
          </w:tcPr>
          <w:p w14:paraId="43A5090C" w14:textId="3FBF426E" w:rsidR="00902946" w:rsidRDefault="00902946" w:rsidP="00902946">
            <w:r>
              <w:t>Available via plugin</w:t>
            </w:r>
          </w:p>
        </w:tc>
        <w:tc>
          <w:tcPr>
            <w:tcW w:w="3597" w:type="dxa"/>
          </w:tcPr>
          <w:p w14:paraId="2D58E894" w14:textId="4C849218" w:rsidR="00902946" w:rsidRDefault="00902946" w:rsidP="00902946">
            <w:r>
              <w:t>Must enable</w:t>
            </w:r>
          </w:p>
        </w:tc>
      </w:tr>
      <w:tr w:rsidR="00902946" w14:paraId="0F18E171" w14:textId="77777777" w:rsidTr="00DF5014">
        <w:trPr>
          <w:cantSplit/>
        </w:trPr>
        <w:tc>
          <w:tcPr>
            <w:tcW w:w="3596" w:type="dxa"/>
          </w:tcPr>
          <w:p w14:paraId="7CB664BD" w14:textId="452731C2" w:rsidR="00902946" w:rsidRDefault="00902946" w:rsidP="00902946">
            <w:r>
              <w:t>Designer</w:t>
            </w:r>
          </w:p>
        </w:tc>
        <w:tc>
          <w:tcPr>
            <w:tcW w:w="3597" w:type="dxa"/>
          </w:tcPr>
          <w:p w14:paraId="7C43B47F" w14:textId="79740AF1" w:rsidR="00902946" w:rsidRDefault="00902946" w:rsidP="00902946">
            <w:r>
              <w:t>Flow-based builder</w:t>
            </w:r>
          </w:p>
        </w:tc>
        <w:tc>
          <w:tcPr>
            <w:tcW w:w="3597" w:type="dxa"/>
          </w:tcPr>
          <w:p w14:paraId="4C70667F" w14:textId="455F8EC1" w:rsidR="00902946" w:rsidRDefault="00902946" w:rsidP="00902946">
            <w:r>
              <w:t>Low-code</w:t>
            </w:r>
          </w:p>
        </w:tc>
      </w:tr>
      <w:tr w:rsidR="00902946" w14:paraId="629A9A5D" w14:textId="77777777" w:rsidTr="00DF5014">
        <w:trPr>
          <w:cantSplit/>
        </w:trPr>
        <w:tc>
          <w:tcPr>
            <w:tcW w:w="3596" w:type="dxa"/>
          </w:tcPr>
          <w:p w14:paraId="488D7495" w14:textId="233BE885" w:rsidR="00902946" w:rsidRDefault="00902946" w:rsidP="00902946">
            <w:r>
              <w:t>Channels</w:t>
            </w:r>
          </w:p>
        </w:tc>
        <w:tc>
          <w:tcPr>
            <w:tcW w:w="3597" w:type="dxa"/>
          </w:tcPr>
          <w:p w14:paraId="75BE4B5F" w14:textId="4E30B4E5" w:rsidR="00902946" w:rsidRDefault="00902946" w:rsidP="00902946">
            <w:r>
              <w:t>Web (Employee Center)</w:t>
            </w:r>
          </w:p>
        </w:tc>
        <w:tc>
          <w:tcPr>
            <w:tcW w:w="3597" w:type="dxa"/>
          </w:tcPr>
          <w:p w14:paraId="205E7426" w14:textId="21B6ABF1" w:rsidR="00902946" w:rsidRDefault="00902946" w:rsidP="00902946">
            <w:r>
              <w:t>Extendable later</w:t>
            </w:r>
          </w:p>
        </w:tc>
      </w:tr>
    </w:tbl>
    <w:p w14:paraId="6020C357" w14:textId="77777777" w:rsidR="001923D1" w:rsidRDefault="001923D1" w:rsidP="001923D1"/>
    <w:p w14:paraId="63F2CD79" w14:textId="3BE4C431" w:rsidR="001923D1" w:rsidRDefault="001923D1" w:rsidP="001923D1">
      <w:pPr>
        <w:pStyle w:val="Heading2"/>
      </w:pPr>
      <w:r>
        <w:lastRenderedPageBreak/>
        <w:t>3.2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2B3679C0" w14:textId="77777777" w:rsidTr="00DF5014">
        <w:trPr>
          <w:cantSplit/>
        </w:trPr>
        <w:tc>
          <w:tcPr>
            <w:tcW w:w="3596" w:type="dxa"/>
          </w:tcPr>
          <w:p w14:paraId="153714AC" w14:textId="30184150" w:rsidR="00902946" w:rsidRDefault="00902946" w:rsidP="00902946">
            <w:r>
              <w:t>Sample Topics</w:t>
            </w:r>
          </w:p>
        </w:tc>
        <w:tc>
          <w:tcPr>
            <w:tcW w:w="3597" w:type="dxa"/>
          </w:tcPr>
          <w:p w14:paraId="7D20D4CF" w14:textId="4C99BB3F" w:rsidR="00902946" w:rsidRDefault="00902946" w:rsidP="00902946">
            <w:r>
              <w:t>Included</w:t>
            </w:r>
          </w:p>
        </w:tc>
        <w:tc>
          <w:tcPr>
            <w:tcW w:w="3597" w:type="dxa"/>
          </w:tcPr>
          <w:p w14:paraId="6F911098" w14:textId="692BAFCF" w:rsidR="00902946" w:rsidRDefault="00902946" w:rsidP="00902946">
            <w:r>
              <w:t>Use as reference</w:t>
            </w:r>
          </w:p>
        </w:tc>
      </w:tr>
      <w:tr w:rsidR="00902946" w14:paraId="64D18BF3" w14:textId="77777777" w:rsidTr="00DF5014">
        <w:trPr>
          <w:cantSplit/>
        </w:trPr>
        <w:tc>
          <w:tcPr>
            <w:tcW w:w="3596" w:type="dxa"/>
          </w:tcPr>
          <w:p w14:paraId="63E98F31" w14:textId="66FB7D3A" w:rsidR="00902946" w:rsidRDefault="00902946" w:rsidP="00902946">
            <w:r>
              <w:t>Custom Topics</w:t>
            </w:r>
          </w:p>
        </w:tc>
        <w:tc>
          <w:tcPr>
            <w:tcW w:w="3597" w:type="dxa"/>
          </w:tcPr>
          <w:p w14:paraId="12273FD8" w14:textId="70AFA71F" w:rsidR="00902946" w:rsidRDefault="00902946" w:rsidP="00902946">
            <w:r>
              <w:t>Supported</w:t>
            </w:r>
          </w:p>
        </w:tc>
        <w:tc>
          <w:tcPr>
            <w:tcW w:w="3597" w:type="dxa"/>
          </w:tcPr>
          <w:p w14:paraId="06C8EA4F" w14:textId="4DC2536E" w:rsidR="00902946" w:rsidRDefault="00902946" w:rsidP="00902946">
            <w:r>
              <w:t>Primary method</w:t>
            </w:r>
          </w:p>
        </w:tc>
      </w:tr>
      <w:tr w:rsidR="00902946" w14:paraId="7F0B5453" w14:textId="77777777" w:rsidTr="00DF5014">
        <w:trPr>
          <w:cantSplit/>
        </w:trPr>
        <w:tc>
          <w:tcPr>
            <w:tcW w:w="3596" w:type="dxa"/>
          </w:tcPr>
          <w:p w14:paraId="55F2CC68" w14:textId="40294335" w:rsidR="00902946" w:rsidRDefault="00902946" w:rsidP="00902946">
            <w:r>
              <w:t>Reusable Components</w:t>
            </w:r>
          </w:p>
        </w:tc>
        <w:tc>
          <w:tcPr>
            <w:tcW w:w="3597" w:type="dxa"/>
          </w:tcPr>
          <w:p w14:paraId="5E989788" w14:textId="5AAE2F20" w:rsidR="00902946" w:rsidRDefault="00902946" w:rsidP="00902946">
            <w:r>
              <w:t>Available</w:t>
            </w:r>
          </w:p>
        </w:tc>
        <w:tc>
          <w:tcPr>
            <w:tcW w:w="3597" w:type="dxa"/>
          </w:tcPr>
          <w:p w14:paraId="1EFA2FE0" w14:textId="6AEEA53D" w:rsidR="00902946" w:rsidRDefault="00902946" w:rsidP="00902946">
            <w:r>
              <w:t>Optional</w:t>
            </w:r>
          </w:p>
        </w:tc>
      </w:tr>
    </w:tbl>
    <w:p w14:paraId="04510841" w14:textId="220BDE77" w:rsidR="001923D1" w:rsidRDefault="001923D1" w:rsidP="001923D1">
      <w:pPr>
        <w:pStyle w:val="Heading2"/>
      </w:pPr>
      <w:r>
        <w:t>3.3 Natural Language Understanding (NLU)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2946" w14:paraId="73BE540D" w14:textId="77777777" w:rsidTr="00DF5014">
        <w:trPr>
          <w:cantSplit/>
        </w:trPr>
        <w:tc>
          <w:tcPr>
            <w:tcW w:w="3596" w:type="dxa"/>
          </w:tcPr>
          <w:p w14:paraId="2423E30D" w14:textId="7DE36F92" w:rsidR="00902946" w:rsidRDefault="00902946" w:rsidP="00902946">
            <w:r>
              <w:t>Intents</w:t>
            </w:r>
          </w:p>
        </w:tc>
        <w:tc>
          <w:tcPr>
            <w:tcW w:w="3597" w:type="dxa"/>
          </w:tcPr>
          <w:p w14:paraId="0FCA30FC" w14:textId="342611DC" w:rsidR="00902946" w:rsidRDefault="00902946" w:rsidP="00902946">
            <w:r>
              <w:t>Basic setup</w:t>
            </w:r>
          </w:p>
        </w:tc>
        <w:tc>
          <w:tcPr>
            <w:tcW w:w="3597" w:type="dxa"/>
          </w:tcPr>
          <w:p w14:paraId="5AC5DD0E" w14:textId="02007F21" w:rsidR="00902946" w:rsidRDefault="00902946" w:rsidP="00902946">
            <w:r>
              <w:t>Needs training</w:t>
            </w:r>
          </w:p>
        </w:tc>
      </w:tr>
      <w:tr w:rsidR="00902946" w14:paraId="2B2E7B01" w14:textId="77777777" w:rsidTr="00DF5014">
        <w:trPr>
          <w:cantSplit/>
        </w:trPr>
        <w:tc>
          <w:tcPr>
            <w:tcW w:w="3596" w:type="dxa"/>
          </w:tcPr>
          <w:p w14:paraId="67AB5B20" w14:textId="40E72680" w:rsidR="00902946" w:rsidRDefault="00902946" w:rsidP="00902946">
            <w:r>
              <w:t>Utterances</w:t>
            </w:r>
          </w:p>
        </w:tc>
        <w:tc>
          <w:tcPr>
            <w:tcW w:w="3597" w:type="dxa"/>
          </w:tcPr>
          <w:p w14:paraId="33D3C3C0" w14:textId="2B32F367" w:rsidR="00902946" w:rsidRDefault="00902946" w:rsidP="00902946">
            <w:r>
              <w:t>Limited</w:t>
            </w:r>
          </w:p>
        </w:tc>
        <w:tc>
          <w:tcPr>
            <w:tcW w:w="3597" w:type="dxa"/>
          </w:tcPr>
          <w:p w14:paraId="5E097085" w14:textId="7ACF1A56" w:rsidR="00902946" w:rsidRDefault="00902946" w:rsidP="00902946">
            <w:r>
              <w:t>Expand over time</w:t>
            </w:r>
          </w:p>
        </w:tc>
      </w:tr>
      <w:tr w:rsidR="00902946" w14:paraId="687C7760" w14:textId="77777777" w:rsidTr="00DF5014">
        <w:trPr>
          <w:cantSplit/>
        </w:trPr>
        <w:tc>
          <w:tcPr>
            <w:tcW w:w="3596" w:type="dxa"/>
          </w:tcPr>
          <w:p w14:paraId="3131A34A" w14:textId="05077C87" w:rsidR="00902946" w:rsidRDefault="00902946" w:rsidP="00902946">
            <w:r>
              <w:t>Accuracy</w:t>
            </w:r>
          </w:p>
        </w:tc>
        <w:tc>
          <w:tcPr>
            <w:tcW w:w="3597" w:type="dxa"/>
          </w:tcPr>
          <w:p w14:paraId="58522420" w14:textId="53FD72D6" w:rsidR="00902946" w:rsidRDefault="00902946" w:rsidP="00902946">
            <w:r>
              <w:t>Moderate</w:t>
            </w:r>
          </w:p>
        </w:tc>
        <w:tc>
          <w:tcPr>
            <w:tcW w:w="3597" w:type="dxa"/>
          </w:tcPr>
          <w:p w14:paraId="6240BC16" w14:textId="441174B2" w:rsidR="00902946" w:rsidRDefault="00902946" w:rsidP="00902946">
            <w:r>
              <w:t>Improves with usage</w:t>
            </w:r>
          </w:p>
        </w:tc>
      </w:tr>
    </w:tbl>
    <w:p w14:paraId="09FC807C" w14:textId="77777777" w:rsidR="001923D1" w:rsidRDefault="001923D1" w:rsidP="001923D1"/>
    <w:p w14:paraId="36D9CA06" w14:textId="1674BA78" w:rsidR="001923D1" w:rsidRDefault="001923D1" w:rsidP="001923D1">
      <w:pPr>
        <w:pStyle w:val="Heading2"/>
      </w:pPr>
      <w:r>
        <w:t>3.4 Integrations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297B86F" w14:textId="77777777" w:rsidTr="00DF5014">
        <w:trPr>
          <w:cantSplit/>
        </w:trPr>
        <w:tc>
          <w:tcPr>
            <w:tcW w:w="3596" w:type="dxa"/>
          </w:tcPr>
          <w:p w14:paraId="0D4E3B31" w14:textId="75CF14B1" w:rsidR="003D0FEE" w:rsidRDefault="003D0FEE" w:rsidP="003D0FEE">
            <w:r>
              <w:t>Incident Creation</w:t>
            </w:r>
          </w:p>
        </w:tc>
        <w:tc>
          <w:tcPr>
            <w:tcW w:w="3597" w:type="dxa"/>
          </w:tcPr>
          <w:p w14:paraId="0D418093" w14:textId="23BA889D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24EE3C9A" w14:textId="14BC6203" w:rsidR="003D0FEE" w:rsidRDefault="003D0FEE" w:rsidP="003D0FEE">
            <w:r>
              <w:t>Core use case</w:t>
            </w:r>
          </w:p>
        </w:tc>
      </w:tr>
      <w:tr w:rsidR="003D0FEE" w14:paraId="28469607" w14:textId="77777777" w:rsidTr="00DF5014">
        <w:trPr>
          <w:cantSplit/>
        </w:trPr>
        <w:tc>
          <w:tcPr>
            <w:tcW w:w="3596" w:type="dxa"/>
          </w:tcPr>
          <w:p w14:paraId="718B6804" w14:textId="608201CC" w:rsidR="003D0FEE" w:rsidRDefault="003D0FEE" w:rsidP="003D0FEE">
            <w:r>
              <w:t>Request Submission</w:t>
            </w:r>
          </w:p>
        </w:tc>
        <w:tc>
          <w:tcPr>
            <w:tcW w:w="3597" w:type="dxa"/>
          </w:tcPr>
          <w:p w14:paraId="0C225EA9" w14:textId="6F605924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1D9640F4" w14:textId="23DD9369" w:rsidR="003D0FEE" w:rsidRDefault="003D0FEE" w:rsidP="003D0FEE">
            <w:r>
              <w:t>Via catalog</w:t>
            </w:r>
          </w:p>
        </w:tc>
      </w:tr>
      <w:tr w:rsidR="003D0FEE" w14:paraId="73F74E61" w14:textId="77777777" w:rsidTr="00DF5014">
        <w:trPr>
          <w:cantSplit/>
        </w:trPr>
        <w:tc>
          <w:tcPr>
            <w:tcW w:w="3596" w:type="dxa"/>
          </w:tcPr>
          <w:p w14:paraId="36F645AA" w14:textId="1A4CAE19" w:rsidR="003D0FEE" w:rsidRDefault="003D0FEE" w:rsidP="003D0FEE">
            <w:r>
              <w:t>Knowledge Search</w:t>
            </w:r>
          </w:p>
        </w:tc>
        <w:tc>
          <w:tcPr>
            <w:tcW w:w="3597" w:type="dxa"/>
          </w:tcPr>
          <w:p w14:paraId="20DB4A4D" w14:textId="77365629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17BE20A6" w14:textId="26B689C5" w:rsidR="003D0FEE" w:rsidRDefault="003D0FEE" w:rsidP="003D0FEE">
            <w:r>
              <w:t>Key for deflection</w:t>
            </w:r>
          </w:p>
        </w:tc>
      </w:tr>
    </w:tbl>
    <w:p w14:paraId="7186C36A" w14:textId="77777777" w:rsidR="001923D1" w:rsidRDefault="001923D1" w:rsidP="001923D1"/>
    <w:p w14:paraId="5A03B42A" w14:textId="7F57F38B" w:rsidR="001923D1" w:rsidRDefault="001923D1" w:rsidP="001923D1">
      <w:pPr>
        <w:pStyle w:val="Heading2"/>
      </w:pPr>
      <w:r>
        <w:t>3.5 Escalation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10331703" w14:textId="77777777" w:rsidTr="00DF5014">
        <w:trPr>
          <w:cantSplit/>
        </w:trPr>
        <w:tc>
          <w:tcPr>
            <w:tcW w:w="3596" w:type="dxa"/>
          </w:tcPr>
          <w:p w14:paraId="77F8EAA8" w14:textId="7749DFC9" w:rsidR="003D0FEE" w:rsidRDefault="003D0FEE" w:rsidP="003D0FEE">
            <w:r>
              <w:t>Live Agent Handoff</w:t>
            </w:r>
          </w:p>
        </w:tc>
        <w:tc>
          <w:tcPr>
            <w:tcW w:w="3597" w:type="dxa"/>
          </w:tcPr>
          <w:p w14:paraId="234F2C63" w14:textId="70A13D0B" w:rsidR="003D0FEE" w:rsidRDefault="003D0FEE" w:rsidP="003D0FEE">
            <w:r>
              <w:t>Supported</w:t>
            </w:r>
          </w:p>
        </w:tc>
        <w:tc>
          <w:tcPr>
            <w:tcW w:w="3597" w:type="dxa"/>
          </w:tcPr>
          <w:p w14:paraId="2F66A776" w14:textId="184AC23D" w:rsidR="003D0FEE" w:rsidRDefault="003D0FEE" w:rsidP="003D0FEE">
            <w:r>
              <w:t>Must configure</w:t>
            </w:r>
          </w:p>
        </w:tc>
      </w:tr>
      <w:tr w:rsidR="003D0FEE" w14:paraId="526D2237" w14:textId="77777777" w:rsidTr="00DF5014">
        <w:trPr>
          <w:cantSplit/>
        </w:trPr>
        <w:tc>
          <w:tcPr>
            <w:tcW w:w="3596" w:type="dxa"/>
          </w:tcPr>
          <w:p w14:paraId="130689F6" w14:textId="347A0E67" w:rsidR="003D0FEE" w:rsidRDefault="003D0FEE" w:rsidP="003D0FEE">
            <w:r>
              <w:t>Fallback Responses</w:t>
            </w:r>
          </w:p>
        </w:tc>
        <w:tc>
          <w:tcPr>
            <w:tcW w:w="3597" w:type="dxa"/>
          </w:tcPr>
          <w:p w14:paraId="7CE75ADC" w14:textId="66789A03" w:rsidR="003D0FEE" w:rsidRDefault="003D0FEE" w:rsidP="003D0FEE">
            <w:r>
              <w:t>Basic</w:t>
            </w:r>
          </w:p>
        </w:tc>
        <w:tc>
          <w:tcPr>
            <w:tcW w:w="3597" w:type="dxa"/>
          </w:tcPr>
          <w:p w14:paraId="5295A87A" w14:textId="50BAD393" w:rsidR="003D0FEE" w:rsidRDefault="003D0FEE" w:rsidP="003D0FEE">
            <w:r>
              <w:t>Customize</w:t>
            </w:r>
          </w:p>
        </w:tc>
      </w:tr>
      <w:tr w:rsidR="003D0FEE" w14:paraId="4A710C0E" w14:textId="77777777" w:rsidTr="00DF5014">
        <w:trPr>
          <w:cantSplit/>
        </w:trPr>
        <w:tc>
          <w:tcPr>
            <w:tcW w:w="3596" w:type="dxa"/>
          </w:tcPr>
          <w:p w14:paraId="3FC68646" w14:textId="63702F3E" w:rsidR="003D0FEE" w:rsidRDefault="003D0FEE" w:rsidP="003D0FEE">
            <w:r>
              <w:t>Timeout Handling</w:t>
            </w:r>
          </w:p>
        </w:tc>
        <w:tc>
          <w:tcPr>
            <w:tcW w:w="3597" w:type="dxa"/>
          </w:tcPr>
          <w:p w14:paraId="3E1A13A8" w14:textId="35A415A9" w:rsidR="003D0FEE" w:rsidRDefault="003D0FEE" w:rsidP="003D0FEE">
            <w:r>
              <w:t>Default</w:t>
            </w:r>
          </w:p>
        </w:tc>
        <w:tc>
          <w:tcPr>
            <w:tcW w:w="3597" w:type="dxa"/>
          </w:tcPr>
          <w:p w14:paraId="0970E0E9" w14:textId="0D98F540" w:rsidR="003D0FEE" w:rsidRDefault="003D0FEE" w:rsidP="003D0FEE">
            <w:r>
              <w:t>Adjustable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96E0DFB" w:rsidR="001923D1" w:rsidRDefault="001923D1" w:rsidP="001923D1">
      <w:pPr>
        <w:pStyle w:val="Heading2"/>
      </w:pPr>
      <w:r>
        <w:t>4.1 Use Case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1FB56DD" w14:textId="77777777" w:rsidTr="00DF5014">
        <w:trPr>
          <w:cantSplit/>
        </w:trPr>
        <w:tc>
          <w:tcPr>
            <w:tcW w:w="2158" w:type="dxa"/>
          </w:tcPr>
          <w:p w14:paraId="76A8B147" w14:textId="441D377C" w:rsidR="003D0FEE" w:rsidRDefault="003D0FEE" w:rsidP="003D0FEE">
            <w:r>
              <w:t>Number of Topics</w:t>
            </w:r>
          </w:p>
        </w:tc>
        <w:tc>
          <w:tcPr>
            <w:tcW w:w="2158" w:type="dxa"/>
          </w:tcPr>
          <w:p w14:paraId="40A5F5DE" w14:textId="35E91618" w:rsidR="003D0FEE" w:rsidRDefault="003D0FEE" w:rsidP="003D0FEE">
            <w:r>
              <w:t>Unlimited</w:t>
            </w:r>
          </w:p>
        </w:tc>
        <w:tc>
          <w:tcPr>
            <w:tcW w:w="2158" w:type="dxa"/>
          </w:tcPr>
          <w:p w14:paraId="39D60FE7" w14:textId="77777777" w:rsidR="003D0FEE" w:rsidRDefault="003D0FEE" w:rsidP="003D0FEE"/>
        </w:tc>
        <w:tc>
          <w:tcPr>
            <w:tcW w:w="2158" w:type="dxa"/>
          </w:tcPr>
          <w:p w14:paraId="642CEAFB" w14:textId="77777777" w:rsidR="003D0FEE" w:rsidRDefault="003D0FEE" w:rsidP="003D0FEE"/>
        </w:tc>
        <w:tc>
          <w:tcPr>
            <w:tcW w:w="2158" w:type="dxa"/>
          </w:tcPr>
          <w:p w14:paraId="2A3F85C3" w14:textId="77777777" w:rsidR="003D0FEE" w:rsidRDefault="003D0FEE" w:rsidP="003D0FEE"/>
        </w:tc>
      </w:tr>
      <w:tr w:rsidR="003D0FEE" w14:paraId="7757C668" w14:textId="77777777" w:rsidTr="00DF5014">
        <w:trPr>
          <w:cantSplit/>
        </w:trPr>
        <w:tc>
          <w:tcPr>
            <w:tcW w:w="2158" w:type="dxa"/>
          </w:tcPr>
          <w:p w14:paraId="02405200" w14:textId="331FDCF1" w:rsidR="003D0FEE" w:rsidRDefault="003D0FEE" w:rsidP="003D0FEE">
            <w:r>
              <w:t>Initial Scope</w:t>
            </w:r>
          </w:p>
        </w:tc>
        <w:tc>
          <w:tcPr>
            <w:tcW w:w="2158" w:type="dxa"/>
          </w:tcPr>
          <w:p w14:paraId="78968B2F" w14:textId="0E4CE183" w:rsidR="003D0FEE" w:rsidRDefault="003D0FEE" w:rsidP="003D0FEE">
            <w:r>
              <w:t>Not defined</w:t>
            </w:r>
          </w:p>
        </w:tc>
        <w:tc>
          <w:tcPr>
            <w:tcW w:w="2158" w:type="dxa"/>
          </w:tcPr>
          <w:p w14:paraId="42668B54" w14:textId="77777777" w:rsidR="003D0FEE" w:rsidRDefault="003D0FEE" w:rsidP="003D0FEE"/>
        </w:tc>
        <w:tc>
          <w:tcPr>
            <w:tcW w:w="2158" w:type="dxa"/>
          </w:tcPr>
          <w:p w14:paraId="72FBECA8" w14:textId="77777777" w:rsidR="003D0FEE" w:rsidRDefault="003D0FEE" w:rsidP="003D0FEE"/>
        </w:tc>
        <w:tc>
          <w:tcPr>
            <w:tcW w:w="2158" w:type="dxa"/>
          </w:tcPr>
          <w:p w14:paraId="45B2CC63" w14:textId="77777777" w:rsidR="003D0FEE" w:rsidRDefault="003D0FEE" w:rsidP="003D0FEE"/>
        </w:tc>
      </w:tr>
      <w:tr w:rsidR="003D0FEE" w14:paraId="14048CF2" w14:textId="77777777" w:rsidTr="00DF5014">
        <w:trPr>
          <w:cantSplit/>
        </w:trPr>
        <w:tc>
          <w:tcPr>
            <w:tcW w:w="2158" w:type="dxa"/>
          </w:tcPr>
          <w:p w14:paraId="7D6378D1" w14:textId="1E674208" w:rsidR="003D0FEE" w:rsidRDefault="003D0FEE" w:rsidP="003D0FEE">
            <w:r>
              <w:t>Supported Actions</w:t>
            </w:r>
          </w:p>
        </w:tc>
        <w:tc>
          <w:tcPr>
            <w:tcW w:w="2158" w:type="dxa"/>
          </w:tcPr>
          <w:p w14:paraId="6C1EDFA3" w14:textId="58FBF70E" w:rsidR="003D0FEE" w:rsidRDefault="003D0FEE" w:rsidP="003D0FEE">
            <w:r>
              <w:t>Flexible</w:t>
            </w:r>
          </w:p>
        </w:tc>
        <w:tc>
          <w:tcPr>
            <w:tcW w:w="2158" w:type="dxa"/>
          </w:tcPr>
          <w:p w14:paraId="777657D6" w14:textId="77777777" w:rsidR="003D0FEE" w:rsidRDefault="003D0FEE" w:rsidP="003D0FEE"/>
        </w:tc>
        <w:tc>
          <w:tcPr>
            <w:tcW w:w="2158" w:type="dxa"/>
          </w:tcPr>
          <w:p w14:paraId="1214B50A" w14:textId="77777777" w:rsidR="003D0FEE" w:rsidRDefault="003D0FEE" w:rsidP="003D0FEE"/>
        </w:tc>
        <w:tc>
          <w:tcPr>
            <w:tcW w:w="2158" w:type="dxa"/>
          </w:tcPr>
          <w:p w14:paraId="3F7203B2" w14:textId="77777777" w:rsidR="003D0FEE" w:rsidRDefault="003D0FEE" w:rsidP="003D0FEE"/>
        </w:tc>
      </w:tr>
    </w:tbl>
    <w:p w14:paraId="0D9FEC1F" w14:textId="77777777" w:rsidR="001923D1" w:rsidRDefault="001923D1" w:rsidP="001923D1"/>
    <w:p w14:paraId="54281B49" w14:textId="1BFB19DB" w:rsidR="006E4639" w:rsidRDefault="003D0FEE" w:rsidP="001923D1">
      <w:r>
        <w:t>MVP Rule: 3–5 topics max</w:t>
      </w:r>
    </w:p>
    <w:p w14:paraId="4B320A52" w14:textId="5B33BB53" w:rsidR="001923D1" w:rsidRDefault="001923D1" w:rsidP="001923D1">
      <w:pPr>
        <w:pStyle w:val="Heading2"/>
      </w:pPr>
      <w:r>
        <w:t>4.2 Core Topics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6FC4F22F" w14:textId="77777777" w:rsidTr="00DF5014">
        <w:trPr>
          <w:cantSplit/>
        </w:trPr>
        <w:tc>
          <w:tcPr>
            <w:tcW w:w="2158" w:type="dxa"/>
          </w:tcPr>
          <w:p w14:paraId="5B6F4F99" w14:textId="3327403F" w:rsidR="003D0FEE" w:rsidRDefault="003D0FEE" w:rsidP="003D0FEE">
            <w:r>
              <w:t>Report an Issue</w:t>
            </w:r>
          </w:p>
        </w:tc>
        <w:tc>
          <w:tcPr>
            <w:tcW w:w="2158" w:type="dxa"/>
          </w:tcPr>
          <w:p w14:paraId="584D8163" w14:textId="20D3E6D8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3069A6E1" w14:textId="77777777" w:rsidR="003D0FEE" w:rsidRDefault="003D0FEE" w:rsidP="003D0FEE"/>
        </w:tc>
        <w:tc>
          <w:tcPr>
            <w:tcW w:w="2158" w:type="dxa"/>
          </w:tcPr>
          <w:p w14:paraId="6033DF80" w14:textId="77777777" w:rsidR="003D0FEE" w:rsidRDefault="003D0FEE" w:rsidP="003D0FEE"/>
        </w:tc>
        <w:tc>
          <w:tcPr>
            <w:tcW w:w="2158" w:type="dxa"/>
          </w:tcPr>
          <w:p w14:paraId="41122291" w14:textId="77777777" w:rsidR="003D0FEE" w:rsidRDefault="003D0FEE" w:rsidP="003D0FEE"/>
        </w:tc>
      </w:tr>
      <w:tr w:rsidR="003D0FEE" w14:paraId="4B538247" w14:textId="77777777" w:rsidTr="00DF5014">
        <w:trPr>
          <w:cantSplit/>
        </w:trPr>
        <w:tc>
          <w:tcPr>
            <w:tcW w:w="2158" w:type="dxa"/>
          </w:tcPr>
          <w:p w14:paraId="718BE949" w14:textId="01264055" w:rsidR="003D0FEE" w:rsidRDefault="003D0FEE" w:rsidP="003D0FEE">
            <w:r>
              <w:t>Request Something</w:t>
            </w:r>
          </w:p>
        </w:tc>
        <w:tc>
          <w:tcPr>
            <w:tcW w:w="2158" w:type="dxa"/>
          </w:tcPr>
          <w:p w14:paraId="1F818B3C" w14:textId="1FC19367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47C73E0F" w14:textId="77777777" w:rsidR="003D0FEE" w:rsidRDefault="003D0FEE" w:rsidP="003D0FEE"/>
        </w:tc>
        <w:tc>
          <w:tcPr>
            <w:tcW w:w="2158" w:type="dxa"/>
          </w:tcPr>
          <w:p w14:paraId="41A4A74E" w14:textId="77777777" w:rsidR="003D0FEE" w:rsidRDefault="003D0FEE" w:rsidP="003D0FEE"/>
        </w:tc>
        <w:tc>
          <w:tcPr>
            <w:tcW w:w="2158" w:type="dxa"/>
          </w:tcPr>
          <w:p w14:paraId="64B33DB7" w14:textId="77777777" w:rsidR="003D0FEE" w:rsidRDefault="003D0FEE" w:rsidP="003D0FEE"/>
        </w:tc>
      </w:tr>
      <w:tr w:rsidR="003D0FEE" w14:paraId="2F5E5A6D" w14:textId="77777777" w:rsidTr="00DF5014">
        <w:trPr>
          <w:cantSplit/>
        </w:trPr>
        <w:tc>
          <w:tcPr>
            <w:tcW w:w="2158" w:type="dxa"/>
          </w:tcPr>
          <w:p w14:paraId="4A001EB4" w14:textId="2C19FCB3" w:rsidR="003D0FEE" w:rsidRDefault="003D0FEE" w:rsidP="003D0FEE">
            <w:r>
              <w:t>Check Status</w:t>
            </w:r>
          </w:p>
        </w:tc>
        <w:tc>
          <w:tcPr>
            <w:tcW w:w="2158" w:type="dxa"/>
          </w:tcPr>
          <w:p w14:paraId="01A6AE98" w14:textId="2BC9B9E8" w:rsidR="003D0FEE" w:rsidRDefault="003D0FEE" w:rsidP="003D0FEE">
            <w:r>
              <w:t>Not built</w:t>
            </w:r>
          </w:p>
        </w:tc>
        <w:tc>
          <w:tcPr>
            <w:tcW w:w="2158" w:type="dxa"/>
          </w:tcPr>
          <w:p w14:paraId="7284B078" w14:textId="77777777" w:rsidR="003D0FEE" w:rsidRDefault="003D0FEE" w:rsidP="003D0FEE"/>
        </w:tc>
        <w:tc>
          <w:tcPr>
            <w:tcW w:w="2158" w:type="dxa"/>
          </w:tcPr>
          <w:p w14:paraId="6772CEB9" w14:textId="77777777" w:rsidR="003D0FEE" w:rsidRDefault="003D0FEE" w:rsidP="003D0FEE"/>
        </w:tc>
        <w:tc>
          <w:tcPr>
            <w:tcW w:w="2158" w:type="dxa"/>
          </w:tcPr>
          <w:p w14:paraId="3A718093" w14:textId="77777777" w:rsidR="003D0FEE" w:rsidRDefault="003D0FEE" w:rsidP="003D0FEE"/>
        </w:tc>
      </w:tr>
    </w:tbl>
    <w:p w14:paraId="40A08E24" w14:textId="77777777" w:rsidR="001923D1" w:rsidRDefault="001923D1" w:rsidP="001923D1"/>
    <w:p w14:paraId="6A79DE0E" w14:textId="5C0C61ED" w:rsidR="001923D1" w:rsidRDefault="001923D1" w:rsidP="001923D1">
      <w:pPr>
        <w:pStyle w:val="Heading2"/>
      </w:pPr>
      <w:r>
        <w:t>4.3 Conversation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7652037A" w14:textId="77777777" w:rsidTr="006C53D3">
        <w:trPr>
          <w:cantSplit/>
        </w:trPr>
        <w:tc>
          <w:tcPr>
            <w:tcW w:w="2158" w:type="dxa"/>
          </w:tcPr>
          <w:p w14:paraId="0C9B924E" w14:textId="22FF00DB" w:rsidR="003D0FEE" w:rsidRDefault="003D0FEE" w:rsidP="003D0FEE">
            <w:r>
              <w:t>Question Style</w:t>
            </w:r>
          </w:p>
        </w:tc>
        <w:tc>
          <w:tcPr>
            <w:tcW w:w="2337" w:type="dxa"/>
          </w:tcPr>
          <w:p w14:paraId="4748778D" w14:textId="7C8BF968" w:rsidR="003D0FEE" w:rsidRDefault="003D0FEE" w:rsidP="003D0FEE">
            <w:r>
              <w:t>Generic</w:t>
            </w:r>
          </w:p>
        </w:tc>
        <w:tc>
          <w:tcPr>
            <w:tcW w:w="1979" w:type="dxa"/>
          </w:tcPr>
          <w:p w14:paraId="421F456C" w14:textId="77777777" w:rsidR="003D0FEE" w:rsidRDefault="003D0FEE" w:rsidP="003D0FEE"/>
        </w:tc>
        <w:tc>
          <w:tcPr>
            <w:tcW w:w="2158" w:type="dxa"/>
          </w:tcPr>
          <w:p w14:paraId="44B71AF9" w14:textId="77777777" w:rsidR="003D0FEE" w:rsidRDefault="003D0FEE" w:rsidP="003D0FEE"/>
        </w:tc>
        <w:tc>
          <w:tcPr>
            <w:tcW w:w="2158" w:type="dxa"/>
          </w:tcPr>
          <w:p w14:paraId="3F929B06" w14:textId="77777777" w:rsidR="003D0FEE" w:rsidRDefault="003D0FEE" w:rsidP="003D0FEE"/>
        </w:tc>
      </w:tr>
      <w:tr w:rsidR="003D0FEE" w14:paraId="2527F7F3" w14:textId="77777777" w:rsidTr="006C53D3">
        <w:trPr>
          <w:cantSplit/>
        </w:trPr>
        <w:tc>
          <w:tcPr>
            <w:tcW w:w="2158" w:type="dxa"/>
          </w:tcPr>
          <w:p w14:paraId="435C5868" w14:textId="1C3182EB" w:rsidR="003D0FEE" w:rsidRDefault="003D0FEE" w:rsidP="003D0FEE">
            <w:r>
              <w:t>Number of Steps</w:t>
            </w:r>
          </w:p>
        </w:tc>
        <w:tc>
          <w:tcPr>
            <w:tcW w:w="2337" w:type="dxa"/>
          </w:tcPr>
          <w:p w14:paraId="48B855A3" w14:textId="46DF825B" w:rsidR="003D0FEE" w:rsidRDefault="003D0FEE" w:rsidP="003D0FEE">
            <w:r>
              <w:t>Not defined</w:t>
            </w:r>
          </w:p>
        </w:tc>
        <w:tc>
          <w:tcPr>
            <w:tcW w:w="1979" w:type="dxa"/>
          </w:tcPr>
          <w:p w14:paraId="62BA2F78" w14:textId="77777777" w:rsidR="003D0FEE" w:rsidRDefault="003D0FEE" w:rsidP="003D0FEE"/>
        </w:tc>
        <w:tc>
          <w:tcPr>
            <w:tcW w:w="2158" w:type="dxa"/>
          </w:tcPr>
          <w:p w14:paraId="1BBC05F5" w14:textId="77777777" w:rsidR="003D0FEE" w:rsidRDefault="003D0FEE" w:rsidP="003D0FEE"/>
        </w:tc>
        <w:tc>
          <w:tcPr>
            <w:tcW w:w="2158" w:type="dxa"/>
          </w:tcPr>
          <w:p w14:paraId="173D490B" w14:textId="77777777" w:rsidR="003D0FEE" w:rsidRDefault="003D0FEE" w:rsidP="003D0FEE"/>
        </w:tc>
      </w:tr>
      <w:tr w:rsidR="003D0FEE" w14:paraId="29E64694" w14:textId="77777777" w:rsidTr="006C53D3">
        <w:trPr>
          <w:cantSplit/>
        </w:trPr>
        <w:tc>
          <w:tcPr>
            <w:tcW w:w="2158" w:type="dxa"/>
          </w:tcPr>
          <w:p w14:paraId="095FEDA9" w14:textId="09F2389E" w:rsidR="003D0FEE" w:rsidRDefault="003D0FEE" w:rsidP="003D0FEE">
            <w:r>
              <w:t>Input Types</w:t>
            </w:r>
          </w:p>
        </w:tc>
        <w:tc>
          <w:tcPr>
            <w:tcW w:w="2337" w:type="dxa"/>
          </w:tcPr>
          <w:p w14:paraId="402D31B4" w14:textId="474DE501" w:rsidR="003D0FEE" w:rsidRDefault="003D0FEE" w:rsidP="003D0FEE">
            <w:r>
              <w:t>Flexible</w:t>
            </w:r>
          </w:p>
        </w:tc>
        <w:tc>
          <w:tcPr>
            <w:tcW w:w="1979" w:type="dxa"/>
          </w:tcPr>
          <w:p w14:paraId="20D8A0E8" w14:textId="77777777" w:rsidR="003D0FEE" w:rsidRDefault="003D0FEE" w:rsidP="003D0FEE"/>
        </w:tc>
        <w:tc>
          <w:tcPr>
            <w:tcW w:w="2158" w:type="dxa"/>
          </w:tcPr>
          <w:p w14:paraId="31A1A7F1" w14:textId="77777777" w:rsidR="003D0FEE" w:rsidRDefault="003D0FEE" w:rsidP="003D0FEE"/>
        </w:tc>
        <w:tc>
          <w:tcPr>
            <w:tcW w:w="2158" w:type="dxa"/>
          </w:tcPr>
          <w:p w14:paraId="21B4A337" w14:textId="77777777" w:rsidR="003D0FEE" w:rsidRDefault="003D0FEE" w:rsidP="003D0FEE"/>
        </w:tc>
      </w:tr>
    </w:tbl>
    <w:p w14:paraId="022E6E31" w14:textId="77777777" w:rsidR="001923D1" w:rsidRDefault="001923D1" w:rsidP="001923D1"/>
    <w:p w14:paraId="3785B85D" w14:textId="412C4A0B" w:rsidR="003D0FEE" w:rsidRDefault="003D0FEE" w:rsidP="001923D1">
      <w:r>
        <w:t>Keep conversations under 5 steps whenever possible</w:t>
      </w:r>
    </w:p>
    <w:p w14:paraId="4A45F9C9" w14:textId="1116F73B" w:rsidR="001923D1" w:rsidRDefault="001923D1" w:rsidP="001923D1">
      <w:pPr>
        <w:pStyle w:val="Heading2"/>
      </w:pPr>
      <w:r>
        <w:t>4.4 Escalation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409176CD" w14:textId="77777777" w:rsidTr="00DF5014">
        <w:trPr>
          <w:cantSplit/>
        </w:trPr>
        <w:tc>
          <w:tcPr>
            <w:tcW w:w="2158" w:type="dxa"/>
          </w:tcPr>
          <w:p w14:paraId="0F15E133" w14:textId="05F1E24C" w:rsidR="003D0FEE" w:rsidRDefault="003D0FEE" w:rsidP="003D0FEE">
            <w:r>
              <w:t>Escalation Trigger</w:t>
            </w:r>
          </w:p>
        </w:tc>
        <w:tc>
          <w:tcPr>
            <w:tcW w:w="2158" w:type="dxa"/>
          </w:tcPr>
          <w:p w14:paraId="556D25B6" w14:textId="6523F1F6" w:rsidR="003D0FEE" w:rsidRDefault="003D0FEE" w:rsidP="003D0FEE">
            <w:r>
              <w:t>Manual</w:t>
            </w:r>
          </w:p>
        </w:tc>
        <w:tc>
          <w:tcPr>
            <w:tcW w:w="2158" w:type="dxa"/>
          </w:tcPr>
          <w:p w14:paraId="574C9C32" w14:textId="77777777" w:rsidR="003D0FEE" w:rsidRDefault="003D0FEE" w:rsidP="003D0FEE"/>
        </w:tc>
        <w:tc>
          <w:tcPr>
            <w:tcW w:w="2158" w:type="dxa"/>
          </w:tcPr>
          <w:p w14:paraId="31110547" w14:textId="77777777" w:rsidR="003D0FEE" w:rsidRDefault="003D0FEE" w:rsidP="003D0FEE"/>
        </w:tc>
        <w:tc>
          <w:tcPr>
            <w:tcW w:w="2158" w:type="dxa"/>
          </w:tcPr>
          <w:p w14:paraId="750449D5" w14:textId="77777777" w:rsidR="003D0FEE" w:rsidRDefault="003D0FEE" w:rsidP="003D0FEE"/>
        </w:tc>
      </w:tr>
      <w:tr w:rsidR="003D0FEE" w14:paraId="576FE96E" w14:textId="77777777" w:rsidTr="00DF5014">
        <w:trPr>
          <w:cantSplit/>
        </w:trPr>
        <w:tc>
          <w:tcPr>
            <w:tcW w:w="2158" w:type="dxa"/>
          </w:tcPr>
          <w:p w14:paraId="27876B38" w14:textId="212837C3" w:rsidR="003D0FEE" w:rsidRDefault="003D0FEE" w:rsidP="003D0FEE">
            <w:r>
              <w:t>Live Agent Integration</w:t>
            </w:r>
          </w:p>
        </w:tc>
        <w:tc>
          <w:tcPr>
            <w:tcW w:w="2158" w:type="dxa"/>
          </w:tcPr>
          <w:p w14:paraId="11290788" w14:textId="751C7980" w:rsidR="003D0FEE" w:rsidRDefault="003D0FEE" w:rsidP="003D0FEE">
            <w:r>
              <w:t>Optional</w:t>
            </w:r>
          </w:p>
        </w:tc>
        <w:tc>
          <w:tcPr>
            <w:tcW w:w="2158" w:type="dxa"/>
          </w:tcPr>
          <w:p w14:paraId="6E12AB1E" w14:textId="77777777" w:rsidR="003D0FEE" w:rsidRDefault="003D0FEE" w:rsidP="003D0FEE"/>
        </w:tc>
        <w:tc>
          <w:tcPr>
            <w:tcW w:w="2158" w:type="dxa"/>
          </w:tcPr>
          <w:p w14:paraId="5D3B9F60" w14:textId="77777777" w:rsidR="003D0FEE" w:rsidRDefault="003D0FEE" w:rsidP="003D0FEE"/>
        </w:tc>
        <w:tc>
          <w:tcPr>
            <w:tcW w:w="2158" w:type="dxa"/>
          </w:tcPr>
          <w:p w14:paraId="535DFAEB" w14:textId="77777777" w:rsidR="003D0FEE" w:rsidRDefault="003D0FEE" w:rsidP="003D0FEE"/>
        </w:tc>
      </w:tr>
      <w:tr w:rsidR="003D0FEE" w14:paraId="076ACF3C" w14:textId="77777777" w:rsidTr="00DF5014">
        <w:trPr>
          <w:cantSplit/>
        </w:trPr>
        <w:tc>
          <w:tcPr>
            <w:tcW w:w="2158" w:type="dxa"/>
          </w:tcPr>
          <w:p w14:paraId="7B5AF58D" w14:textId="798B0285" w:rsidR="003D0FEE" w:rsidRDefault="003D0FEE" w:rsidP="003D0FEE">
            <w:r>
              <w:t>Fallback Behavior</w:t>
            </w:r>
          </w:p>
        </w:tc>
        <w:tc>
          <w:tcPr>
            <w:tcW w:w="2158" w:type="dxa"/>
          </w:tcPr>
          <w:p w14:paraId="6B8B2532" w14:textId="65C1EB5F" w:rsidR="003D0FEE" w:rsidRDefault="003D0FEE" w:rsidP="003D0FEE">
            <w:r>
              <w:t>Basic</w:t>
            </w:r>
          </w:p>
        </w:tc>
        <w:tc>
          <w:tcPr>
            <w:tcW w:w="2158" w:type="dxa"/>
          </w:tcPr>
          <w:p w14:paraId="541EDC7C" w14:textId="77777777" w:rsidR="003D0FEE" w:rsidRDefault="003D0FEE" w:rsidP="003D0FEE"/>
        </w:tc>
        <w:tc>
          <w:tcPr>
            <w:tcW w:w="2158" w:type="dxa"/>
          </w:tcPr>
          <w:p w14:paraId="3EFD5B7C" w14:textId="77777777" w:rsidR="003D0FEE" w:rsidRDefault="003D0FEE" w:rsidP="003D0FEE"/>
        </w:tc>
        <w:tc>
          <w:tcPr>
            <w:tcW w:w="2158" w:type="dxa"/>
          </w:tcPr>
          <w:p w14:paraId="18AB871B" w14:textId="77777777" w:rsidR="003D0FEE" w:rsidRDefault="003D0FEE" w:rsidP="003D0FEE"/>
        </w:tc>
      </w:tr>
    </w:tbl>
    <w:p w14:paraId="279CDBA8" w14:textId="77777777" w:rsidR="001923D1" w:rsidRDefault="001923D1" w:rsidP="001923D1"/>
    <w:p w14:paraId="7F974435" w14:textId="250A1557" w:rsidR="00750E58" w:rsidRDefault="003D0FEE" w:rsidP="00750E58">
      <w:r>
        <w:t>MVP Rule: Fail fast → escalate cleanly</w:t>
      </w:r>
    </w:p>
    <w:p w14:paraId="47A391F9" w14:textId="728DD6C6" w:rsidR="001923D1" w:rsidRDefault="001923D1" w:rsidP="001923D1">
      <w:pPr>
        <w:pStyle w:val="Heading2"/>
      </w:pPr>
      <w:r>
        <w:t>4.5 Knowledge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137D3A3F" w14:textId="77777777" w:rsidTr="00DF5014">
        <w:trPr>
          <w:cantSplit/>
        </w:trPr>
        <w:tc>
          <w:tcPr>
            <w:tcW w:w="2158" w:type="dxa"/>
          </w:tcPr>
          <w:p w14:paraId="1CEC29B3" w14:textId="40471499" w:rsidR="003D0FEE" w:rsidRDefault="003D0FEE" w:rsidP="003D0FEE">
            <w:r>
              <w:t>Suggest Articles</w:t>
            </w:r>
          </w:p>
        </w:tc>
        <w:tc>
          <w:tcPr>
            <w:tcW w:w="2158" w:type="dxa"/>
          </w:tcPr>
          <w:p w14:paraId="2B08802F" w14:textId="25CB6DCD" w:rsidR="003D0FEE" w:rsidRDefault="003D0FEE" w:rsidP="003D0FEE">
            <w:r>
              <w:t>Supported</w:t>
            </w:r>
          </w:p>
        </w:tc>
        <w:tc>
          <w:tcPr>
            <w:tcW w:w="2158" w:type="dxa"/>
          </w:tcPr>
          <w:p w14:paraId="002A61D8" w14:textId="77777777" w:rsidR="003D0FEE" w:rsidRDefault="003D0FEE" w:rsidP="003D0FEE"/>
        </w:tc>
        <w:tc>
          <w:tcPr>
            <w:tcW w:w="2158" w:type="dxa"/>
          </w:tcPr>
          <w:p w14:paraId="74F85BFB" w14:textId="77777777" w:rsidR="003D0FEE" w:rsidRDefault="003D0FEE" w:rsidP="003D0FEE"/>
        </w:tc>
        <w:tc>
          <w:tcPr>
            <w:tcW w:w="2158" w:type="dxa"/>
          </w:tcPr>
          <w:p w14:paraId="76ED9515" w14:textId="77777777" w:rsidR="003D0FEE" w:rsidRDefault="003D0FEE" w:rsidP="003D0FEE"/>
        </w:tc>
      </w:tr>
      <w:tr w:rsidR="003D0FEE" w14:paraId="680D2C00" w14:textId="77777777" w:rsidTr="00DF5014">
        <w:trPr>
          <w:cantSplit/>
        </w:trPr>
        <w:tc>
          <w:tcPr>
            <w:tcW w:w="2158" w:type="dxa"/>
          </w:tcPr>
          <w:p w14:paraId="463040DA" w14:textId="207FC81A" w:rsidR="003D0FEE" w:rsidRDefault="003D0FEE" w:rsidP="003D0FEE">
            <w:r>
              <w:t>Auto-resolution</w:t>
            </w:r>
          </w:p>
        </w:tc>
        <w:tc>
          <w:tcPr>
            <w:tcW w:w="2158" w:type="dxa"/>
          </w:tcPr>
          <w:p w14:paraId="4434CD5A" w14:textId="7CE56B52" w:rsidR="003D0FEE" w:rsidRDefault="003D0FEE" w:rsidP="003D0FEE">
            <w:r>
              <w:t>Not enforced</w:t>
            </w:r>
          </w:p>
        </w:tc>
        <w:tc>
          <w:tcPr>
            <w:tcW w:w="2158" w:type="dxa"/>
          </w:tcPr>
          <w:p w14:paraId="38B6CD96" w14:textId="77777777" w:rsidR="003D0FEE" w:rsidRDefault="003D0FEE" w:rsidP="003D0FEE"/>
        </w:tc>
        <w:tc>
          <w:tcPr>
            <w:tcW w:w="2158" w:type="dxa"/>
          </w:tcPr>
          <w:p w14:paraId="57F9CFCD" w14:textId="77777777" w:rsidR="003D0FEE" w:rsidRDefault="003D0FEE" w:rsidP="003D0FEE"/>
        </w:tc>
        <w:tc>
          <w:tcPr>
            <w:tcW w:w="2158" w:type="dxa"/>
          </w:tcPr>
          <w:p w14:paraId="25A5E349" w14:textId="77777777" w:rsidR="003D0FEE" w:rsidRDefault="003D0FEE" w:rsidP="003D0FEE"/>
        </w:tc>
      </w:tr>
      <w:tr w:rsidR="003D0FEE" w14:paraId="58EB3E36" w14:textId="77777777" w:rsidTr="00DF5014">
        <w:trPr>
          <w:cantSplit/>
        </w:trPr>
        <w:tc>
          <w:tcPr>
            <w:tcW w:w="2158" w:type="dxa"/>
          </w:tcPr>
          <w:p w14:paraId="5C5DFCF3" w14:textId="797248C7" w:rsidR="003D0FEE" w:rsidRDefault="003D0FEE" w:rsidP="003D0FEE">
            <w:r>
              <w:t>Article Selection</w:t>
            </w:r>
          </w:p>
        </w:tc>
        <w:tc>
          <w:tcPr>
            <w:tcW w:w="2158" w:type="dxa"/>
          </w:tcPr>
          <w:p w14:paraId="1CBDE746" w14:textId="46DC4A89" w:rsidR="003D0FEE" w:rsidRDefault="003D0FEE" w:rsidP="003D0FEE">
            <w:r>
              <w:t>Basic</w:t>
            </w:r>
          </w:p>
        </w:tc>
        <w:tc>
          <w:tcPr>
            <w:tcW w:w="2158" w:type="dxa"/>
          </w:tcPr>
          <w:p w14:paraId="3C5E189C" w14:textId="77777777" w:rsidR="003D0FEE" w:rsidRDefault="003D0FEE" w:rsidP="003D0FEE"/>
        </w:tc>
        <w:tc>
          <w:tcPr>
            <w:tcW w:w="2158" w:type="dxa"/>
          </w:tcPr>
          <w:p w14:paraId="00E2EAA6" w14:textId="77777777" w:rsidR="003D0FEE" w:rsidRDefault="003D0FEE" w:rsidP="003D0FEE"/>
        </w:tc>
        <w:tc>
          <w:tcPr>
            <w:tcW w:w="2158" w:type="dxa"/>
          </w:tcPr>
          <w:p w14:paraId="1C508AD8" w14:textId="77777777" w:rsidR="003D0FEE" w:rsidRDefault="003D0FEE" w:rsidP="003D0FEE"/>
        </w:tc>
      </w:tr>
    </w:tbl>
    <w:p w14:paraId="53BE765E" w14:textId="77777777" w:rsidR="001923D1" w:rsidRDefault="001923D1" w:rsidP="001923D1"/>
    <w:p w14:paraId="4CCFE717" w14:textId="5597FE9A" w:rsidR="001923D1" w:rsidRDefault="001923D1" w:rsidP="001923D1">
      <w:pPr>
        <w:pStyle w:val="Heading2"/>
      </w:pPr>
      <w:r>
        <w:t>4.6 Channel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D0FEE" w14:paraId="45D5943C" w14:textId="77777777" w:rsidTr="003D0FEE">
        <w:trPr>
          <w:cantSplit/>
        </w:trPr>
        <w:tc>
          <w:tcPr>
            <w:tcW w:w="2335" w:type="dxa"/>
          </w:tcPr>
          <w:p w14:paraId="07DCBF9B" w14:textId="586FE6FC" w:rsidR="003D0FEE" w:rsidRDefault="003D0FEE" w:rsidP="003D0FEE">
            <w:r>
              <w:t>Portal (Employee Center)</w:t>
            </w:r>
          </w:p>
        </w:tc>
        <w:tc>
          <w:tcPr>
            <w:tcW w:w="1981" w:type="dxa"/>
          </w:tcPr>
          <w:p w14:paraId="3AAF562E" w14:textId="285930E9" w:rsidR="003D0FEE" w:rsidRDefault="003D0FEE" w:rsidP="003D0FEE">
            <w:r>
              <w:t>Default</w:t>
            </w:r>
          </w:p>
        </w:tc>
        <w:tc>
          <w:tcPr>
            <w:tcW w:w="2158" w:type="dxa"/>
          </w:tcPr>
          <w:p w14:paraId="7389F761" w14:textId="77777777" w:rsidR="003D0FEE" w:rsidRDefault="003D0FEE" w:rsidP="003D0FEE"/>
        </w:tc>
        <w:tc>
          <w:tcPr>
            <w:tcW w:w="2158" w:type="dxa"/>
          </w:tcPr>
          <w:p w14:paraId="0EE427D2" w14:textId="77777777" w:rsidR="003D0FEE" w:rsidRDefault="003D0FEE" w:rsidP="003D0FEE"/>
        </w:tc>
        <w:tc>
          <w:tcPr>
            <w:tcW w:w="2158" w:type="dxa"/>
          </w:tcPr>
          <w:p w14:paraId="61D86633" w14:textId="77777777" w:rsidR="003D0FEE" w:rsidRDefault="003D0FEE" w:rsidP="003D0FEE"/>
        </w:tc>
      </w:tr>
      <w:tr w:rsidR="003D0FEE" w14:paraId="5012EDA5" w14:textId="77777777" w:rsidTr="003D0FEE">
        <w:trPr>
          <w:cantSplit/>
        </w:trPr>
        <w:tc>
          <w:tcPr>
            <w:tcW w:w="2335" w:type="dxa"/>
          </w:tcPr>
          <w:p w14:paraId="2DA4963E" w14:textId="68B20E99" w:rsidR="003D0FEE" w:rsidRDefault="003D0FEE" w:rsidP="003D0FEE">
            <w:r>
              <w:t>Mobile</w:t>
            </w:r>
          </w:p>
        </w:tc>
        <w:tc>
          <w:tcPr>
            <w:tcW w:w="1981" w:type="dxa"/>
          </w:tcPr>
          <w:p w14:paraId="1E249733" w14:textId="61FFC767" w:rsidR="003D0FEE" w:rsidRDefault="003D0FEE" w:rsidP="003D0FEE">
            <w:r>
              <w:t>Optional</w:t>
            </w:r>
          </w:p>
        </w:tc>
        <w:tc>
          <w:tcPr>
            <w:tcW w:w="2158" w:type="dxa"/>
          </w:tcPr>
          <w:p w14:paraId="7CC94EB9" w14:textId="77777777" w:rsidR="003D0FEE" w:rsidRDefault="003D0FEE" w:rsidP="003D0FEE"/>
        </w:tc>
        <w:tc>
          <w:tcPr>
            <w:tcW w:w="2158" w:type="dxa"/>
          </w:tcPr>
          <w:p w14:paraId="51DE0F2F" w14:textId="77777777" w:rsidR="003D0FEE" w:rsidRDefault="003D0FEE" w:rsidP="003D0FEE"/>
        </w:tc>
        <w:tc>
          <w:tcPr>
            <w:tcW w:w="2158" w:type="dxa"/>
          </w:tcPr>
          <w:p w14:paraId="4EF96134" w14:textId="77777777" w:rsidR="003D0FEE" w:rsidRDefault="003D0FEE" w:rsidP="003D0FEE"/>
        </w:tc>
      </w:tr>
      <w:tr w:rsidR="003D0FEE" w14:paraId="3055DA52" w14:textId="77777777" w:rsidTr="003D0FEE">
        <w:trPr>
          <w:cantSplit/>
        </w:trPr>
        <w:tc>
          <w:tcPr>
            <w:tcW w:w="2335" w:type="dxa"/>
          </w:tcPr>
          <w:p w14:paraId="0133A00C" w14:textId="68F70DE1" w:rsidR="003D0FEE" w:rsidRDefault="003D0FEE" w:rsidP="003D0FEE">
            <w:r>
              <w:t>External Channels</w:t>
            </w:r>
          </w:p>
        </w:tc>
        <w:tc>
          <w:tcPr>
            <w:tcW w:w="1981" w:type="dxa"/>
          </w:tcPr>
          <w:p w14:paraId="348F9C51" w14:textId="675F3357" w:rsidR="003D0FEE" w:rsidRDefault="003D0FEE" w:rsidP="003D0FEE">
            <w:r>
              <w:t>Not enabled</w:t>
            </w:r>
          </w:p>
        </w:tc>
        <w:tc>
          <w:tcPr>
            <w:tcW w:w="2158" w:type="dxa"/>
          </w:tcPr>
          <w:p w14:paraId="046C8C7F" w14:textId="77777777" w:rsidR="003D0FEE" w:rsidRDefault="003D0FEE" w:rsidP="003D0FEE"/>
        </w:tc>
        <w:tc>
          <w:tcPr>
            <w:tcW w:w="2158" w:type="dxa"/>
          </w:tcPr>
          <w:p w14:paraId="5356A489" w14:textId="77777777" w:rsidR="003D0FEE" w:rsidRDefault="003D0FEE" w:rsidP="003D0FEE"/>
        </w:tc>
        <w:tc>
          <w:tcPr>
            <w:tcW w:w="2158" w:type="dxa"/>
          </w:tcPr>
          <w:p w14:paraId="3DF30D66" w14:textId="77777777" w:rsidR="003D0FEE" w:rsidRDefault="003D0FEE" w:rsidP="003D0FEE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38E43053" w14:textId="77777777" w:rsidR="003D0FEE" w:rsidRDefault="003D0FEE" w:rsidP="003D0FEE">
      <w:pPr>
        <w:pStyle w:val="ListParagraph"/>
        <w:numPr>
          <w:ilvl w:val="0"/>
          <w:numId w:val="11"/>
        </w:numPr>
      </w:pPr>
      <w:r>
        <w:t>User identity (auto-populated)</w:t>
      </w:r>
    </w:p>
    <w:p w14:paraId="251EC190" w14:textId="77777777" w:rsidR="003D0FEE" w:rsidRDefault="003D0FEE" w:rsidP="003D0FEE">
      <w:pPr>
        <w:pStyle w:val="ListParagraph"/>
        <w:numPr>
          <w:ilvl w:val="0"/>
          <w:numId w:val="11"/>
        </w:numPr>
      </w:pPr>
      <w:r>
        <w:t>Incident fields (short description, category)</w:t>
      </w:r>
    </w:p>
    <w:p w14:paraId="6EE0A58A" w14:textId="5884CE64" w:rsidR="001923D1" w:rsidRDefault="003D0FEE" w:rsidP="00CB3A31">
      <w:pPr>
        <w:pStyle w:val="ListParagraph"/>
        <w:numPr>
          <w:ilvl w:val="0"/>
          <w:numId w:val="11"/>
        </w:numPr>
      </w:pPr>
      <w:r>
        <w:t>Request variables (based on catalog items)</w:t>
      </w:r>
    </w:p>
    <w:p w14:paraId="71B92647" w14:textId="77777777" w:rsidR="001923D1" w:rsidRDefault="001923D1" w:rsidP="001923D1"/>
    <w:p w14:paraId="3EE170EA" w14:textId="57537F79" w:rsidR="008B22EF" w:rsidRDefault="003D0FEE" w:rsidP="001923D1">
      <w:r>
        <w:t>Optional:</w:t>
      </w:r>
    </w:p>
    <w:p w14:paraId="2051BAF1" w14:textId="79C8F790" w:rsidR="00212D5A" w:rsidRDefault="00212D5A" w:rsidP="00212D5A">
      <w:pPr>
        <w:pStyle w:val="ListParagraph"/>
        <w:numPr>
          <w:ilvl w:val="0"/>
          <w:numId w:val="4"/>
        </w:numPr>
      </w:pPr>
      <w:r>
        <w:t>Device info</w:t>
      </w:r>
    </w:p>
    <w:p w14:paraId="7A7D6AD1" w14:textId="5E0F953C" w:rsidR="00212D5A" w:rsidRDefault="00212D5A" w:rsidP="00212D5A">
      <w:pPr>
        <w:pStyle w:val="ListParagraph"/>
        <w:numPr>
          <w:ilvl w:val="0"/>
          <w:numId w:val="4"/>
        </w:numPr>
      </w:pPr>
      <w:r>
        <w:t>Location</w:t>
      </w:r>
    </w:p>
    <w:p w14:paraId="7FCDAF31" w14:textId="37B9A5B0" w:rsidR="008B22EF" w:rsidRDefault="00212D5A" w:rsidP="00212D5A">
      <w:pPr>
        <w:pStyle w:val="ListParagraph"/>
        <w:numPr>
          <w:ilvl w:val="0"/>
          <w:numId w:val="4"/>
        </w:numPr>
      </w:pPr>
      <w:r>
        <w:t>Contextual data (future enhancement)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9313779" w:rsidR="00D4572C" w:rsidRDefault="00212D5A" w:rsidP="00D4572C">
      <w:pPr>
        <w:pStyle w:val="Heading2"/>
      </w:pPr>
      <w:r>
        <w:t>Issue Reporting (VA)</w:t>
      </w:r>
    </w:p>
    <w:p w14:paraId="30D0F86A" w14:textId="2CFA232B" w:rsidR="001923D1" w:rsidRDefault="00212D5A" w:rsidP="001923D1">
      <w:r>
        <w:t xml:space="preserve">User starts chat </w:t>
      </w:r>
    </w:p>
    <w:p w14:paraId="7B68C638" w14:textId="12591D92" w:rsidR="00212D5A" w:rsidRDefault="00212D5A" w:rsidP="00212D5A">
      <w:pPr>
        <w:pStyle w:val="ListParagraph"/>
        <w:numPr>
          <w:ilvl w:val="0"/>
          <w:numId w:val="12"/>
        </w:numPr>
      </w:pPr>
      <w:r>
        <w:t>VA asks key questions</w:t>
      </w:r>
    </w:p>
    <w:p w14:paraId="7D894E32" w14:textId="4C4BBB12" w:rsidR="00212D5A" w:rsidRDefault="00212D5A" w:rsidP="00212D5A">
      <w:pPr>
        <w:pStyle w:val="ListParagraph"/>
        <w:numPr>
          <w:ilvl w:val="0"/>
          <w:numId w:val="12"/>
        </w:numPr>
      </w:pPr>
      <w:r>
        <w:t>Collects required info</w:t>
      </w:r>
    </w:p>
    <w:p w14:paraId="1789DE1C" w14:textId="1CC6088F" w:rsidR="00212D5A" w:rsidRDefault="00212D5A" w:rsidP="00212D5A">
      <w:pPr>
        <w:pStyle w:val="ListParagraph"/>
        <w:numPr>
          <w:ilvl w:val="0"/>
          <w:numId w:val="12"/>
        </w:numPr>
      </w:pPr>
      <w:r>
        <w:t>Creates incident</w:t>
      </w:r>
    </w:p>
    <w:p w14:paraId="239B096D" w14:textId="67D30241" w:rsidR="00D4572C" w:rsidRDefault="00212D5A" w:rsidP="00212D5A">
      <w:pPr>
        <w:pStyle w:val="ListParagraph"/>
        <w:numPr>
          <w:ilvl w:val="0"/>
          <w:numId w:val="12"/>
        </w:numPr>
      </w:pPr>
      <w:r>
        <w:t>Confirms submission</w:t>
      </w:r>
    </w:p>
    <w:p w14:paraId="5083BCD2" w14:textId="17922544" w:rsidR="00D4572C" w:rsidRDefault="00212D5A" w:rsidP="00D4572C">
      <w:pPr>
        <w:pStyle w:val="Heading2"/>
      </w:pPr>
      <w:r>
        <w:t>Request Submission (VA)</w:t>
      </w:r>
    </w:p>
    <w:p w14:paraId="14895D18" w14:textId="17594C06" w:rsidR="00D4572C" w:rsidRDefault="00212D5A" w:rsidP="00D4572C">
      <w:r>
        <w:t>User requests service</w:t>
      </w:r>
    </w:p>
    <w:p w14:paraId="56E82AFD" w14:textId="66E44B3B" w:rsidR="00212D5A" w:rsidRDefault="00212D5A" w:rsidP="00212D5A">
      <w:pPr>
        <w:pStyle w:val="ListParagraph"/>
        <w:numPr>
          <w:ilvl w:val="0"/>
          <w:numId w:val="13"/>
        </w:numPr>
      </w:pPr>
      <w:r>
        <w:t>VA identifies catalog item</w:t>
      </w:r>
    </w:p>
    <w:p w14:paraId="23C60EF8" w14:textId="74F072AF" w:rsidR="00212D5A" w:rsidRDefault="00212D5A" w:rsidP="00212D5A">
      <w:pPr>
        <w:pStyle w:val="ListParagraph"/>
        <w:numPr>
          <w:ilvl w:val="0"/>
          <w:numId w:val="13"/>
        </w:numPr>
      </w:pPr>
      <w:r>
        <w:t>Collects variables</w:t>
      </w:r>
    </w:p>
    <w:p w14:paraId="0038F885" w14:textId="2BF6B082" w:rsidR="00212D5A" w:rsidRDefault="00212D5A" w:rsidP="00212D5A">
      <w:pPr>
        <w:pStyle w:val="ListParagraph"/>
        <w:numPr>
          <w:ilvl w:val="0"/>
          <w:numId w:val="13"/>
        </w:numPr>
      </w:pPr>
      <w:r>
        <w:t>Submits request</w:t>
      </w:r>
    </w:p>
    <w:p w14:paraId="018DE5F8" w14:textId="370F4EB8" w:rsidR="00CF75A1" w:rsidRDefault="00212D5A" w:rsidP="00212D5A">
      <w:pPr>
        <w:pStyle w:val="ListParagraph"/>
        <w:numPr>
          <w:ilvl w:val="0"/>
          <w:numId w:val="13"/>
        </w:numPr>
      </w:pPr>
      <w:r>
        <w:t xml:space="preserve">Confirms </w:t>
      </w:r>
    </w:p>
    <w:p w14:paraId="4882E88F" w14:textId="28D2AADB" w:rsidR="00D4572C" w:rsidRDefault="00212D5A" w:rsidP="00D4572C">
      <w:pPr>
        <w:pStyle w:val="Heading2"/>
      </w:pPr>
      <w:r>
        <w:t>Knowledge Deflection</w:t>
      </w:r>
    </w:p>
    <w:p w14:paraId="7D8B48F4" w14:textId="201830DD" w:rsidR="00CF75A1" w:rsidRDefault="00212D5A" w:rsidP="00CF75A1">
      <w:r>
        <w:t>User describes issue</w:t>
      </w:r>
    </w:p>
    <w:p w14:paraId="5CBE8C45" w14:textId="056D5043" w:rsidR="00212D5A" w:rsidRDefault="00212D5A" w:rsidP="00212D5A">
      <w:pPr>
        <w:pStyle w:val="ListParagraph"/>
        <w:numPr>
          <w:ilvl w:val="0"/>
          <w:numId w:val="14"/>
        </w:numPr>
      </w:pPr>
      <w:r>
        <w:t>VA suggests article</w:t>
      </w:r>
    </w:p>
    <w:p w14:paraId="151822B6" w14:textId="29D46BFD" w:rsidR="00212D5A" w:rsidRDefault="00212D5A" w:rsidP="00212D5A">
      <w:pPr>
        <w:pStyle w:val="ListParagraph"/>
        <w:numPr>
          <w:ilvl w:val="0"/>
          <w:numId w:val="14"/>
        </w:numPr>
      </w:pPr>
      <w:r>
        <w:t>User resolves issue</w:t>
      </w:r>
    </w:p>
    <w:p w14:paraId="6AA183E8" w14:textId="6957D073" w:rsidR="00CF75A1" w:rsidRDefault="00212D5A" w:rsidP="00212D5A">
      <w:pPr>
        <w:pStyle w:val="ListParagraph"/>
        <w:numPr>
          <w:ilvl w:val="0"/>
          <w:numId w:val="14"/>
        </w:numPr>
      </w:pPr>
      <w:r>
        <w:t xml:space="preserve">No ticket created </w:t>
      </w:r>
    </w:p>
    <w:p w14:paraId="79803B2C" w14:textId="77777777" w:rsidR="00212D5A" w:rsidRDefault="00212D5A" w:rsidP="00212D5A"/>
    <w:p w14:paraId="47C09322" w14:textId="47B8D091" w:rsidR="00212D5A" w:rsidRDefault="00212D5A" w:rsidP="00212D5A">
      <w:pPr>
        <w:pStyle w:val="Heading2"/>
      </w:pPr>
      <w:r>
        <w:t>Escalation Flow</w:t>
      </w:r>
    </w:p>
    <w:p w14:paraId="08F7DD47" w14:textId="485DA4B9" w:rsidR="00212D5A" w:rsidRDefault="00212D5A" w:rsidP="00212D5A">
      <w:r>
        <w:t>VA cannot resolve</w:t>
      </w:r>
    </w:p>
    <w:p w14:paraId="582B882E" w14:textId="1DDB1A35" w:rsidR="00212D5A" w:rsidRDefault="00212D5A" w:rsidP="00212D5A">
      <w:pPr>
        <w:pStyle w:val="ListParagraph"/>
        <w:numPr>
          <w:ilvl w:val="0"/>
          <w:numId w:val="24"/>
        </w:numPr>
      </w:pPr>
      <w:r>
        <w:t>Offers escalation</w:t>
      </w:r>
    </w:p>
    <w:p w14:paraId="4C439F89" w14:textId="1BF1CD55" w:rsidR="00212D5A" w:rsidRPr="00212D5A" w:rsidRDefault="00212D5A" w:rsidP="00212D5A">
      <w:pPr>
        <w:pStyle w:val="ListParagraph"/>
        <w:numPr>
          <w:ilvl w:val="0"/>
          <w:numId w:val="24"/>
        </w:numPr>
      </w:pPr>
      <w:r>
        <w:t>Transfers to agent OR creates ticket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CC9308" w:rsidR="001923D1" w:rsidRDefault="00212D5A" w:rsidP="001923D1">
      <w:r>
        <w:t>Virtual Agent is “working” when:</w:t>
      </w:r>
    </w:p>
    <w:p w14:paraId="17129BCA" w14:textId="4F776C28" w:rsidR="00212D5A" w:rsidRDefault="00212D5A" w:rsidP="00212D5A">
      <w:pPr>
        <w:pStyle w:val="ListParagraph"/>
        <w:numPr>
          <w:ilvl w:val="0"/>
          <w:numId w:val="5"/>
        </w:numPr>
      </w:pPr>
      <w:r>
        <w:t>Users can start a conversation from Employee Center</w:t>
      </w:r>
    </w:p>
    <w:p w14:paraId="3FEF6575" w14:textId="62A8597B" w:rsidR="00212D5A" w:rsidRDefault="00212D5A" w:rsidP="00212D5A">
      <w:pPr>
        <w:pStyle w:val="ListParagraph"/>
        <w:numPr>
          <w:ilvl w:val="0"/>
          <w:numId w:val="5"/>
        </w:numPr>
      </w:pPr>
      <w:r>
        <w:t>VA can create incidents</w:t>
      </w:r>
    </w:p>
    <w:p w14:paraId="5E140182" w14:textId="43C5B02F" w:rsidR="00212D5A" w:rsidRDefault="00212D5A" w:rsidP="00212D5A">
      <w:pPr>
        <w:pStyle w:val="ListParagraph"/>
        <w:numPr>
          <w:ilvl w:val="0"/>
          <w:numId w:val="5"/>
        </w:numPr>
      </w:pPr>
      <w:r>
        <w:t>VA can submit service requests</w:t>
      </w:r>
    </w:p>
    <w:p w14:paraId="408AC76C" w14:textId="5EFE5FF4" w:rsidR="00212D5A" w:rsidRDefault="00212D5A" w:rsidP="00212D5A">
      <w:pPr>
        <w:pStyle w:val="ListParagraph"/>
        <w:numPr>
          <w:ilvl w:val="0"/>
          <w:numId w:val="5"/>
        </w:numPr>
      </w:pPr>
      <w:r>
        <w:t>VA can suggest knowledge articles</w:t>
      </w:r>
    </w:p>
    <w:p w14:paraId="271142FE" w14:textId="16FA7EB8" w:rsidR="00212D5A" w:rsidRDefault="00212D5A" w:rsidP="00212D5A">
      <w:pPr>
        <w:pStyle w:val="ListParagraph"/>
        <w:numPr>
          <w:ilvl w:val="0"/>
          <w:numId w:val="5"/>
        </w:numPr>
      </w:pPr>
      <w:r>
        <w:t>VA escalates cleanly when it cannot resolve</w:t>
      </w:r>
    </w:p>
    <w:p w14:paraId="0E527A50" w14:textId="6E0280C5" w:rsidR="001923D1" w:rsidRDefault="00212D5A" w:rsidP="00212D5A">
      <w:pPr>
        <w:pStyle w:val="ListParagraph"/>
        <w:numPr>
          <w:ilvl w:val="0"/>
          <w:numId w:val="5"/>
        </w:numPr>
      </w:pPr>
      <w:r>
        <w:t xml:space="preserve">Conversations are short, clear, and successful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64A7139" w:rsidR="001923D1" w:rsidRDefault="00212D5A" w:rsidP="00DF5014">
            <w:r>
              <w:t>Trying to make the bot too smart</w:t>
            </w:r>
          </w:p>
        </w:tc>
        <w:tc>
          <w:tcPr>
            <w:tcW w:w="5395" w:type="dxa"/>
          </w:tcPr>
          <w:p w14:paraId="731C1F33" w14:textId="685CFF9D" w:rsidR="001923D1" w:rsidRDefault="00212D5A" w:rsidP="00DF5014">
            <w:r>
              <w:t>Keep it simple and predictable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CCA8244" w:rsidR="001923D1" w:rsidRDefault="00212D5A" w:rsidP="00DF5014">
            <w:r>
              <w:t>Too many conversation steps</w:t>
            </w:r>
          </w:p>
        </w:tc>
        <w:tc>
          <w:tcPr>
            <w:tcW w:w="5395" w:type="dxa"/>
          </w:tcPr>
          <w:p w14:paraId="65353AE6" w14:textId="5C57785E" w:rsidR="001923D1" w:rsidRDefault="00212D5A" w:rsidP="00DF5014">
            <w:r>
              <w:t>Users drop off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5F5A6659" w:rsidR="001923D1" w:rsidRDefault="00212D5A" w:rsidP="00DF5014">
            <w:r>
              <w:t>Poor escalation design</w:t>
            </w:r>
          </w:p>
        </w:tc>
        <w:tc>
          <w:tcPr>
            <w:tcW w:w="5395" w:type="dxa"/>
          </w:tcPr>
          <w:p w14:paraId="3F62A12D" w14:textId="24139A55" w:rsidR="001923D1" w:rsidRDefault="00212D5A" w:rsidP="00DF5014">
            <w:r>
              <w:t>Leads to frustration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0F5194DC" w:rsidR="001923D1" w:rsidRDefault="00212D5A" w:rsidP="00DF5014">
            <w:r>
              <w:t>No clear use cases</w:t>
            </w:r>
          </w:p>
        </w:tc>
        <w:tc>
          <w:tcPr>
            <w:tcW w:w="5395" w:type="dxa"/>
          </w:tcPr>
          <w:p w14:paraId="1C79DF86" w14:textId="64726325" w:rsidR="001923D1" w:rsidRDefault="00212D5A" w:rsidP="00DF5014">
            <w:r>
              <w:t>Bot becomes unused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1785CAA5" w:rsidR="001923D1" w:rsidRDefault="00212D5A" w:rsidP="00DF5014">
            <w:r>
              <w:t>Over-reliance on NLP early</w:t>
            </w:r>
          </w:p>
        </w:tc>
        <w:tc>
          <w:tcPr>
            <w:tcW w:w="5395" w:type="dxa"/>
          </w:tcPr>
          <w:p w14:paraId="153DF202" w14:textId="25356030" w:rsidR="001923D1" w:rsidRDefault="00212D5A" w:rsidP="00DF5014">
            <w:r>
              <w:t>Start with guided flows instead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3289B066" w14:textId="11DA2181" w:rsidR="002951FD" w:rsidRDefault="00212D5A" w:rsidP="002951FD">
      <w:pPr>
        <w:pStyle w:val="ListParagraph"/>
        <w:numPr>
          <w:ilvl w:val="0"/>
          <w:numId w:val="6"/>
        </w:numPr>
      </w:pPr>
      <w:r>
        <w:t>3 core topics only:</w:t>
      </w:r>
    </w:p>
    <w:p w14:paraId="40F457E5" w14:textId="3759A921" w:rsidR="00212D5A" w:rsidRDefault="00212D5A" w:rsidP="00212D5A">
      <w:pPr>
        <w:pStyle w:val="ListParagraph"/>
        <w:numPr>
          <w:ilvl w:val="1"/>
          <w:numId w:val="6"/>
        </w:numPr>
      </w:pPr>
      <w:r>
        <w:t>Report an Issue</w:t>
      </w:r>
    </w:p>
    <w:p w14:paraId="78DCBFE2" w14:textId="53DBBC15" w:rsidR="00212D5A" w:rsidRDefault="00212D5A" w:rsidP="00212D5A">
      <w:pPr>
        <w:pStyle w:val="ListParagraph"/>
        <w:numPr>
          <w:ilvl w:val="1"/>
          <w:numId w:val="6"/>
        </w:numPr>
      </w:pPr>
      <w:r>
        <w:t>Request Something</w:t>
      </w:r>
    </w:p>
    <w:p w14:paraId="45B77051" w14:textId="2623805F" w:rsidR="00212D5A" w:rsidRDefault="00212D5A" w:rsidP="00212D5A">
      <w:pPr>
        <w:pStyle w:val="ListParagraph"/>
        <w:numPr>
          <w:ilvl w:val="1"/>
          <w:numId w:val="6"/>
        </w:numPr>
      </w:pPr>
      <w:r>
        <w:t>Check Status</w:t>
      </w:r>
    </w:p>
    <w:p w14:paraId="7E16002E" w14:textId="01F2273D" w:rsidR="00212D5A" w:rsidRDefault="00212D5A" w:rsidP="00212D5A">
      <w:pPr>
        <w:pStyle w:val="ListParagraph"/>
        <w:numPr>
          <w:ilvl w:val="0"/>
          <w:numId w:val="6"/>
        </w:numPr>
      </w:pPr>
      <w:r>
        <w:t>Max 3–5 questions per flow</w:t>
      </w:r>
    </w:p>
    <w:p w14:paraId="2D11CFDC" w14:textId="15D04591" w:rsidR="00212D5A" w:rsidRDefault="00212D5A" w:rsidP="00212D5A">
      <w:pPr>
        <w:pStyle w:val="ListParagraph"/>
        <w:numPr>
          <w:ilvl w:val="0"/>
          <w:numId w:val="6"/>
        </w:numPr>
      </w:pPr>
      <w:r>
        <w:t>Always offer escalation after failure</w:t>
      </w:r>
    </w:p>
    <w:p w14:paraId="57937563" w14:textId="72096535" w:rsidR="00CF75A1" w:rsidRDefault="00212D5A" w:rsidP="00212D5A">
      <w:pPr>
        <w:pStyle w:val="ListParagraph"/>
        <w:numPr>
          <w:ilvl w:val="0"/>
          <w:numId w:val="6"/>
        </w:numPr>
      </w:pPr>
      <w:r>
        <w:t>Integrate with:</w:t>
      </w:r>
    </w:p>
    <w:p w14:paraId="7E1D0B51" w14:textId="03AFFD71" w:rsidR="00212D5A" w:rsidRDefault="00212D5A" w:rsidP="00212D5A">
      <w:pPr>
        <w:pStyle w:val="ListParagraph"/>
        <w:numPr>
          <w:ilvl w:val="1"/>
          <w:numId w:val="6"/>
        </w:numPr>
      </w:pPr>
      <w:r>
        <w:t>Incident</w:t>
      </w:r>
    </w:p>
    <w:p w14:paraId="3B4817D7" w14:textId="701B74E5" w:rsidR="00212D5A" w:rsidRDefault="00212D5A" w:rsidP="00212D5A">
      <w:pPr>
        <w:pStyle w:val="ListParagraph"/>
        <w:numPr>
          <w:ilvl w:val="1"/>
          <w:numId w:val="6"/>
        </w:numPr>
      </w:pPr>
      <w:r>
        <w:t>Service Catalog</w:t>
      </w:r>
    </w:p>
    <w:p w14:paraId="1B70479A" w14:textId="554E2EFD" w:rsidR="00212D5A" w:rsidRDefault="00212D5A" w:rsidP="00212D5A">
      <w:pPr>
        <w:pStyle w:val="ListParagraph"/>
        <w:numPr>
          <w:ilvl w:val="1"/>
          <w:numId w:val="6"/>
        </w:numPr>
      </w:pPr>
      <w:r>
        <w:t>Knowledge</w:t>
      </w:r>
    </w:p>
    <w:p w14:paraId="41751AE4" w14:textId="240D2E89" w:rsidR="001923D1" w:rsidRDefault="00212D5A" w:rsidP="001923D1">
      <w:pPr>
        <w:pStyle w:val="ListParagraph"/>
        <w:numPr>
          <w:ilvl w:val="0"/>
          <w:numId w:val="6"/>
        </w:numPr>
      </w:pPr>
      <w:r>
        <w:t>No advanced NLP tuning yet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4E4C3942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</w:t>
      </w:r>
      <w:r>
        <w:rPr>
          <w:rFonts w:ascii="Aptos" w:eastAsia="Times New Roman" w:hAnsi="Aptos"/>
          <w14:ligatures w14:val="none"/>
        </w:rPr>
        <w:t>What are the 3 things users ask your service desk every day?”</w:t>
      </w:r>
    </w:p>
    <w:p w14:paraId="1E350405" w14:textId="42440D1A" w:rsidR="00BA2571" w:rsidRDefault="00BA2571" w:rsidP="001923D1">
      <w:pPr>
        <w:pStyle w:val="ListParagraph"/>
        <w:numPr>
          <w:ilvl w:val="0"/>
          <w:numId w:val="7"/>
        </w:numPr>
      </w:pPr>
      <w:r>
        <w:t>Avoid: “What could the chatbot do?”</w:t>
      </w:r>
    </w:p>
    <w:p w14:paraId="6F9935FE" w14:textId="23CA2002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should the bot handle in under 60 seconds?”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4"/>
  </w:num>
  <w:num w:numId="4" w16cid:durableId="47776009">
    <w:abstractNumId w:val="18"/>
  </w:num>
  <w:num w:numId="5" w16cid:durableId="1553544347">
    <w:abstractNumId w:val="17"/>
  </w:num>
  <w:num w:numId="6" w16cid:durableId="587078171">
    <w:abstractNumId w:val="12"/>
  </w:num>
  <w:num w:numId="7" w16cid:durableId="1463231596">
    <w:abstractNumId w:val="21"/>
  </w:num>
  <w:num w:numId="8" w16cid:durableId="1378630317">
    <w:abstractNumId w:val="8"/>
  </w:num>
  <w:num w:numId="9" w16cid:durableId="1744062372">
    <w:abstractNumId w:val="5"/>
  </w:num>
  <w:num w:numId="10" w16cid:durableId="140074366">
    <w:abstractNumId w:val="22"/>
  </w:num>
  <w:num w:numId="11" w16cid:durableId="1163472494">
    <w:abstractNumId w:val="23"/>
  </w:num>
  <w:num w:numId="12" w16cid:durableId="1449350217">
    <w:abstractNumId w:val="13"/>
  </w:num>
  <w:num w:numId="13" w16cid:durableId="1926958638">
    <w:abstractNumId w:val="9"/>
  </w:num>
  <w:num w:numId="14" w16cid:durableId="1807117042">
    <w:abstractNumId w:val="2"/>
  </w:num>
  <w:num w:numId="15" w16cid:durableId="547765294">
    <w:abstractNumId w:val="19"/>
  </w:num>
  <w:num w:numId="16" w16cid:durableId="553614438">
    <w:abstractNumId w:val="6"/>
  </w:num>
  <w:num w:numId="17" w16cid:durableId="1547643379">
    <w:abstractNumId w:val="1"/>
  </w:num>
  <w:num w:numId="18" w16cid:durableId="333731126">
    <w:abstractNumId w:val="11"/>
  </w:num>
  <w:num w:numId="19" w16cid:durableId="1644888372">
    <w:abstractNumId w:val="20"/>
  </w:num>
  <w:num w:numId="20" w16cid:durableId="896673025">
    <w:abstractNumId w:val="15"/>
  </w:num>
  <w:num w:numId="21" w16cid:durableId="404959389">
    <w:abstractNumId w:val="10"/>
  </w:num>
  <w:num w:numId="22" w16cid:durableId="1538351725">
    <w:abstractNumId w:val="7"/>
  </w:num>
  <w:num w:numId="23" w16cid:durableId="985159212">
    <w:abstractNumId w:val="3"/>
  </w:num>
  <w:num w:numId="24" w16cid:durableId="239220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6E97"/>
    <w:rsid w:val="0015353F"/>
    <w:rsid w:val="001923D1"/>
    <w:rsid w:val="00204C03"/>
    <w:rsid w:val="00212D5A"/>
    <w:rsid w:val="002951FD"/>
    <w:rsid w:val="002E0DF5"/>
    <w:rsid w:val="003101E1"/>
    <w:rsid w:val="003D0FEE"/>
    <w:rsid w:val="00442D13"/>
    <w:rsid w:val="00471152"/>
    <w:rsid w:val="005E7856"/>
    <w:rsid w:val="006C53D3"/>
    <w:rsid w:val="006D655C"/>
    <w:rsid w:val="006E4639"/>
    <w:rsid w:val="0072435D"/>
    <w:rsid w:val="00750E58"/>
    <w:rsid w:val="00763CC1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B548C1"/>
    <w:rsid w:val="00B63929"/>
    <w:rsid w:val="00B66003"/>
    <w:rsid w:val="00B83E4F"/>
    <w:rsid w:val="00BA2571"/>
    <w:rsid w:val="00C076DE"/>
    <w:rsid w:val="00C25B3D"/>
    <w:rsid w:val="00CB3A31"/>
    <w:rsid w:val="00CB586D"/>
    <w:rsid w:val="00CD60FE"/>
    <w:rsid w:val="00CE76F1"/>
    <w:rsid w:val="00CF75A1"/>
    <w:rsid w:val="00D4572C"/>
    <w:rsid w:val="00D836B8"/>
    <w:rsid w:val="00E41217"/>
    <w:rsid w:val="00E846BE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DOCID-202112391-25618</_dlc_DocId>
    <_dlc_DocIdUrl xmlns="ea10e7c1-45f6-45a6-9220-470b2ac38f45">
      <Url>https://itecsfederal.sharepoint.com/teams/MissionSolutions/ISM/_layouts/15/DocIdRedir.aspx?ID=DOCID-202112391-25618</Url>
      <Description>DOCID-202112391-25618</Description>
    </_dlc_DocIdUrl>
  </documentManagement>
</p:properties>
</file>

<file path=customXml/itemProps1.xml><?xml version="1.0" encoding="utf-8"?>
<ds:datastoreItem xmlns:ds="http://schemas.openxmlformats.org/officeDocument/2006/customXml" ds:itemID="{A93A2FDA-5851-4680-92EB-22484DFBF499}"/>
</file>

<file path=customXml/itemProps2.xml><?xml version="1.0" encoding="utf-8"?>
<ds:datastoreItem xmlns:ds="http://schemas.openxmlformats.org/officeDocument/2006/customXml" ds:itemID="{5BBE1946-F200-4FE5-8814-0D920E6230DA}"/>
</file>

<file path=customXml/itemProps3.xml><?xml version="1.0" encoding="utf-8"?>
<ds:datastoreItem xmlns:ds="http://schemas.openxmlformats.org/officeDocument/2006/customXml" ds:itemID="{EFBFA1F8-7000-4C2E-9328-02676B551260}"/>
</file>

<file path=customXml/itemProps4.xml><?xml version="1.0" encoding="utf-8"?>
<ds:datastoreItem xmlns:ds="http://schemas.openxmlformats.org/officeDocument/2006/customXml" ds:itemID="{0E769556-6C8D-4D88-A2A4-2E77893144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682</Words>
  <Characters>3889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3 Focus Only)</vt:lpstr>
      <vt:lpstr>3. Out-of-the-Box (OOTB) Configuration</vt:lpstr>
      <vt:lpstr>    3.1 Virtual Agent Framework</vt:lpstr>
      <vt:lpstr>    3.2 Topics</vt:lpstr>
      <vt:lpstr>    3.3 Natural Language Understanding (NLU)</vt:lpstr>
      <vt:lpstr>    3.4 Integrations</vt:lpstr>
      <vt:lpstr>    3.5 Escalation</vt:lpstr>
      <vt:lpstr>4. Key Decisions (Client Input)</vt:lpstr>
      <vt:lpstr>    4.1 Use Case Scope</vt:lpstr>
      <vt:lpstr>    4.2 Core Topics</vt:lpstr>
      <vt:lpstr>    4.3 Conversation Design</vt:lpstr>
      <vt:lpstr>    4.4 Escalation Strategy</vt:lpstr>
      <vt:lpstr>    4.5 Knowledge Integration</vt:lpstr>
      <vt:lpstr>    4.6 Channel Strategy</vt:lpstr>
      <vt:lpstr>5. Data Requirements</vt:lpstr>
      <vt:lpstr>6. Process Flows (Simple)</vt:lpstr>
      <vt:lpstr>    Issue Reporting (VA)</vt:lpstr>
      <vt:lpstr>    Request Submission (VA)</vt:lpstr>
      <vt:lpstr>    Knowledge Deflection</vt:lpstr>
      <vt:lpstr>    Escalation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28</cp:revision>
  <dcterms:created xsi:type="dcterms:W3CDTF">2026-05-01T16:44:00Z</dcterms:created>
  <dcterms:modified xsi:type="dcterms:W3CDTF">2026-05-04T10:49:00Z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0c495c09-45af-4282-9d4a-743531fe07af</vt:lpwstr>
  </property>
</Properties>
</file>