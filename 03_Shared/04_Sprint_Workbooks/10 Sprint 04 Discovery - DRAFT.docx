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Discovery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04 Workbook 10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Discovery MVP — prove it, then expand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109929CF" w:rsidR="009C1176" w:rsidRDefault="002C6CBA" w:rsidP="009C1176">
      <w:r>
        <w:t>Discovery automatically identifies infrastructure and creates/updates Configuration Items (CIs) in the CMDB.</w:t>
      </w:r>
    </w:p>
    <w:p w14:paraId="10BC744A" w14:textId="77777777" w:rsidR="0072435D" w:rsidRDefault="0072435D" w:rsidP="0072435D"/>
    <w:p w14:paraId="36A8A641" w14:textId="0E8F875C" w:rsidR="0072435D" w:rsidRDefault="0072435D" w:rsidP="0072435D">
      <w:r>
        <w:t>It exists to:</w:t>
      </w:r>
    </w:p>
    <w:p w14:paraId="48262AEC" w14:textId="082858EB" w:rsidR="002C6CBA" w:rsidRDefault="002C6CBA" w:rsidP="002C6CBA">
      <w:pPr>
        <w:pStyle w:val="ListParagraph"/>
        <w:numPr>
          <w:ilvl w:val="0"/>
          <w:numId w:val="23"/>
        </w:numPr>
      </w:pPr>
      <w:r>
        <w:t>Reduce manual data entry</w:t>
      </w:r>
    </w:p>
    <w:p w14:paraId="7B497C1E" w14:textId="70107AD9" w:rsidR="002C6CBA" w:rsidRDefault="002C6CBA" w:rsidP="002C6CBA">
      <w:pPr>
        <w:pStyle w:val="ListParagraph"/>
        <w:numPr>
          <w:ilvl w:val="0"/>
          <w:numId w:val="23"/>
        </w:numPr>
      </w:pPr>
      <w:r>
        <w:t>Improve CMDB accuracy</w:t>
      </w:r>
    </w:p>
    <w:p w14:paraId="01D445BF" w14:textId="66F021B1" w:rsidR="0072435D" w:rsidRDefault="002C6CBA" w:rsidP="002C6CBA">
      <w:pPr>
        <w:pStyle w:val="ListParagraph"/>
        <w:numPr>
          <w:ilvl w:val="0"/>
          <w:numId w:val="23"/>
        </w:numPr>
      </w:pPr>
      <w:r>
        <w:t>Provide visibility into actual environments</w:t>
      </w:r>
    </w:p>
    <w:p w14:paraId="13552222" w14:textId="77777777" w:rsidR="009C1176" w:rsidRDefault="009C1176" w:rsidP="009C1176"/>
    <w:p w14:paraId="2E079CCF" w14:textId="64847932" w:rsidR="0015353F" w:rsidRDefault="00763CC1" w:rsidP="0015353F">
      <w:r>
        <w:t>In Sprint 4, the goal is:</w:t>
      </w:r>
    </w:p>
    <w:p w14:paraId="66C36EEC" w14:textId="4E21DF4C" w:rsidR="00452422" w:rsidRDefault="002C6CBA" w:rsidP="00452422">
      <w:pPr>
        <w:pStyle w:val="ListParagraph"/>
        <w:numPr>
          <w:ilvl w:val="0"/>
          <w:numId w:val="20"/>
        </w:numPr>
      </w:pPr>
      <w:r>
        <w:t xml:space="preserve">Stand up Discovery and prove it works</w:t>
      </w:r>
      <w:ins w:id="100" w:author="Claude" w:date="2026-05-08T00:00:00Z">
        <w:r>
          <w:t xml:space="preserve"> — one MID Server, one credential set, one IP range, end-to-end at sprint demo</w:t>
        </w:r>
      </w:ins>
    </w:p>
    <w:p w14:paraId="3792A116" w14:textId="15732934" w:rsidR="0015353F" w:rsidRDefault="002C6CBA" w:rsidP="00452422">
      <w:pPr>
        <w:pStyle w:val="ListParagraph"/>
        <w:numPr>
          <w:ilvl w:val="0"/>
          <w:numId w:val="20"/>
        </w:numPr>
      </w:pPr>
      <w:r>
        <w:t>Populate a small, reliable set of CIs</w:t>
      </w:r>
    </w:p>
    <w:p w14:paraId="6E80EF5F" w14:textId="77777777" w:rsidR="002C6CBA" w:rsidRDefault="002C6CBA" w:rsidP="002C6CBA"/>
    <w:p w14:paraId="3830C374" w14:textId="4AC891F8" w:rsidR="002C6CBA" w:rsidRDefault="002C6CBA" w:rsidP="002C6CBA">
      <w:del w:id="200" w:author="Claude" w:date="2026-05-08T00:00:00Z">
        <w:r>
          <w:delText>Not full coverage. Not perfect mapping. Just real data flowing in</w:delText>
        </w:r>
      </w:del>
      <w:ins w:id="201" w:author="Claude" w:date="2026-05-08T00:00:00Z">
        <w:r>
          <w:t>Not full coverage. Not perfect mapping. Demo bar: a discovered CI is reconciled into the CMDB and visible on an Incident form.</w:t>
        </w:r>
      </w:ins>
    </w:p>
    <w:p w14:paraId="1F15B327" w14:textId="227688B6" w:rsidR="001923D1" w:rsidRDefault="001923D1" w:rsidP="001923D1">
      <w:pPr>
        <w:pStyle w:val="Heading1"/>
      </w:pPr>
      <w:r>
        <w:t>2. Scope (Sprint 4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38A3BF4D" w14:textId="77AEF488" w:rsidR="002C6CBA" w:rsidRDefault="002C6CBA" w:rsidP="002C6CBA">
      <w:pPr>
        <w:pStyle w:val="ListParagraph"/>
        <w:numPr>
          <w:ilvl w:val="0"/>
          <w:numId w:val="9"/>
        </w:numPr>
      </w:pPr>
      <w:r>
        <w:t>MID Server setup</w:t>
      </w:r>
    </w:p>
    <w:p w14:paraId="7CEED21F" w14:textId="1626C649" w:rsidR="002C6CBA" w:rsidRDefault="002C6CBA" w:rsidP="002C6CBA">
      <w:pPr>
        <w:pStyle w:val="ListParagraph"/>
        <w:numPr>
          <w:ilvl w:val="0"/>
          <w:numId w:val="9"/>
        </w:numPr>
      </w:pPr>
      <w:r>
        <w:t>Basic Discovery configuration</w:t>
      </w:r>
    </w:p>
    <w:p w14:paraId="70FFF7B4" w14:textId="3507C4E3" w:rsidR="002C6CBA" w:rsidRDefault="002C6CBA" w:rsidP="002C6CBA">
      <w:pPr>
        <w:pStyle w:val="ListParagraph"/>
        <w:numPr>
          <w:ilvl w:val="0"/>
          <w:numId w:val="9"/>
        </w:numPr>
      </w:pPr>
      <w:r>
        <w:t>Initial credential setup</w:t>
      </w:r>
    </w:p>
    <w:p w14:paraId="26CEABC1" w14:textId="071D1756" w:rsidR="002C6CBA" w:rsidRDefault="002C6CBA" w:rsidP="002C6CBA">
      <w:pPr>
        <w:pStyle w:val="ListParagraph"/>
        <w:numPr>
          <w:ilvl w:val="0"/>
          <w:numId w:val="9"/>
        </w:numPr>
      </w:pPr>
      <w:r>
        <w:t>Running limited discovery schedules</w:t>
      </w:r>
    </w:p>
    <w:p w14:paraId="44B1AAC9" w14:textId="456FCDC4" w:rsidR="001923D1" w:rsidRDefault="002C6CBA" w:rsidP="002C6CBA">
      <w:pPr>
        <w:pStyle w:val="ListParagraph"/>
        <w:numPr>
          <w:ilvl w:val="0"/>
          <w:numId w:val="9"/>
        </w:numPr>
      </w:pPr>
      <w:r>
        <w:t>Validating CI population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25369730" w14:textId="33E3AE6E" w:rsidR="002C6CBA" w:rsidRDefault="002C6CBA" w:rsidP="002C6CBA">
      <w:pPr>
        <w:pStyle w:val="ListParagraph"/>
        <w:numPr>
          <w:ilvl w:val="0"/>
          <w:numId w:val="10"/>
        </w:numPr>
      </w:pPr>
      <w:r>
        <w:t>Full network-wide discovery</w:t>
      </w:r>
    </w:p>
    <w:p w14:paraId="3A52D797" w14:textId="73E22937" w:rsidR="002C6CBA" w:rsidRDefault="002C6CBA" w:rsidP="002C6CBA">
      <w:pPr>
        <w:pStyle w:val="ListParagraph"/>
        <w:numPr>
          <w:ilvl w:val="0"/>
          <w:numId w:val="10"/>
        </w:numPr>
      </w:pPr>
      <w:r>
        <w:t>Advanced patterns or tuning</w:t>
      </w:r>
    </w:p>
    <w:p w14:paraId="5D22C9D9" w14:textId="22B46C65" w:rsidR="001923D1" w:rsidRDefault="002C6CBA" w:rsidP="002C6CBA">
      <w:pPr>
        <w:pStyle w:val="ListParagraph"/>
        <w:numPr>
          <w:ilvl w:val="0"/>
          <w:numId w:val="10"/>
        </w:numPr>
      </w:pPr>
      <w:r>
        <w:t>Deep service mapping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52EE6A6C" w:rsidR="001923D1" w:rsidRDefault="001923D1" w:rsidP="001923D1">
      <w:pPr>
        <w:pStyle w:val="Heading2"/>
      </w:pPr>
      <w:r>
        <w:t>3.1 Discovery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46DF39BA" w14:textId="77777777" w:rsidTr="00DF5014">
        <w:trPr>
          <w:cantSplit/>
        </w:trPr>
        <w:tc>
          <w:tcPr>
            <w:tcW w:w="3596" w:type="dxa"/>
          </w:tcPr>
          <w:p w14:paraId="111A93CE" w14:textId="6DBFE813" w:rsidR="002C6CBA" w:rsidRDefault="002C6CBA" w:rsidP="002C6CBA">
            <w:r>
              <w:t>Discovery</w:t>
            </w:r>
          </w:p>
        </w:tc>
        <w:tc>
          <w:tcPr>
            <w:tcW w:w="3597" w:type="dxa"/>
          </w:tcPr>
          <w:p w14:paraId="43A5090C" w14:textId="3AB0698F" w:rsidR="002C6CBA" w:rsidRDefault="002C6CBA" w:rsidP="002C6CBA">
            <w:r>
              <w:t>Available via plugin</w:t>
            </w:r>
          </w:p>
        </w:tc>
        <w:tc>
          <w:tcPr>
            <w:tcW w:w="3597" w:type="dxa"/>
          </w:tcPr>
          <w:p w14:paraId="2D58E894" w14:textId="3413EB5E" w:rsidR="002C6CBA" w:rsidRDefault="002C6CBA" w:rsidP="002C6CBA">
            <w:r>
              <w:t>Must enable</w:t>
            </w:r>
          </w:p>
        </w:tc>
      </w:tr>
      <w:tr w:rsidR="002C6CBA" w14:paraId="0F18E171" w14:textId="77777777" w:rsidTr="00DF5014">
        <w:trPr>
          <w:cantSplit/>
        </w:trPr>
        <w:tc>
          <w:tcPr>
            <w:tcW w:w="3596" w:type="dxa"/>
          </w:tcPr>
          <w:p w14:paraId="7CB664BD" w14:textId="61A6456C" w:rsidR="002C6CBA" w:rsidRDefault="002C6CBA" w:rsidP="002C6CBA">
            <w:r>
              <w:t>Patterns</w:t>
            </w:r>
          </w:p>
        </w:tc>
        <w:tc>
          <w:tcPr>
            <w:tcW w:w="3597" w:type="dxa"/>
          </w:tcPr>
          <w:p w14:paraId="7C43B47F" w14:textId="308DE19A" w:rsidR="002C6CBA" w:rsidRDefault="002C6CBA" w:rsidP="002C6CBA">
            <w:r>
              <w:t>Prebuilt</w:t>
            </w:r>
          </w:p>
        </w:tc>
        <w:tc>
          <w:tcPr>
            <w:tcW w:w="3597" w:type="dxa"/>
          </w:tcPr>
          <w:p w14:paraId="4C70667F" w14:textId="09EE7270" w:rsidR="002C6CBA" w:rsidRDefault="002C6CBA" w:rsidP="002C6CBA">
            <w:r>
              <w:t>Use as-is initially</w:t>
            </w:r>
          </w:p>
        </w:tc>
      </w:tr>
      <w:tr w:rsidR="002C6CBA" w14:paraId="629A9A5D" w14:textId="77777777" w:rsidTr="00DF5014">
        <w:trPr>
          <w:cantSplit/>
        </w:trPr>
        <w:tc>
          <w:tcPr>
            <w:tcW w:w="3596" w:type="dxa"/>
          </w:tcPr>
          <w:p w14:paraId="488D7495" w14:textId="384539EF" w:rsidR="002C6CBA" w:rsidRDefault="002C6CBA" w:rsidP="002C6CBA">
            <w:r>
              <w:t>Schedules</w:t>
            </w:r>
          </w:p>
        </w:tc>
        <w:tc>
          <w:tcPr>
            <w:tcW w:w="3597" w:type="dxa"/>
          </w:tcPr>
          <w:p w14:paraId="75BE4B5F" w14:textId="025432E7" w:rsidR="002C6CBA" w:rsidRDefault="002C6CBA" w:rsidP="002C6CBA">
            <w:r>
              <w:t>Not configured</w:t>
            </w:r>
          </w:p>
        </w:tc>
        <w:tc>
          <w:tcPr>
            <w:tcW w:w="3597" w:type="dxa"/>
          </w:tcPr>
          <w:p w14:paraId="205E7426" w14:textId="4DF590BE" w:rsidR="002C6CBA" w:rsidRDefault="002C6CBA" w:rsidP="002C6CBA">
            <w:r>
              <w:t>Must create</w:t>
            </w:r>
          </w:p>
        </w:tc>
      </w:tr>
    </w:tbl>
    <w:p w14:paraId="6020C357" w14:textId="77777777" w:rsidR="001923D1" w:rsidRDefault="001923D1" w:rsidP="001923D1"/>
    <w:p w14:paraId="63F2CD79" w14:textId="2744184A" w:rsidR="001923D1" w:rsidRDefault="001923D1" w:rsidP="001923D1">
      <w:pPr>
        <w:pStyle w:val="Heading2"/>
      </w:pPr>
      <w:r>
        <w:t>3.2 MID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2B3679C0" w14:textId="77777777" w:rsidTr="00DF5014">
        <w:trPr>
          <w:cantSplit/>
        </w:trPr>
        <w:tc>
          <w:tcPr>
            <w:tcW w:w="3596" w:type="dxa"/>
          </w:tcPr>
          <w:p w14:paraId="153714AC" w14:textId="6CC13076" w:rsidR="002C6CBA" w:rsidRDefault="002C6CBA" w:rsidP="002C6CBA">
            <w:r>
              <w:t>MID Server</w:t>
            </w:r>
          </w:p>
        </w:tc>
        <w:tc>
          <w:tcPr>
            <w:tcW w:w="3597" w:type="dxa"/>
          </w:tcPr>
          <w:p w14:paraId="7D20D4CF" w14:textId="56238CC2" w:rsidR="002C6CBA" w:rsidRDefault="002C6CBA" w:rsidP="002C6CBA">
            <w:r>
              <w:t>Required</w:t>
            </w:r>
          </w:p>
        </w:tc>
        <w:tc>
          <w:tcPr>
            <w:tcW w:w="3597" w:type="dxa"/>
          </w:tcPr>
          <w:p w14:paraId="6F911098" w14:textId="09389F3A" w:rsidR="002C6CBA" w:rsidRDefault="002C6CBA" w:rsidP="002C6CBA">
            <w:r>
              <w:t>External install</w:t>
            </w:r>
          </w:p>
        </w:tc>
      </w:tr>
      <w:tr w:rsidR="002C6CBA" w14:paraId="64D18BF3" w14:textId="77777777" w:rsidTr="00DF5014">
        <w:trPr>
          <w:cantSplit/>
        </w:trPr>
        <w:tc>
          <w:tcPr>
            <w:tcW w:w="3596" w:type="dxa"/>
          </w:tcPr>
          <w:p w14:paraId="63E98F31" w14:textId="4B96CC05" w:rsidR="002C6CBA" w:rsidRDefault="002C6CBA" w:rsidP="002C6CBA">
            <w:r>
              <w:t>Connectivity</w:t>
            </w:r>
          </w:p>
        </w:tc>
        <w:tc>
          <w:tcPr>
            <w:tcW w:w="3597" w:type="dxa"/>
          </w:tcPr>
          <w:p w14:paraId="12273FD8" w14:textId="58444361" w:rsidR="002C6CBA" w:rsidRDefault="002C6CBA" w:rsidP="002C6CBA">
            <w:r>
              <w:t>Outbound from MID</w:t>
            </w:r>
          </w:p>
        </w:tc>
        <w:tc>
          <w:tcPr>
            <w:tcW w:w="3597" w:type="dxa"/>
          </w:tcPr>
          <w:p w14:paraId="06C8EA4F" w14:textId="37708429" w:rsidR="002C6CBA" w:rsidRDefault="002C6CBA" w:rsidP="002C6CBA">
            <w:r>
              <w:t>Secure model</w:t>
            </w:r>
          </w:p>
        </w:tc>
      </w:tr>
      <w:tr w:rsidR="002C6CBA" w14:paraId="26C124EB" w14:textId="77777777" w:rsidTr="00DF5014">
        <w:trPr>
          <w:cantSplit/>
        </w:trPr>
        <w:tc>
          <w:tcPr>
            <w:tcW w:w="3596" w:type="dxa"/>
          </w:tcPr>
          <w:p w14:paraId="1C3EF195" w14:textId="543C0E40" w:rsidR="002C6CBA" w:rsidRPr="00FB34EF" w:rsidRDefault="002C6CBA" w:rsidP="002C6CBA">
            <w:r>
              <w:lastRenderedPageBreak/>
              <w:t>Status</w:t>
            </w:r>
          </w:p>
        </w:tc>
        <w:tc>
          <w:tcPr>
            <w:tcW w:w="3597" w:type="dxa"/>
          </w:tcPr>
          <w:p w14:paraId="35C6950E" w14:textId="3143DCFF" w:rsidR="002C6CBA" w:rsidRPr="00FB34EF" w:rsidRDefault="002C6CBA" w:rsidP="002C6CBA">
            <w:r>
              <w:t>Must be validated</w:t>
            </w:r>
          </w:p>
        </w:tc>
        <w:tc>
          <w:tcPr>
            <w:tcW w:w="3597" w:type="dxa"/>
          </w:tcPr>
          <w:p w14:paraId="1E510F35" w14:textId="7A640126" w:rsidR="002C6CBA" w:rsidRPr="00FB34EF" w:rsidRDefault="002C6CBA" w:rsidP="002C6CBA">
            <w:r>
              <w:t>“Up” required</w:t>
            </w:r>
          </w:p>
        </w:tc>
      </w:tr>
    </w:tbl>
    <w:p w14:paraId="6AB1B462" w14:textId="77777777" w:rsidR="001D3BA2" w:rsidRDefault="001D3BA2" w:rsidP="001D3BA2"/>
    <w:p w14:paraId="04510841" w14:textId="198BF3AF" w:rsidR="001923D1" w:rsidRDefault="001923D1" w:rsidP="001923D1">
      <w:pPr>
        <w:pStyle w:val="Heading2"/>
      </w:pPr>
      <w:r>
        <w:t>3.3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73BE540D" w14:textId="77777777" w:rsidTr="00DF5014">
        <w:trPr>
          <w:cantSplit/>
        </w:trPr>
        <w:tc>
          <w:tcPr>
            <w:tcW w:w="3596" w:type="dxa"/>
          </w:tcPr>
          <w:p w14:paraId="2423E30D" w14:textId="6355B52A" w:rsidR="002C6CBA" w:rsidRDefault="002C6CBA" w:rsidP="002C6CBA">
            <w:r>
              <w:t>Credential Types</w:t>
            </w:r>
          </w:p>
        </w:tc>
        <w:tc>
          <w:tcPr>
            <w:tcW w:w="3597" w:type="dxa"/>
          </w:tcPr>
          <w:p w14:paraId="0FCA30FC" w14:textId="197D529A" w:rsidR="002C6CBA" w:rsidRDefault="002C6CBA" w:rsidP="002C6CBA">
            <w:r>
              <w:t>Supported</w:t>
            </w:r>
          </w:p>
        </w:tc>
        <w:tc>
          <w:tcPr>
            <w:tcW w:w="3597" w:type="dxa"/>
          </w:tcPr>
          <w:p w14:paraId="5AC5DD0E" w14:textId="7CF4B525" w:rsidR="002C6CBA" w:rsidRDefault="002C6CBA" w:rsidP="002C6CBA">
            <w:r>
              <w:t>SSH, Windows, etc.</w:t>
            </w:r>
          </w:p>
        </w:tc>
      </w:tr>
      <w:tr w:rsidR="002C6CBA" w14:paraId="2B2E7B01" w14:textId="77777777" w:rsidTr="00DF5014">
        <w:trPr>
          <w:cantSplit/>
        </w:trPr>
        <w:tc>
          <w:tcPr>
            <w:tcW w:w="3596" w:type="dxa"/>
          </w:tcPr>
          <w:p w14:paraId="67AB5B20" w14:textId="0252A72D" w:rsidR="002C6CBA" w:rsidRDefault="002C6CBA" w:rsidP="002C6CBA">
            <w:r>
              <w:t>Credential Store</w:t>
            </w:r>
          </w:p>
        </w:tc>
        <w:tc>
          <w:tcPr>
            <w:tcW w:w="3597" w:type="dxa"/>
          </w:tcPr>
          <w:p w14:paraId="33D3C3C0" w14:textId="43B44D87" w:rsidR="002C6CBA" w:rsidRDefault="002C6CBA" w:rsidP="002C6CBA">
            <w:r>
              <w:t>Available</w:t>
            </w:r>
          </w:p>
        </w:tc>
        <w:tc>
          <w:tcPr>
            <w:tcW w:w="3597" w:type="dxa"/>
          </w:tcPr>
          <w:p w14:paraId="5E097085" w14:textId="16DC710E" w:rsidR="002C6CBA" w:rsidRDefault="002C6CBA" w:rsidP="002C6CBA">
            <w:r>
              <w:t>Secure storage</w:t>
            </w:r>
          </w:p>
        </w:tc>
      </w:tr>
      <w:tr w:rsidR="002C6CBA" w14:paraId="687C7760" w14:textId="77777777" w:rsidTr="00DF5014">
        <w:trPr>
          <w:cantSplit/>
        </w:trPr>
        <w:tc>
          <w:tcPr>
            <w:tcW w:w="3596" w:type="dxa"/>
          </w:tcPr>
          <w:p w14:paraId="3131A34A" w14:textId="2288C3C8" w:rsidR="002C6CBA" w:rsidRDefault="002C6CBA" w:rsidP="002C6CBA">
            <w:r>
              <w:t>Assignment</w:t>
            </w:r>
          </w:p>
        </w:tc>
        <w:tc>
          <w:tcPr>
            <w:tcW w:w="3597" w:type="dxa"/>
          </w:tcPr>
          <w:p w14:paraId="58522420" w14:textId="6321AD9F" w:rsidR="002C6CBA" w:rsidRDefault="002C6CBA" w:rsidP="002C6CBA">
            <w:r>
              <w:t>Manual</w:t>
            </w:r>
          </w:p>
        </w:tc>
        <w:tc>
          <w:tcPr>
            <w:tcW w:w="3597" w:type="dxa"/>
          </w:tcPr>
          <w:p w14:paraId="6240BC16" w14:textId="335659AE" w:rsidR="002C6CBA" w:rsidRDefault="002C6CBA" w:rsidP="002C6CBA">
            <w:r>
              <w:t>Must configure</w:t>
            </w:r>
          </w:p>
        </w:tc>
      </w:tr>
    </w:tbl>
    <w:p w14:paraId="09FC807C" w14:textId="77777777" w:rsidR="001923D1" w:rsidRDefault="001923D1" w:rsidP="001923D1"/>
    <w:p w14:paraId="36D9CA06" w14:textId="22ED25E9" w:rsidR="001923D1" w:rsidRDefault="001923D1" w:rsidP="001923D1">
      <w:pPr>
        <w:pStyle w:val="Heading2"/>
      </w:pPr>
      <w:r>
        <w:t>3.4 CI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6297B86F" w14:textId="77777777" w:rsidTr="00DF5014">
        <w:trPr>
          <w:cantSplit/>
        </w:trPr>
        <w:tc>
          <w:tcPr>
            <w:tcW w:w="3596" w:type="dxa"/>
          </w:tcPr>
          <w:p w14:paraId="0D4E3B31" w14:textId="784062FD" w:rsidR="002C6CBA" w:rsidRDefault="002C6CBA" w:rsidP="002C6CBA">
            <w:r>
              <w:t>CI Classes</w:t>
            </w:r>
          </w:p>
        </w:tc>
        <w:tc>
          <w:tcPr>
            <w:tcW w:w="3597" w:type="dxa"/>
          </w:tcPr>
          <w:p w14:paraId="0D418093" w14:textId="1C66DBF5" w:rsidR="002C6CBA" w:rsidRDefault="002C6CBA" w:rsidP="002C6CBA">
            <w:r>
              <w:t>Pre-mapped</w:t>
            </w:r>
          </w:p>
        </w:tc>
        <w:tc>
          <w:tcPr>
            <w:tcW w:w="3597" w:type="dxa"/>
          </w:tcPr>
          <w:p w14:paraId="24EE3C9A" w14:textId="749B85B4" w:rsidR="002C6CBA" w:rsidRDefault="002C6CBA" w:rsidP="002C6CBA">
            <w:r>
              <w:t>Server, network, etc.</w:t>
            </w:r>
          </w:p>
        </w:tc>
      </w:tr>
      <w:tr w:rsidR="002C6CBA" w14:paraId="28469607" w14:textId="77777777" w:rsidTr="00DF5014">
        <w:trPr>
          <w:cantSplit/>
        </w:trPr>
        <w:tc>
          <w:tcPr>
            <w:tcW w:w="3596" w:type="dxa"/>
          </w:tcPr>
          <w:p w14:paraId="718B6804" w14:textId="01DD1BB1" w:rsidR="002C6CBA" w:rsidRDefault="002C6CBA" w:rsidP="002C6CBA">
            <w:r>
              <w:t>Attributes</w:t>
            </w:r>
          </w:p>
        </w:tc>
        <w:tc>
          <w:tcPr>
            <w:tcW w:w="3597" w:type="dxa"/>
          </w:tcPr>
          <w:p w14:paraId="0C225EA9" w14:textId="22C5B357" w:rsidR="002C6CBA" w:rsidRDefault="002C6CBA" w:rsidP="002C6CBA">
            <w:r>
              <w:t>Auto-populated</w:t>
            </w:r>
          </w:p>
        </w:tc>
        <w:tc>
          <w:tcPr>
            <w:tcW w:w="3597" w:type="dxa"/>
          </w:tcPr>
          <w:p w14:paraId="1D9640F4" w14:textId="18EE7C3B" w:rsidR="002C6CBA" w:rsidRDefault="002C6CBA" w:rsidP="002C6CBA">
            <w:r>
              <w:t>Based on patterns</w:t>
            </w:r>
          </w:p>
        </w:tc>
      </w:tr>
      <w:tr w:rsidR="002C6CBA" w14:paraId="73F74E61" w14:textId="77777777" w:rsidTr="00DF5014">
        <w:trPr>
          <w:cantSplit/>
        </w:trPr>
        <w:tc>
          <w:tcPr>
            <w:tcW w:w="3596" w:type="dxa"/>
          </w:tcPr>
          <w:p w14:paraId="36F645AA" w14:textId="4CA381D1" w:rsidR="002C6CBA" w:rsidRDefault="002C6CBA" w:rsidP="002C6CBA">
            <w:r>
              <w:t>Relationships</w:t>
            </w:r>
          </w:p>
        </w:tc>
        <w:tc>
          <w:tcPr>
            <w:tcW w:w="3597" w:type="dxa"/>
          </w:tcPr>
          <w:p w14:paraId="20DB4A4D" w14:textId="2B770A64" w:rsidR="002C6CBA" w:rsidRDefault="002C6CBA" w:rsidP="002C6CBA">
            <w:r>
              <w:t>Limited initially</w:t>
            </w:r>
          </w:p>
        </w:tc>
        <w:tc>
          <w:tcPr>
            <w:tcW w:w="3597" w:type="dxa"/>
          </w:tcPr>
          <w:p w14:paraId="17BE20A6" w14:textId="0E8D9E24" w:rsidR="002C6CBA" w:rsidRDefault="002C6CBA" w:rsidP="002C6CBA">
            <w:r>
              <w:t>Expand later</w:t>
            </w:r>
          </w:p>
        </w:tc>
      </w:tr>
    </w:tbl>
    <w:p w14:paraId="7186C36A" w14:textId="77777777" w:rsidR="001923D1" w:rsidRDefault="001923D1" w:rsidP="001923D1"/>
    <w:p w14:paraId="01C94936" w14:textId="74FDD686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3AFAF5F5" w14:textId="77777777" w:rsidTr="006F69E4">
        <w:trPr>
          <w:cantSplit/>
        </w:trPr>
        <w:tc>
          <w:tcPr>
            <w:tcW w:w="3596" w:type="dxa"/>
          </w:tcPr>
          <w:p w14:paraId="17C98AE6" w14:textId="2BD9E90D" w:rsidR="002C6CBA" w:rsidRDefault="002C6CBA" w:rsidP="002C6CBA">
            <w:r>
              <w:t>CMDB</w:t>
            </w:r>
          </w:p>
        </w:tc>
        <w:tc>
          <w:tcPr>
            <w:tcW w:w="3597" w:type="dxa"/>
          </w:tcPr>
          <w:p w14:paraId="29E252A7" w14:textId="44669B56" w:rsidR="002C6CBA" w:rsidRDefault="002C6CBA" w:rsidP="002C6CBA">
            <w:r>
              <w:t>Direct integration</w:t>
            </w:r>
          </w:p>
        </w:tc>
        <w:tc>
          <w:tcPr>
            <w:tcW w:w="3597" w:type="dxa"/>
          </w:tcPr>
          <w:p w14:paraId="6A8993E0" w14:textId="5C9C3426" w:rsidR="002C6CBA" w:rsidRDefault="002C6CBA" w:rsidP="002C6CBA">
            <w:r>
              <w:t>Primary target</w:t>
            </w:r>
          </w:p>
        </w:tc>
      </w:tr>
      <w:tr w:rsidR="002C6CBA" w14:paraId="15BF599D" w14:textId="77777777" w:rsidTr="006F69E4">
        <w:trPr>
          <w:cantSplit/>
        </w:trPr>
        <w:tc>
          <w:tcPr>
            <w:tcW w:w="3596" w:type="dxa"/>
          </w:tcPr>
          <w:p w14:paraId="48BA7BF7" w14:textId="081F4C83" w:rsidR="002C6CBA" w:rsidRDefault="002C6CBA" w:rsidP="002C6CBA">
            <w:r>
              <w:t>CSDM</w:t>
            </w:r>
          </w:p>
        </w:tc>
        <w:tc>
          <w:tcPr>
            <w:tcW w:w="3597" w:type="dxa"/>
          </w:tcPr>
          <w:p w14:paraId="353282E8" w14:textId="71D5EDF3" w:rsidR="002C6CBA" w:rsidRDefault="002C6CBA" w:rsidP="002C6CBA">
            <w:r>
              <w:t>Supports alignment</w:t>
            </w:r>
          </w:p>
        </w:tc>
        <w:tc>
          <w:tcPr>
            <w:tcW w:w="3597" w:type="dxa"/>
          </w:tcPr>
          <w:p w14:paraId="6DD4BF64" w14:textId="7340B423" w:rsidR="002C6CBA" w:rsidRDefault="002C6CBA" w:rsidP="002C6CBA">
            <w:r>
              <w:t>Manual refinement</w:t>
            </w:r>
          </w:p>
        </w:tc>
      </w:tr>
      <w:tr w:rsidR="002C6CBA" w14:paraId="4A5E8E94" w14:textId="77777777" w:rsidTr="006F69E4">
        <w:trPr>
          <w:cantSplit/>
        </w:trPr>
        <w:tc>
          <w:tcPr>
            <w:tcW w:w="3596" w:type="dxa"/>
          </w:tcPr>
          <w:p w14:paraId="68DDA04B" w14:textId="34CFC1E1" w:rsidR="002C6CBA" w:rsidRDefault="002C6CBA" w:rsidP="002C6CBA">
            <w:r>
              <w:t>Service Graph</w:t>
            </w:r>
          </w:p>
        </w:tc>
        <w:tc>
          <w:tcPr>
            <w:tcW w:w="3597" w:type="dxa"/>
          </w:tcPr>
          <w:p w14:paraId="195B494C" w14:textId="3C4ED404" w:rsidR="002C6CBA" w:rsidRDefault="002C6CBA" w:rsidP="002C6CBA">
            <w:r>
              <w:t>Separate</w:t>
            </w:r>
          </w:p>
        </w:tc>
        <w:tc>
          <w:tcPr>
            <w:tcW w:w="3597" w:type="dxa"/>
          </w:tcPr>
          <w:p w14:paraId="5E17993D" w14:textId="2558B6B9" w:rsidR="002C6CBA" w:rsidRDefault="002C6CBA" w:rsidP="002C6CBA">
            <w:r>
              <w:t>Sprint 5 expansion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08B99E8D" w:rsidR="001923D1" w:rsidRDefault="001923D1" w:rsidP="001923D1">
      <w:pPr>
        <w:pStyle w:val="Heading2"/>
      </w:pPr>
      <w:r>
        <w:t>4.1 Discovery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61FB56DD" w14:textId="77777777" w:rsidTr="006D39B7">
        <w:trPr>
          <w:cantSplit/>
        </w:trPr>
        <w:tc>
          <w:tcPr>
            <w:tcW w:w="2335" w:type="dxa"/>
          </w:tcPr>
          <w:p w14:paraId="76A8B147" w14:textId="5A0AE475" w:rsidR="002C6CBA" w:rsidRDefault="002C6CBA" w:rsidP="002C6CBA">
            <w:r>
              <w:t>Network Range</w:t>
            </w:r>
          </w:p>
        </w:tc>
        <w:tc>
          <w:tcPr>
            <w:tcW w:w="1981" w:type="dxa"/>
          </w:tcPr>
          <w:p w14:paraId="40A5F5DE" w14:textId="525C8AF3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39D60FE7" w14:textId="77777777" w:rsidR="002C6CBA" w:rsidRDefault="002C6CBA" w:rsidP="002C6CBA"/>
        </w:tc>
        <w:tc>
          <w:tcPr>
            <w:tcW w:w="2158" w:type="dxa"/>
          </w:tcPr>
          <w:p w14:paraId="642CEAFB" w14:textId="77777777" w:rsidR="002C6CBA" w:rsidRDefault="002C6CBA" w:rsidP="002C6CBA"/>
        </w:tc>
        <w:tc>
          <w:tcPr>
            <w:tcW w:w="2158" w:type="dxa"/>
          </w:tcPr>
          <w:p w14:paraId="2A3F85C3" w14:textId="77777777" w:rsidR="002C6CBA" w:rsidRDefault="002C6CBA" w:rsidP="002C6CBA"/>
        </w:tc>
      </w:tr>
      <w:tr w:rsidR="002C6CBA" w14:paraId="7757C668" w14:textId="77777777" w:rsidTr="006D39B7">
        <w:trPr>
          <w:cantSplit/>
        </w:trPr>
        <w:tc>
          <w:tcPr>
            <w:tcW w:w="2335" w:type="dxa"/>
          </w:tcPr>
          <w:p w14:paraId="02405200" w14:textId="3D79EB81" w:rsidR="002C6CBA" w:rsidRDefault="002C6CBA" w:rsidP="002C6CBA">
            <w:r>
              <w:t>Systems Included</w:t>
            </w:r>
          </w:p>
        </w:tc>
        <w:tc>
          <w:tcPr>
            <w:tcW w:w="1981" w:type="dxa"/>
          </w:tcPr>
          <w:p w14:paraId="78968B2F" w14:textId="575855E9" w:rsidR="002C6CBA" w:rsidRDefault="002C6CBA" w:rsidP="002C6CBA">
            <w:r>
              <w:t>All possible</w:t>
            </w:r>
          </w:p>
        </w:tc>
        <w:tc>
          <w:tcPr>
            <w:tcW w:w="2158" w:type="dxa"/>
          </w:tcPr>
          <w:p w14:paraId="42668B54" w14:textId="77777777" w:rsidR="002C6CBA" w:rsidRDefault="002C6CBA" w:rsidP="002C6CBA"/>
        </w:tc>
        <w:tc>
          <w:tcPr>
            <w:tcW w:w="2158" w:type="dxa"/>
          </w:tcPr>
          <w:p w14:paraId="72FBECA8" w14:textId="77777777" w:rsidR="002C6CBA" w:rsidRDefault="002C6CBA" w:rsidP="002C6CBA"/>
        </w:tc>
        <w:tc>
          <w:tcPr>
            <w:tcW w:w="2158" w:type="dxa"/>
          </w:tcPr>
          <w:p w14:paraId="45B2CC63" w14:textId="77777777" w:rsidR="002C6CBA" w:rsidRDefault="002C6CBA" w:rsidP="002C6CBA"/>
        </w:tc>
      </w:tr>
      <w:tr w:rsidR="002C6CBA" w14:paraId="14048CF2" w14:textId="77777777" w:rsidTr="006D39B7">
        <w:trPr>
          <w:cantSplit/>
        </w:trPr>
        <w:tc>
          <w:tcPr>
            <w:tcW w:w="2335" w:type="dxa"/>
          </w:tcPr>
          <w:p w14:paraId="7D6378D1" w14:textId="47996422" w:rsidR="002C6CBA" w:rsidRDefault="002C6CBA" w:rsidP="002C6CBA">
            <w:r>
              <w:t>Initial Scope Size</w:t>
            </w:r>
          </w:p>
        </w:tc>
        <w:tc>
          <w:tcPr>
            <w:tcW w:w="1981" w:type="dxa"/>
          </w:tcPr>
          <w:p w14:paraId="6C1EDFA3" w14:textId="2E89034D" w:rsidR="002C6CBA" w:rsidRDefault="002C6CBA" w:rsidP="002C6CBA">
            <w:r>
              <w:t>Unlimited</w:t>
            </w:r>
          </w:p>
        </w:tc>
        <w:tc>
          <w:tcPr>
            <w:tcW w:w="2158" w:type="dxa"/>
          </w:tcPr>
          <w:p w14:paraId="777657D6" w14:textId="77777777" w:rsidR="002C6CBA" w:rsidRDefault="002C6CBA" w:rsidP="002C6CBA"/>
        </w:tc>
        <w:tc>
          <w:tcPr>
            <w:tcW w:w="2158" w:type="dxa"/>
          </w:tcPr>
          <w:p w14:paraId="1214B50A" w14:textId="77777777" w:rsidR="002C6CBA" w:rsidRDefault="002C6CBA" w:rsidP="002C6CBA"/>
        </w:tc>
        <w:tc>
          <w:tcPr>
            <w:tcW w:w="2158" w:type="dxa"/>
          </w:tcPr>
          <w:p w14:paraId="3F7203B2" w14:textId="77777777" w:rsidR="002C6CBA" w:rsidRDefault="002C6CBA" w:rsidP="002C6CBA"/>
        </w:tc>
      </w:tr>
    </w:tbl>
    <w:p w14:paraId="0D9FEC1F" w14:textId="77777777" w:rsidR="001923D1" w:rsidRDefault="001923D1" w:rsidP="001923D1"/>
    <w:p w14:paraId="54281B49" w14:textId="20F99088" w:rsidR="006E4639" w:rsidRDefault="00452422" w:rsidP="001923D1">
      <w:r>
        <w:t>MVP Rule: Start with a small, known subnet or system group</w:t>
      </w:r>
    </w:p>
    <w:p w14:paraId="4B320A52" w14:textId="105635B6" w:rsidR="001923D1" w:rsidRDefault="001923D1" w:rsidP="001923D1">
      <w:pPr>
        <w:pStyle w:val="Heading2"/>
      </w:pPr>
      <w:r>
        <w:t>4.2 MID Server 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6FC4F22F" w14:textId="77777777" w:rsidTr="00DF5014">
        <w:trPr>
          <w:cantSplit/>
        </w:trPr>
        <w:tc>
          <w:tcPr>
            <w:tcW w:w="2158" w:type="dxa"/>
          </w:tcPr>
          <w:p w14:paraId="5B6F4F99" w14:textId="5974E40F" w:rsidR="002C6CBA" w:rsidRDefault="002C6CBA" w:rsidP="002C6CBA">
            <w:r>
              <w:t>Location</w:t>
            </w:r>
          </w:p>
        </w:tc>
        <w:tc>
          <w:tcPr>
            <w:tcW w:w="2158" w:type="dxa"/>
          </w:tcPr>
          <w:p w14:paraId="584D8163" w14:textId="532E3880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3069A6E1" w14:textId="77777777" w:rsidR="002C6CBA" w:rsidRDefault="002C6CBA" w:rsidP="002C6CBA"/>
        </w:tc>
        <w:tc>
          <w:tcPr>
            <w:tcW w:w="2158" w:type="dxa"/>
          </w:tcPr>
          <w:p w14:paraId="6033DF80" w14:textId="77777777" w:rsidR="002C6CBA" w:rsidRDefault="002C6CBA" w:rsidP="002C6CBA"/>
        </w:tc>
        <w:tc>
          <w:tcPr>
            <w:tcW w:w="2158" w:type="dxa"/>
          </w:tcPr>
          <w:p w14:paraId="41122291" w14:textId="77777777" w:rsidR="002C6CBA" w:rsidRDefault="002C6CBA" w:rsidP="002C6CBA"/>
        </w:tc>
      </w:tr>
      <w:tr w:rsidR="002C6CBA" w14:paraId="4B538247" w14:textId="77777777" w:rsidTr="00DF5014">
        <w:trPr>
          <w:cantSplit/>
        </w:trPr>
        <w:tc>
          <w:tcPr>
            <w:tcW w:w="2158" w:type="dxa"/>
          </w:tcPr>
          <w:p w14:paraId="718BE949" w14:textId="70409C3D" w:rsidR="002C6CBA" w:rsidRDefault="002C6CBA" w:rsidP="002C6CBA">
            <w:r>
              <w:t>Network Access</w:t>
            </w:r>
          </w:p>
        </w:tc>
        <w:tc>
          <w:tcPr>
            <w:tcW w:w="2158" w:type="dxa"/>
          </w:tcPr>
          <w:p w14:paraId="1F818B3C" w14:textId="70D54609" w:rsidR="002C6CBA" w:rsidRDefault="002C6CBA" w:rsidP="002C6CBA">
            <w:r>
              <w:t>Required</w:t>
            </w:r>
          </w:p>
        </w:tc>
        <w:tc>
          <w:tcPr>
            <w:tcW w:w="2158" w:type="dxa"/>
          </w:tcPr>
          <w:p w14:paraId="47C73E0F" w14:textId="77777777" w:rsidR="002C6CBA" w:rsidRDefault="002C6CBA" w:rsidP="002C6CBA"/>
        </w:tc>
        <w:tc>
          <w:tcPr>
            <w:tcW w:w="2158" w:type="dxa"/>
          </w:tcPr>
          <w:p w14:paraId="41A4A74E" w14:textId="77777777" w:rsidR="002C6CBA" w:rsidRDefault="002C6CBA" w:rsidP="002C6CBA"/>
        </w:tc>
        <w:tc>
          <w:tcPr>
            <w:tcW w:w="2158" w:type="dxa"/>
          </w:tcPr>
          <w:p w14:paraId="64B33DB7" w14:textId="77777777" w:rsidR="002C6CBA" w:rsidRDefault="002C6CBA" w:rsidP="002C6CBA"/>
        </w:tc>
      </w:tr>
      <w:tr w:rsidR="002C6CBA" w14:paraId="2F5E5A6D" w14:textId="77777777" w:rsidTr="00DF5014">
        <w:trPr>
          <w:cantSplit/>
        </w:trPr>
        <w:tc>
          <w:tcPr>
            <w:tcW w:w="2158" w:type="dxa"/>
          </w:tcPr>
          <w:p w14:paraId="4A001EB4" w14:textId="55710CEE" w:rsidR="002C6CBA" w:rsidRDefault="002C6CBA" w:rsidP="002C6CBA">
            <w:r>
              <w:t>Redundancy</w:t>
            </w:r>
          </w:p>
        </w:tc>
        <w:tc>
          <w:tcPr>
            <w:tcW w:w="2158" w:type="dxa"/>
          </w:tcPr>
          <w:p w14:paraId="01A6AE98" w14:textId="2EDA9C8D" w:rsidR="002C6CBA" w:rsidRDefault="002C6CBA" w:rsidP="002C6CBA">
            <w:r>
              <w:t>None</w:t>
            </w:r>
          </w:p>
        </w:tc>
        <w:tc>
          <w:tcPr>
            <w:tcW w:w="2158" w:type="dxa"/>
          </w:tcPr>
          <w:p w14:paraId="7284B078" w14:textId="77777777" w:rsidR="002C6CBA" w:rsidRDefault="002C6CBA" w:rsidP="002C6CBA"/>
        </w:tc>
        <w:tc>
          <w:tcPr>
            <w:tcW w:w="2158" w:type="dxa"/>
          </w:tcPr>
          <w:p w14:paraId="6772CEB9" w14:textId="77777777" w:rsidR="002C6CBA" w:rsidRDefault="002C6CBA" w:rsidP="002C6CBA"/>
        </w:tc>
        <w:tc>
          <w:tcPr>
            <w:tcW w:w="2158" w:type="dxa"/>
          </w:tcPr>
          <w:p w14:paraId="3A718093" w14:textId="77777777" w:rsidR="002C6CBA" w:rsidRDefault="002C6CBA" w:rsidP="002C6CBA"/>
        </w:tc>
      </w:tr>
    </w:tbl>
    <w:p w14:paraId="40A08E24" w14:textId="77777777" w:rsidR="001923D1" w:rsidRDefault="001923D1" w:rsidP="001923D1"/>
    <w:p w14:paraId="6A79DE0E" w14:textId="5A4D4B9F" w:rsidR="001923D1" w:rsidRDefault="001923D1" w:rsidP="001923D1">
      <w:pPr>
        <w:pStyle w:val="Heading2"/>
      </w:pPr>
      <w:r>
        <w:t>4.3 Credential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7652037A" w14:textId="77777777" w:rsidTr="006C53D3">
        <w:trPr>
          <w:cantSplit/>
        </w:trPr>
        <w:tc>
          <w:tcPr>
            <w:tcW w:w="2158" w:type="dxa"/>
          </w:tcPr>
          <w:p w14:paraId="0C9B924E" w14:textId="1C1CE396" w:rsidR="002C6CBA" w:rsidRDefault="002C6CBA" w:rsidP="002C6CBA">
            <w:r>
              <w:t>Credential Types</w:t>
            </w:r>
          </w:p>
        </w:tc>
        <w:tc>
          <w:tcPr>
            <w:tcW w:w="2337" w:type="dxa"/>
          </w:tcPr>
          <w:p w14:paraId="4748778D" w14:textId="72A792DE" w:rsidR="002C6CBA" w:rsidRDefault="002C6CBA" w:rsidP="002C6CBA">
            <w:r>
              <w:t>Flexible</w:t>
            </w:r>
          </w:p>
        </w:tc>
        <w:tc>
          <w:tcPr>
            <w:tcW w:w="1979" w:type="dxa"/>
          </w:tcPr>
          <w:p w14:paraId="421F456C" w14:textId="77777777" w:rsidR="002C6CBA" w:rsidRDefault="002C6CBA" w:rsidP="002C6CBA"/>
        </w:tc>
        <w:tc>
          <w:tcPr>
            <w:tcW w:w="2158" w:type="dxa"/>
          </w:tcPr>
          <w:p w14:paraId="44B71AF9" w14:textId="77777777" w:rsidR="002C6CBA" w:rsidRDefault="002C6CBA" w:rsidP="002C6CBA"/>
        </w:tc>
        <w:tc>
          <w:tcPr>
            <w:tcW w:w="2158" w:type="dxa"/>
          </w:tcPr>
          <w:p w14:paraId="3F929B06" w14:textId="77777777" w:rsidR="002C6CBA" w:rsidRDefault="002C6CBA" w:rsidP="002C6CBA"/>
        </w:tc>
      </w:tr>
      <w:tr w:rsidR="002C6CBA" w14:paraId="2527F7F3" w14:textId="77777777" w:rsidTr="006C53D3">
        <w:trPr>
          <w:cantSplit/>
        </w:trPr>
        <w:tc>
          <w:tcPr>
            <w:tcW w:w="2158" w:type="dxa"/>
          </w:tcPr>
          <w:p w14:paraId="435C5868" w14:textId="00F1AFA8" w:rsidR="002C6CBA" w:rsidRDefault="002C6CBA" w:rsidP="002C6CBA">
            <w:r>
              <w:t>Credential Ownership</w:t>
            </w:r>
          </w:p>
        </w:tc>
        <w:tc>
          <w:tcPr>
            <w:tcW w:w="2337" w:type="dxa"/>
          </w:tcPr>
          <w:p w14:paraId="48B855A3" w14:textId="5431F2BC" w:rsidR="002C6CBA" w:rsidRDefault="002C6CBA" w:rsidP="002C6CBA">
            <w:r>
              <w:t>Not defined</w:t>
            </w:r>
          </w:p>
        </w:tc>
        <w:tc>
          <w:tcPr>
            <w:tcW w:w="1979" w:type="dxa"/>
          </w:tcPr>
          <w:p w14:paraId="62BA2F78" w14:textId="77777777" w:rsidR="002C6CBA" w:rsidRDefault="002C6CBA" w:rsidP="002C6CBA"/>
        </w:tc>
        <w:tc>
          <w:tcPr>
            <w:tcW w:w="2158" w:type="dxa"/>
          </w:tcPr>
          <w:p w14:paraId="1BBC05F5" w14:textId="77777777" w:rsidR="002C6CBA" w:rsidRDefault="002C6CBA" w:rsidP="002C6CBA"/>
        </w:tc>
        <w:tc>
          <w:tcPr>
            <w:tcW w:w="2158" w:type="dxa"/>
          </w:tcPr>
          <w:p w14:paraId="173D490B" w14:textId="77777777" w:rsidR="002C6CBA" w:rsidRDefault="002C6CBA" w:rsidP="002C6CBA"/>
        </w:tc>
      </w:tr>
      <w:tr w:rsidR="002C6CBA" w14:paraId="29E64694" w14:textId="77777777" w:rsidTr="006C53D3">
        <w:trPr>
          <w:cantSplit/>
        </w:trPr>
        <w:tc>
          <w:tcPr>
            <w:tcW w:w="2158" w:type="dxa"/>
          </w:tcPr>
          <w:p w14:paraId="095FEDA9" w14:textId="1A95AB2E" w:rsidR="002C6CBA" w:rsidRDefault="002C6CBA" w:rsidP="002C6CBA">
            <w:r>
              <w:t>Rotation Policy</w:t>
            </w:r>
          </w:p>
        </w:tc>
        <w:tc>
          <w:tcPr>
            <w:tcW w:w="2337" w:type="dxa"/>
          </w:tcPr>
          <w:p w14:paraId="402D31B4" w14:textId="4FA6A589" w:rsidR="002C6CBA" w:rsidRDefault="002C6CBA" w:rsidP="002C6CBA">
            <w:r>
              <w:t>None</w:t>
            </w:r>
          </w:p>
        </w:tc>
        <w:tc>
          <w:tcPr>
            <w:tcW w:w="1979" w:type="dxa"/>
          </w:tcPr>
          <w:p w14:paraId="20D8A0E8" w14:textId="77777777" w:rsidR="002C6CBA" w:rsidRDefault="002C6CBA" w:rsidP="002C6CBA"/>
        </w:tc>
        <w:tc>
          <w:tcPr>
            <w:tcW w:w="2158" w:type="dxa"/>
          </w:tcPr>
          <w:p w14:paraId="31A1A7F1" w14:textId="77777777" w:rsidR="002C6CBA" w:rsidRDefault="002C6CBA" w:rsidP="002C6CBA"/>
        </w:tc>
        <w:tc>
          <w:tcPr>
            <w:tcW w:w="2158" w:type="dxa"/>
          </w:tcPr>
          <w:p w14:paraId="21B4A337" w14:textId="77777777" w:rsidR="002C6CBA" w:rsidRDefault="002C6CBA" w:rsidP="002C6CBA"/>
        </w:tc>
      </w:tr>
    </w:tbl>
    <w:p w14:paraId="022E6E31" w14:textId="77777777" w:rsidR="001923D1" w:rsidRDefault="001923D1" w:rsidP="001923D1"/>
    <w:p w14:paraId="4A45F9C9" w14:textId="7ABEA109" w:rsidR="001923D1" w:rsidRDefault="001923D1" w:rsidP="001923D1">
      <w:pPr>
        <w:pStyle w:val="Heading2"/>
      </w:pPr>
      <w:r>
        <w:t>4.4 Discovery Scheduling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409176CD" w14:textId="77777777" w:rsidTr="00DF5014">
        <w:trPr>
          <w:cantSplit/>
        </w:trPr>
        <w:tc>
          <w:tcPr>
            <w:tcW w:w="2158" w:type="dxa"/>
          </w:tcPr>
          <w:p w14:paraId="0F15E133" w14:textId="5318ECE1" w:rsidR="002C6CBA" w:rsidRDefault="002C6CBA" w:rsidP="002C6CBA">
            <w:r>
              <w:t>Frequency</w:t>
            </w:r>
          </w:p>
        </w:tc>
        <w:tc>
          <w:tcPr>
            <w:tcW w:w="2158" w:type="dxa"/>
          </w:tcPr>
          <w:p w14:paraId="556D25B6" w14:textId="1F9A1ED5" w:rsidR="002C6CBA" w:rsidRDefault="002C6CBA" w:rsidP="002C6CBA">
            <w:r>
              <w:t>Not set</w:t>
            </w:r>
          </w:p>
        </w:tc>
        <w:tc>
          <w:tcPr>
            <w:tcW w:w="2158" w:type="dxa"/>
          </w:tcPr>
          <w:p w14:paraId="574C9C32" w14:textId="77777777" w:rsidR="002C6CBA" w:rsidRDefault="002C6CBA" w:rsidP="002C6CBA"/>
        </w:tc>
        <w:tc>
          <w:tcPr>
            <w:tcW w:w="2158" w:type="dxa"/>
          </w:tcPr>
          <w:p w14:paraId="31110547" w14:textId="77777777" w:rsidR="002C6CBA" w:rsidRDefault="002C6CBA" w:rsidP="002C6CBA"/>
        </w:tc>
        <w:tc>
          <w:tcPr>
            <w:tcW w:w="2158" w:type="dxa"/>
          </w:tcPr>
          <w:p w14:paraId="750449D5" w14:textId="77777777" w:rsidR="002C6CBA" w:rsidRDefault="002C6CBA" w:rsidP="002C6CBA"/>
        </w:tc>
      </w:tr>
      <w:tr w:rsidR="002C6CBA" w14:paraId="576FE96E" w14:textId="77777777" w:rsidTr="00DF5014">
        <w:trPr>
          <w:cantSplit/>
        </w:trPr>
        <w:tc>
          <w:tcPr>
            <w:tcW w:w="2158" w:type="dxa"/>
          </w:tcPr>
          <w:p w14:paraId="27876B38" w14:textId="182067A4" w:rsidR="002C6CBA" w:rsidRDefault="002C6CBA" w:rsidP="002C6CBA">
            <w:r>
              <w:t>Timing</w:t>
            </w:r>
          </w:p>
        </w:tc>
        <w:tc>
          <w:tcPr>
            <w:tcW w:w="2158" w:type="dxa"/>
          </w:tcPr>
          <w:p w14:paraId="11290788" w14:textId="3945F63D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6E12AB1E" w14:textId="77777777" w:rsidR="002C6CBA" w:rsidRDefault="002C6CBA" w:rsidP="002C6CBA"/>
        </w:tc>
        <w:tc>
          <w:tcPr>
            <w:tcW w:w="2158" w:type="dxa"/>
          </w:tcPr>
          <w:p w14:paraId="5D3B9F60" w14:textId="77777777" w:rsidR="002C6CBA" w:rsidRDefault="002C6CBA" w:rsidP="002C6CBA"/>
        </w:tc>
        <w:tc>
          <w:tcPr>
            <w:tcW w:w="2158" w:type="dxa"/>
          </w:tcPr>
          <w:p w14:paraId="535DFAEB" w14:textId="77777777" w:rsidR="002C6CBA" w:rsidRDefault="002C6CBA" w:rsidP="002C6CBA"/>
        </w:tc>
      </w:tr>
      <w:tr w:rsidR="002C6CBA" w14:paraId="076ACF3C" w14:textId="77777777" w:rsidTr="00DF5014">
        <w:trPr>
          <w:cantSplit/>
        </w:trPr>
        <w:tc>
          <w:tcPr>
            <w:tcW w:w="2158" w:type="dxa"/>
          </w:tcPr>
          <w:p w14:paraId="7B5AF58D" w14:textId="5C3395BA" w:rsidR="002C6CBA" w:rsidRDefault="002C6CBA" w:rsidP="002C6CBA">
            <w:r>
              <w:t>Scope per Schedule</w:t>
            </w:r>
          </w:p>
        </w:tc>
        <w:tc>
          <w:tcPr>
            <w:tcW w:w="2158" w:type="dxa"/>
          </w:tcPr>
          <w:p w14:paraId="6B8B2532" w14:textId="28B0C1E3" w:rsidR="002C6CBA" w:rsidRDefault="002C6CBA" w:rsidP="002C6CBA">
            <w:r>
              <w:t>Unlimited</w:t>
            </w:r>
          </w:p>
        </w:tc>
        <w:tc>
          <w:tcPr>
            <w:tcW w:w="2158" w:type="dxa"/>
          </w:tcPr>
          <w:p w14:paraId="541EDC7C" w14:textId="77777777" w:rsidR="002C6CBA" w:rsidRDefault="002C6CBA" w:rsidP="002C6CBA"/>
        </w:tc>
        <w:tc>
          <w:tcPr>
            <w:tcW w:w="2158" w:type="dxa"/>
          </w:tcPr>
          <w:p w14:paraId="3EFD5B7C" w14:textId="77777777" w:rsidR="002C6CBA" w:rsidRDefault="002C6CBA" w:rsidP="002C6CBA"/>
        </w:tc>
        <w:tc>
          <w:tcPr>
            <w:tcW w:w="2158" w:type="dxa"/>
          </w:tcPr>
          <w:p w14:paraId="18AB871B" w14:textId="77777777" w:rsidR="002C6CBA" w:rsidRDefault="002C6CBA" w:rsidP="002C6CBA"/>
        </w:tc>
      </w:tr>
    </w:tbl>
    <w:p w14:paraId="279CDBA8" w14:textId="77777777" w:rsidR="001923D1" w:rsidRDefault="001923D1" w:rsidP="001923D1"/>
    <w:p w14:paraId="5EA88468" w14:textId="6FDE4E4C" w:rsidR="002C6CBA" w:rsidRDefault="002C6CBA" w:rsidP="001923D1">
      <w:r>
        <w:t>MVP Rule: Run manually or on limited schedule first</w:t>
      </w:r>
    </w:p>
    <w:p w14:paraId="47A391F9" w14:textId="340215BD" w:rsidR="001923D1" w:rsidRDefault="001923D1" w:rsidP="001923D1">
      <w:pPr>
        <w:pStyle w:val="Heading2"/>
      </w:pPr>
      <w:r>
        <w:t>4.5 CI Class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137D3A3F" w14:textId="77777777" w:rsidTr="00DF5014">
        <w:trPr>
          <w:cantSplit/>
        </w:trPr>
        <w:tc>
          <w:tcPr>
            <w:tcW w:w="2158" w:type="dxa"/>
          </w:tcPr>
          <w:p w14:paraId="1CEC29B3" w14:textId="1D59A073" w:rsidR="002C6CBA" w:rsidRDefault="002C6CBA" w:rsidP="002C6CBA">
            <w:r>
              <w:t>Servers</w:t>
            </w:r>
          </w:p>
        </w:tc>
        <w:tc>
          <w:tcPr>
            <w:tcW w:w="2158" w:type="dxa"/>
          </w:tcPr>
          <w:p w14:paraId="2B08802F" w14:textId="7D1D0036" w:rsidR="002C6CBA" w:rsidRDefault="002C6CBA" w:rsidP="002C6CBA">
            <w:r>
              <w:t>Included</w:t>
            </w:r>
          </w:p>
        </w:tc>
        <w:tc>
          <w:tcPr>
            <w:tcW w:w="2158" w:type="dxa"/>
          </w:tcPr>
          <w:p w14:paraId="002A61D8" w14:textId="77777777" w:rsidR="002C6CBA" w:rsidRDefault="002C6CBA" w:rsidP="002C6CBA"/>
        </w:tc>
        <w:tc>
          <w:tcPr>
            <w:tcW w:w="2158" w:type="dxa"/>
          </w:tcPr>
          <w:p w14:paraId="74F85BFB" w14:textId="77777777" w:rsidR="002C6CBA" w:rsidRDefault="002C6CBA" w:rsidP="002C6CBA"/>
        </w:tc>
        <w:tc>
          <w:tcPr>
            <w:tcW w:w="2158" w:type="dxa"/>
          </w:tcPr>
          <w:p w14:paraId="76ED9515" w14:textId="77777777" w:rsidR="002C6CBA" w:rsidRDefault="002C6CBA" w:rsidP="002C6CBA"/>
        </w:tc>
      </w:tr>
      <w:tr w:rsidR="002C6CBA" w14:paraId="680D2C00" w14:textId="77777777" w:rsidTr="00DF5014">
        <w:trPr>
          <w:cantSplit/>
        </w:trPr>
        <w:tc>
          <w:tcPr>
            <w:tcW w:w="2158" w:type="dxa"/>
          </w:tcPr>
          <w:p w14:paraId="463040DA" w14:textId="39915331" w:rsidR="002C6CBA" w:rsidRDefault="002C6CBA" w:rsidP="002C6CBA">
            <w:r>
              <w:t>Network Devices</w:t>
            </w:r>
          </w:p>
        </w:tc>
        <w:tc>
          <w:tcPr>
            <w:tcW w:w="2158" w:type="dxa"/>
          </w:tcPr>
          <w:p w14:paraId="4434CD5A" w14:textId="575F6893" w:rsidR="002C6CBA" w:rsidRDefault="002C6CBA" w:rsidP="002C6CBA">
            <w:r>
              <w:t>Included</w:t>
            </w:r>
          </w:p>
        </w:tc>
        <w:tc>
          <w:tcPr>
            <w:tcW w:w="2158" w:type="dxa"/>
          </w:tcPr>
          <w:p w14:paraId="38B6CD96" w14:textId="77777777" w:rsidR="002C6CBA" w:rsidRDefault="002C6CBA" w:rsidP="002C6CBA"/>
        </w:tc>
        <w:tc>
          <w:tcPr>
            <w:tcW w:w="2158" w:type="dxa"/>
          </w:tcPr>
          <w:p w14:paraId="57F9CFCD" w14:textId="77777777" w:rsidR="002C6CBA" w:rsidRDefault="002C6CBA" w:rsidP="002C6CBA"/>
        </w:tc>
        <w:tc>
          <w:tcPr>
            <w:tcW w:w="2158" w:type="dxa"/>
          </w:tcPr>
          <w:p w14:paraId="25A5E349" w14:textId="77777777" w:rsidR="002C6CBA" w:rsidRDefault="002C6CBA" w:rsidP="002C6CBA"/>
        </w:tc>
      </w:tr>
      <w:tr w:rsidR="002C6CBA" w14:paraId="58EB3E36" w14:textId="77777777" w:rsidTr="00DF5014">
        <w:trPr>
          <w:cantSplit/>
        </w:trPr>
        <w:tc>
          <w:tcPr>
            <w:tcW w:w="2158" w:type="dxa"/>
          </w:tcPr>
          <w:p w14:paraId="5C5DFCF3" w14:textId="45B322E0" w:rsidR="002C6CBA" w:rsidRDefault="002C6CBA" w:rsidP="002C6CBA">
            <w:r>
              <w:t>Endpoints</w:t>
            </w:r>
          </w:p>
        </w:tc>
        <w:tc>
          <w:tcPr>
            <w:tcW w:w="2158" w:type="dxa"/>
          </w:tcPr>
          <w:p w14:paraId="1CBDE746" w14:textId="38C9FE2E" w:rsidR="002C6CBA" w:rsidRDefault="002C6CBA" w:rsidP="002C6CBA">
            <w:r>
              <w:t>Optional</w:t>
            </w:r>
          </w:p>
        </w:tc>
        <w:tc>
          <w:tcPr>
            <w:tcW w:w="2158" w:type="dxa"/>
          </w:tcPr>
          <w:p w14:paraId="3C5E189C" w14:textId="77777777" w:rsidR="002C6CBA" w:rsidRDefault="002C6CBA" w:rsidP="002C6CBA"/>
        </w:tc>
        <w:tc>
          <w:tcPr>
            <w:tcW w:w="2158" w:type="dxa"/>
          </w:tcPr>
          <w:p w14:paraId="00E2EAA6" w14:textId="77777777" w:rsidR="002C6CBA" w:rsidRDefault="002C6CBA" w:rsidP="002C6CBA"/>
        </w:tc>
        <w:tc>
          <w:tcPr>
            <w:tcW w:w="2158" w:type="dxa"/>
          </w:tcPr>
          <w:p w14:paraId="1C508AD8" w14:textId="77777777" w:rsidR="002C6CBA" w:rsidRDefault="002C6CBA" w:rsidP="002C6CBA"/>
        </w:tc>
      </w:tr>
    </w:tbl>
    <w:p w14:paraId="53BE765E" w14:textId="77777777" w:rsidR="001923D1" w:rsidRDefault="001923D1" w:rsidP="001923D1"/>
    <w:p w14:paraId="12115EEF" w14:textId="6C5B215A" w:rsidR="00AF4D4B" w:rsidRDefault="002C6CBA" w:rsidP="001923D1">
      <w:r>
        <w:t>Start with servers only if unsure</w:t>
      </w:r>
    </w:p>
    <w:p w14:paraId="4CCFE717" w14:textId="73F81E77" w:rsidR="001923D1" w:rsidRDefault="001923D1" w:rsidP="001923D1">
      <w:pPr>
        <w:pStyle w:val="Heading2"/>
      </w:pPr>
      <w:r>
        <w:t>4.6 Data Quality &amp;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C6CBA" w14:paraId="45D5943C" w14:textId="77777777" w:rsidTr="003D0FEE">
        <w:trPr>
          <w:cantSplit/>
        </w:trPr>
        <w:tc>
          <w:tcPr>
            <w:tcW w:w="2335" w:type="dxa"/>
          </w:tcPr>
          <w:p w14:paraId="07DCBF9B" w14:textId="27ED30AA" w:rsidR="002C6CBA" w:rsidRDefault="002C6CBA" w:rsidP="002C6CBA">
            <w:r>
              <w:t>Validation Process</w:t>
            </w:r>
          </w:p>
        </w:tc>
        <w:tc>
          <w:tcPr>
            <w:tcW w:w="1981" w:type="dxa"/>
          </w:tcPr>
          <w:p w14:paraId="3AAF562E" w14:textId="6AFEB96E" w:rsidR="002C6CBA" w:rsidRDefault="002C6CBA" w:rsidP="002C6CBA">
            <w:r>
              <w:t>None</w:t>
            </w:r>
          </w:p>
        </w:tc>
        <w:tc>
          <w:tcPr>
            <w:tcW w:w="2158" w:type="dxa"/>
          </w:tcPr>
          <w:p w14:paraId="7389F761" w14:textId="77777777" w:rsidR="002C6CBA" w:rsidRDefault="002C6CBA" w:rsidP="002C6CBA"/>
        </w:tc>
        <w:tc>
          <w:tcPr>
            <w:tcW w:w="2158" w:type="dxa"/>
          </w:tcPr>
          <w:p w14:paraId="0EE427D2" w14:textId="77777777" w:rsidR="002C6CBA" w:rsidRDefault="002C6CBA" w:rsidP="002C6CBA"/>
        </w:tc>
        <w:tc>
          <w:tcPr>
            <w:tcW w:w="2158" w:type="dxa"/>
          </w:tcPr>
          <w:p w14:paraId="61D86633" w14:textId="77777777" w:rsidR="002C6CBA" w:rsidRDefault="002C6CBA" w:rsidP="002C6CBA"/>
        </w:tc>
      </w:tr>
      <w:tr w:rsidR="002C6CBA" w14:paraId="5012EDA5" w14:textId="77777777" w:rsidTr="003D0FEE">
        <w:trPr>
          <w:cantSplit/>
        </w:trPr>
        <w:tc>
          <w:tcPr>
            <w:tcW w:w="2335" w:type="dxa"/>
          </w:tcPr>
          <w:p w14:paraId="2DA4963E" w14:textId="68365E82" w:rsidR="002C6CBA" w:rsidRDefault="002C6CBA" w:rsidP="002C6CBA">
            <w:r>
              <w:t>Duplicate Handling</w:t>
            </w:r>
          </w:p>
        </w:tc>
        <w:tc>
          <w:tcPr>
            <w:tcW w:w="1981" w:type="dxa"/>
          </w:tcPr>
          <w:p w14:paraId="1E249733" w14:textId="5F02B8FD" w:rsidR="002C6CBA" w:rsidRDefault="002C6CBA" w:rsidP="002C6CBA">
            <w:r>
              <w:t>Basic</w:t>
            </w:r>
          </w:p>
        </w:tc>
        <w:tc>
          <w:tcPr>
            <w:tcW w:w="2158" w:type="dxa"/>
          </w:tcPr>
          <w:p w14:paraId="7CC94EB9" w14:textId="77777777" w:rsidR="002C6CBA" w:rsidRDefault="002C6CBA" w:rsidP="002C6CBA"/>
        </w:tc>
        <w:tc>
          <w:tcPr>
            <w:tcW w:w="2158" w:type="dxa"/>
          </w:tcPr>
          <w:p w14:paraId="51DE0F2F" w14:textId="77777777" w:rsidR="002C6CBA" w:rsidRDefault="002C6CBA" w:rsidP="002C6CBA"/>
        </w:tc>
        <w:tc>
          <w:tcPr>
            <w:tcW w:w="2158" w:type="dxa"/>
          </w:tcPr>
          <w:p w14:paraId="4EF96134" w14:textId="77777777" w:rsidR="002C6CBA" w:rsidRDefault="002C6CBA" w:rsidP="002C6CBA"/>
        </w:tc>
      </w:tr>
      <w:tr w:rsidR="002C6CBA" w14:paraId="3055DA52" w14:textId="77777777" w:rsidTr="003D0FEE">
        <w:trPr>
          <w:cantSplit/>
        </w:trPr>
        <w:tc>
          <w:tcPr>
            <w:tcW w:w="2335" w:type="dxa"/>
          </w:tcPr>
          <w:p w14:paraId="0133A00C" w14:textId="68058C3D" w:rsidR="002C6CBA" w:rsidRDefault="002C6CBA" w:rsidP="002C6CBA">
            <w:r>
              <w:t>Data Ownership</w:t>
            </w:r>
          </w:p>
        </w:tc>
        <w:tc>
          <w:tcPr>
            <w:tcW w:w="1981" w:type="dxa"/>
          </w:tcPr>
          <w:p w14:paraId="348F9C51" w14:textId="732F2D39" w:rsidR="002C6CBA" w:rsidRDefault="002C6CBA" w:rsidP="002C6CBA">
            <w:r>
              <w:t>Not defined</w:t>
            </w:r>
          </w:p>
        </w:tc>
        <w:tc>
          <w:tcPr>
            <w:tcW w:w="2158" w:type="dxa"/>
          </w:tcPr>
          <w:p w14:paraId="046C8C7F" w14:textId="77777777" w:rsidR="002C6CBA" w:rsidRDefault="002C6CBA" w:rsidP="002C6CBA"/>
        </w:tc>
        <w:tc>
          <w:tcPr>
            <w:tcW w:w="2158" w:type="dxa"/>
          </w:tcPr>
          <w:p w14:paraId="5356A489" w14:textId="77777777" w:rsidR="002C6CBA" w:rsidRDefault="002C6CBA" w:rsidP="002C6CBA"/>
        </w:tc>
        <w:tc>
          <w:tcPr>
            <w:tcW w:w="2158" w:type="dxa"/>
          </w:tcPr>
          <w:p w14:paraId="3DF30D66" w14:textId="77777777" w:rsidR="002C6CBA" w:rsidRDefault="002C6CBA" w:rsidP="002C6CBA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306A8051" w:rsidR="001923D1" w:rsidRDefault="00757D72" w:rsidP="001923D1">
      <w:r>
        <w:t>Required MVP:</w:t>
      </w:r>
    </w:p>
    <w:p w14:paraId="678DEF5A" w14:textId="4764FF08" w:rsidR="002C6CBA" w:rsidRDefault="002C6CBA" w:rsidP="002C6CBA">
      <w:pPr>
        <w:pStyle w:val="ListParagraph"/>
        <w:numPr>
          <w:ilvl w:val="0"/>
          <w:numId w:val="11"/>
        </w:numPr>
      </w:pPr>
      <w:r>
        <w:t>Network access to target systems</w:t>
      </w:r>
    </w:p>
    <w:p w14:paraId="4B244D93" w14:textId="664470EB" w:rsidR="002C6CBA" w:rsidRDefault="002C6CBA" w:rsidP="002C6CBA">
      <w:pPr>
        <w:pStyle w:val="ListParagraph"/>
        <w:numPr>
          <w:ilvl w:val="0"/>
          <w:numId w:val="11"/>
        </w:numPr>
      </w:pPr>
      <w:r>
        <w:t>Valid credentials</w:t>
      </w:r>
    </w:p>
    <w:p w14:paraId="6EE0A58A" w14:textId="01014058" w:rsidR="001923D1" w:rsidRDefault="002C6CBA" w:rsidP="002C6CBA">
      <w:pPr>
        <w:pStyle w:val="ListParagraph"/>
        <w:numPr>
          <w:ilvl w:val="0"/>
          <w:numId w:val="11"/>
        </w:numPr>
      </w:pPr>
      <w:r>
        <w:t>MID Server connectivity</w:t>
      </w:r>
    </w:p>
    <w:p w14:paraId="71B92647" w14:textId="77777777" w:rsidR="001923D1" w:rsidRDefault="001923D1" w:rsidP="001923D1"/>
    <w:p w14:paraId="3EE170EA" w14:textId="71E38AB5" w:rsidR="008B22EF" w:rsidRDefault="002C6CBA" w:rsidP="001923D1">
      <w:r>
        <w:t>Generated by Discovery:</w:t>
      </w:r>
    </w:p>
    <w:p w14:paraId="17D9121C" w14:textId="2CEE365B" w:rsidR="002C6CBA" w:rsidRDefault="002C6CBA" w:rsidP="002C6CBA">
      <w:pPr>
        <w:pStyle w:val="ListParagraph"/>
        <w:numPr>
          <w:ilvl w:val="0"/>
          <w:numId w:val="4"/>
        </w:numPr>
      </w:pPr>
      <w:r>
        <w:t>CI Name</w:t>
      </w:r>
    </w:p>
    <w:p w14:paraId="7D98884C" w14:textId="4EFD73AB" w:rsidR="002C6CBA" w:rsidRDefault="002C6CBA" w:rsidP="002C6CBA">
      <w:pPr>
        <w:pStyle w:val="ListParagraph"/>
        <w:numPr>
          <w:ilvl w:val="0"/>
          <w:numId w:val="4"/>
        </w:numPr>
      </w:pPr>
      <w:r>
        <w:t>IP Address</w:t>
      </w:r>
    </w:p>
    <w:p w14:paraId="5FB1BA6D" w14:textId="1FB43BC6" w:rsidR="002C6CBA" w:rsidRDefault="002C6CBA" w:rsidP="002C6CBA">
      <w:pPr>
        <w:pStyle w:val="ListParagraph"/>
        <w:numPr>
          <w:ilvl w:val="0"/>
          <w:numId w:val="4"/>
        </w:numPr>
      </w:pPr>
      <w:r>
        <w:t>OS / System Info</w:t>
      </w:r>
    </w:p>
    <w:p w14:paraId="7FCDAF31" w14:textId="3C953E7D" w:rsidR="008B22EF" w:rsidRDefault="002C6CBA" w:rsidP="002C6CBA">
      <w:pPr>
        <w:pStyle w:val="ListParagraph"/>
        <w:numPr>
          <w:ilvl w:val="0"/>
          <w:numId w:val="4"/>
        </w:numPr>
      </w:pPr>
      <w:r>
        <w:t>Hardware details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203432F7" w14:textId="7CF05304" w:rsidR="00BF4B34" w:rsidRDefault="00BF4B34" w:rsidP="00BF4B34">
      <w:pPr>
        <w:pStyle w:val="ListParagraph"/>
        <w:numPr>
          <w:ilvl w:val="0"/>
          <w:numId w:val="26"/>
        </w:numPr>
      </w:pPr>
      <w:r>
        <w:t>Relationships between systems</w:t>
      </w:r>
    </w:p>
    <w:p w14:paraId="0D93EC73" w14:textId="6888217A" w:rsidR="00BF4B34" w:rsidRDefault="00BF4B34" w:rsidP="00BF4B34">
      <w:pPr>
        <w:pStyle w:val="ListParagraph"/>
        <w:numPr>
          <w:ilvl w:val="0"/>
          <w:numId w:val="26"/>
        </w:numPr>
      </w:pPr>
      <w:r>
        <w:t>Application-level data</w:t>
      </w:r>
    </w:p>
    <w:p w14:paraId="7C80647F" w14:textId="4711D50A" w:rsidR="00791013" w:rsidRDefault="00BF4B34" w:rsidP="00BF4B34">
      <w:pPr>
        <w:pStyle w:val="ListParagraph"/>
        <w:numPr>
          <w:ilvl w:val="0"/>
          <w:numId w:val="26"/>
        </w:numPr>
      </w:pPr>
      <w:r>
        <w:t>Environment taggings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2C35F68E" w:rsidR="00D4572C" w:rsidRDefault="00BF4B34" w:rsidP="00D4572C">
      <w:pPr>
        <w:pStyle w:val="Heading2"/>
      </w:pPr>
      <w:r>
        <w:t>Discovery Execution Flow</w:t>
      </w:r>
    </w:p>
    <w:p w14:paraId="30D0F86A" w14:textId="033B7BAB" w:rsidR="001923D1" w:rsidRDefault="00BF4B34" w:rsidP="001923D1">
      <w:r>
        <w:t>MID Server deployed</w:t>
      </w:r>
    </w:p>
    <w:p w14:paraId="1895E964" w14:textId="7165097A" w:rsidR="00BF4B34" w:rsidRDefault="00BF4B34" w:rsidP="00BF4B34">
      <w:pPr>
        <w:pStyle w:val="ListParagraph"/>
        <w:numPr>
          <w:ilvl w:val="0"/>
          <w:numId w:val="12"/>
        </w:numPr>
      </w:pPr>
      <w:r>
        <w:t>Credentials configured</w:t>
      </w:r>
    </w:p>
    <w:p w14:paraId="4A2750C2" w14:textId="71A2B9F0" w:rsidR="00BF4B34" w:rsidRDefault="00BF4B34" w:rsidP="00BF4B34">
      <w:pPr>
        <w:pStyle w:val="ListParagraph"/>
        <w:numPr>
          <w:ilvl w:val="0"/>
          <w:numId w:val="12"/>
        </w:numPr>
      </w:pPr>
      <w:r>
        <w:t>Discovery schedule created</w:t>
      </w:r>
    </w:p>
    <w:p w14:paraId="6151FB7D" w14:textId="215DFBDF" w:rsidR="00BF4B34" w:rsidRDefault="00BF4B34" w:rsidP="00BF4B34">
      <w:pPr>
        <w:pStyle w:val="ListParagraph"/>
        <w:numPr>
          <w:ilvl w:val="0"/>
          <w:numId w:val="12"/>
        </w:numPr>
      </w:pPr>
      <w:r>
        <w:t>Discovery runs</w:t>
      </w:r>
    </w:p>
    <w:p w14:paraId="239B096D" w14:textId="2DD2218F" w:rsidR="00D4572C" w:rsidRDefault="00BF4B34" w:rsidP="00BF4B34">
      <w:pPr>
        <w:pStyle w:val="ListParagraph"/>
        <w:numPr>
          <w:ilvl w:val="0"/>
          <w:numId w:val="12"/>
        </w:numPr>
      </w:pPr>
      <w:r>
        <w:t>CIs created/updated in CMDB</w:t>
      </w:r>
    </w:p>
    <w:p w14:paraId="5083BCD2" w14:textId="57B05336" w:rsidR="00D4572C" w:rsidRDefault="00BF4B34" w:rsidP="00D4572C">
      <w:pPr>
        <w:pStyle w:val="Heading2"/>
      </w:pPr>
      <w:r>
        <w:t>Validation Flow</w:t>
      </w:r>
    </w:p>
    <w:p w14:paraId="14895D18" w14:textId="38C7CDF3" w:rsidR="00D4572C" w:rsidRDefault="00BF4B34" w:rsidP="00D4572C">
      <w:r>
        <w:t>Discovery completes</w:t>
      </w:r>
    </w:p>
    <w:p w14:paraId="6A18826F" w14:textId="44125E23" w:rsidR="00BF4B34" w:rsidRDefault="00BF4B34" w:rsidP="00BF4B34">
      <w:pPr>
        <w:pStyle w:val="ListParagraph"/>
        <w:numPr>
          <w:ilvl w:val="0"/>
          <w:numId w:val="13"/>
        </w:numPr>
      </w:pPr>
      <w:r>
        <w:t>Review CI records</w:t>
      </w:r>
    </w:p>
    <w:p w14:paraId="4950CD77" w14:textId="46838353" w:rsidR="00BF4B34" w:rsidRDefault="00BF4B34" w:rsidP="00BF4B34">
      <w:pPr>
        <w:pStyle w:val="ListParagraph"/>
        <w:numPr>
          <w:ilvl w:val="0"/>
          <w:numId w:val="13"/>
        </w:numPr>
      </w:pPr>
      <w:r>
        <w:t>Validate key attributes</w:t>
      </w:r>
    </w:p>
    <w:p w14:paraId="018DE5F8" w14:textId="64F5102B" w:rsidR="00CF75A1" w:rsidRDefault="00BF4B34" w:rsidP="00BF4B34">
      <w:pPr>
        <w:pStyle w:val="ListParagraph"/>
        <w:numPr>
          <w:ilvl w:val="0"/>
          <w:numId w:val="13"/>
        </w:numPr>
      </w:pPr>
      <w:r>
        <w:t>Confirm accuracy</w:t>
      </w:r>
    </w:p>
    <w:p w14:paraId="4882E88F" w14:textId="0F020D2F" w:rsidR="00D4572C" w:rsidRDefault="00BF4B34" w:rsidP="00D4572C">
      <w:pPr>
        <w:pStyle w:val="Heading2"/>
      </w:pPr>
      <w:r>
        <w:t>Iteration Flow</w:t>
      </w:r>
    </w:p>
    <w:p w14:paraId="7D8B48F4" w14:textId="5FB94317" w:rsidR="00CF75A1" w:rsidRDefault="00BF4B34" w:rsidP="00CF75A1">
      <w:r>
        <w:t>Adjust scope/credentials</w:t>
      </w:r>
    </w:p>
    <w:p w14:paraId="6E1AA286" w14:textId="501368D7" w:rsidR="00BF4B34" w:rsidRDefault="00BF4B34" w:rsidP="00BF4B34">
      <w:pPr>
        <w:pStyle w:val="ListParagraph"/>
        <w:numPr>
          <w:ilvl w:val="0"/>
          <w:numId w:val="14"/>
        </w:numPr>
      </w:pPr>
      <w:r>
        <w:t>Re-run discovery</w:t>
      </w:r>
    </w:p>
    <w:p w14:paraId="6AA183E8" w14:textId="4026AA9A" w:rsidR="00CF75A1" w:rsidRDefault="00BF4B34" w:rsidP="00BF4B34">
      <w:pPr>
        <w:pStyle w:val="ListParagraph"/>
        <w:numPr>
          <w:ilvl w:val="0"/>
          <w:numId w:val="14"/>
        </w:numPr>
      </w:pPr>
      <w:r>
        <w:t>Improve data quality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55D731D6" w:rsidR="001923D1" w:rsidRDefault="00DB76EB" w:rsidP="001923D1">
      <w:r>
        <w:t>Discovery is “working” when:</w:t>
      </w:r>
    </w:p>
    <w:p w14:paraId="4191BFE6" w14:textId="6C764B4C" w:rsidR="00DB76EB" w:rsidRDefault="00DB76EB" w:rsidP="00DB76EB">
      <w:pPr>
        <w:pStyle w:val="ListParagraph"/>
        <w:numPr>
          <w:ilvl w:val="0"/>
          <w:numId w:val="5"/>
        </w:numPr>
      </w:pPr>
      <w:r>
        <w:t>MID Server is installed and operational</w:t>
      </w:r>
    </w:p>
    <w:p w14:paraId="0F7BB8D1" w14:textId="03506A74" w:rsidR="00DB76EB" w:rsidRDefault="00DB76EB" w:rsidP="00DB76EB">
      <w:pPr>
        <w:pStyle w:val="ListParagraph"/>
        <w:numPr>
          <w:ilvl w:val="0"/>
          <w:numId w:val="5"/>
        </w:numPr>
      </w:pPr>
      <w:r>
        <w:t>Discovery jobs run successfully</w:t>
      </w:r>
    </w:p>
    <w:p w14:paraId="186DF0BC" w14:textId="7AF9F58B" w:rsidR="00DB76EB" w:rsidRDefault="00DB76EB" w:rsidP="00DB76EB">
      <w:pPr>
        <w:pStyle w:val="ListParagraph"/>
        <w:numPr>
          <w:ilvl w:val="0"/>
          <w:numId w:val="5"/>
        </w:numPr>
      </w:pPr>
      <w:r>
        <w:t>CIs are created in the CMDB</w:t>
      </w:r>
    </w:p>
    <w:p w14:paraId="4CB928B9" w14:textId="5E0F1127" w:rsidR="00DB76EB" w:rsidRDefault="00DB76EB" w:rsidP="00DB76EB">
      <w:pPr>
        <w:pStyle w:val="ListParagraph"/>
        <w:numPr>
          <w:ilvl w:val="0"/>
          <w:numId w:val="5"/>
        </w:numPr>
      </w:pPr>
      <w:r>
        <w:t>Key attributes (name, IP, OS) are populated</w:t>
      </w:r>
    </w:p>
    <w:p w14:paraId="0E527A50" w14:textId="633A1824" w:rsidR="001923D1" w:rsidRDefault="00DB76EB" w:rsidP="00DB76EB">
      <w:pPr>
        <w:pStyle w:val="ListParagraph"/>
        <w:numPr>
          <w:ilvl w:val="0"/>
          <w:numId w:val="5"/>
        </w:numPr>
      </w:pPr>
      <w:r>
        <w:t xml:space="preserve">Data is accurate for the discovered scope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2B565683" w:rsidR="001923D1" w:rsidRDefault="00DB76EB" w:rsidP="00DF5014">
            <w:r>
              <w:t>Starting with too large a scope</w:t>
            </w:r>
          </w:p>
        </w:tc>
        <w:tc>
          <w:tcPr>
            <w:tcW w:w="5395" w:type="dxa"/>
          </w:tcPr>
          <w:p w14:paraId="731C1F33" w14:textId="5E0D374B" w:rsidR="001923D1" w:rsidRDefault="00DB76EB" w:rsidP="00DF5014">
            <w:r>
              <w:t>Leads to noise and confusion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0F39B2C0" w:rsidR="001923D1" w:rsidRDefault="00DB76EB" w:rsidP="00DF5014">
            <w:r>
              <w:t>Credential issues</w:t>
            </w:r>
          </w:p>
        </w:tc>
        <w:tc>
          <w:tcPr>
            <w:tcW w:w="5395" w:type="dxa"/>
          </w:tcPr>
          <w:p w14:paraId="65353AE6" w14:textId="6346E11A" w:rsidR="001923D1" w:rsidRDefault="00DB76EB" w:rsidP="00DF5014">
            <w:r>
              <w:t>Most common failure point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1DB8D199" w:rsidR="001923D1" w:rsidRDefault="00DB76EB" w:rsidP="00DF5014">
            <w:r>
              <w:t>Expecting perfect data immediately</w:t>
            </w:r>
          </w:p>
        </w:tc>
        <w:tc>
          <w:tcPr>
            <w:tcW w:w="5395" w:type="dxa"/>
          </w:tcPr>
          <w:p w14:paraId="3F62A12D" w14:textId="1D8FEF7C" w:rsidR="001923D1" w:rsidRDefault="00DB76EB" w:rsidP="00DF5014">
            <w:r>
              <w:t>Iteration is required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519806CE" w:rsidR="001923D1" w:rsidRDefault="00DB76EB" w:rsidP="00DF5014">
            <w:r>
              <w:t>No validation step</w:t>
            </w:r>
          </w:p>
        </w:tc>
        <w:tc>
          <w:tcPr>
            <w:tcW w:w="5395" w:type="dxa"/>
          </w:tcPr>
          <w:p w14:paraId="1C79DF86" w14:textId="4302962A" w:rsidR="001923D1" w:rsidRDefault="00DB76EB" w:rsidP="00DF5014">
            <w:r>
              <w:t>Bad data enters CMDB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65DC92A4" w:rsidR="001923D1" w:rsidRDefault="00DB76EB" w:rsidP="00DF5014">
            <w:r>
              <w:t>Trying to map relationships too early</w:t>
            </w:r>
          </w:p>
        </w:tc>
        <w:tc>
          <w:tcPr>
            <w:tcW w:w="5395" w:type="dxa"/>
          </w:tcPr>
          <w:p w14:paraId="153DF202" w14:textId="658FFF74" w:rsidR="001923D1" w:rsidRDefault="00DB76EB" w:rsidP="00DF5014">
            <w:r>
              <w:t>Keep it simple first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69F22B85" w14:textId="03656626" w:rsidR="00DB76EB" w:rsidRDefault="00DB76EB" w:rsidP="00DB76EB">
      <w:pPr>
        <w:pStyle w:val="ListParagraph"/>
        <w:numPr>
          <w:ilvl w:val="0"/>
          <w:numId w:val="6"/>
        </w:numPr>
      </w:pPr>
      <w:r>
        <w:t>Scope: Small subnet or known server group</w:t>
      </w:r>
    </w:p>
    <w:p w14:paraId="0A7C8009" w14:textId="4E0B418D" w:rsidR="00DB76EB" w:rsidRDefault="00DB76EB" w:rsidP="00DB76EB">
      <w:pPr>
        <w:pStyle w:val="ListParagraph"/>
        <w:numPr>
          <w:ilvl w:val="0"/>
          <w:numId w:val="6"/>
        </w:numPr>
      </w:pPr>
      <w:r>
        <w:t>CI Classes: Servers only</w:t>
      </w:r>
    </w:p>
    <w:p w14:paraId="65489044" w14:textId="18091DA4" w:rsidR="00DB76EB" w:rsidRDefault="00DB76EB" w:rsidP="00DB76EB">
      <w:pPr>
        <w:pStyle w:val="ListParagraph"/>
        <w:numPr>
          <w:ilvl w:val="0"/>
          <w:numId w:val="6"/>
        </w:numPr>
      </w:pPr>
      <w:r>
        <w:t>MID Server: Single instance</w:t>
      </w:r>
    </w:p>
    <w:p w14:paraId="2BD366FB" w14:textId="3DA5EFE5" w:rsidR="00DB76EB" w:rsidRDefault="00DB76EB" w:rsidP="00DB76EB">
      <w:pPr>
        <w:pStyle w:val="ListParagraph"/>
        <w:numPr>
          <w:ilvl w:val="0"/>
          <w:numId w:val="6"/>
        </w:numPr>
      </w:pPr>
      <w:r>
        <w:t>Credentials: 1–2 working credentials</w:t>
      </w:r>
    </w:p>
    <w:p w14:paraId="682282B3" w14:textId="351A8CE8" w:rsidR="00DB76EB" w:rsidRDefault="00DB76EB" w:rsidP="00DB76EB">
      <w:pPr>
        <w:pStyle w:val="ListParagraph"/>
        <w:numPr>
          <w:ilvl w:val="0"/>
          <w:numId w:val="6"/>
        </w:numPr>
      </w:pPr>
      <w:r>
        <w:t>Schedule: Manual or limited run</w:t>
      </w:r>
    </w:p>
    <w:p w14:paraId="35EFE700" w14:textId="4B92CE1B" w:rsidR="006C1DA6" w:rsidRDefault="00DB76EB" w:rsidP="00DB76EB">
      <w:pPr>
        <w:pStyle w:val="ListParagraph"/>
        <w:numPr>
          <w:ilvl w:val="0"/>
          <w:numId w:val="6"/>
        </w:numPr>
      </w:pPr>
      <w:r>
        <w:t>Validation: Manual review of results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01DA94A9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“Where can we safely test discovery first?”</w:t>
      </w:r>
    </w:p>
    <w:p w14:paraId="1E350405" w14:textId="753D31C1" w:rsidR="00BA2571" w:rsidRDefault="00BA2571" w:rsidP="001923D1">
      <w:pPr>
        <w:pStyle w:val="ListParagraph"/>
        <w:numPr>
          <w:ilvl w:val="0"/>
          <w:numId w:val="7"/>
        </w:numPr>
      </w:pPr>
      <w:r>
        <w:t>Avoid: “What do you want to discover?”</w:t>
      </w:r>
    </w:p>
    <w:p w14:paraId="6F9935FE" w14:textId="4FCFCAB3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small set of systems can we validate quickly?”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4"/>
  </w:num>
  <w:num w:numId="3" w16cid:durableId="903295714">
    <w:abstractNumId w:val="15"/>
  </w:num>
  <w:num w:numId="4" w16cid:durableId="47776009">
    <w:abstractNumId w:val="19"/>
  </w:num>
  <w:num w:numId="5" w16cid:durableId="1553544347">
    <w:abstractNumId w:val="18"/>
  </w:num>
  <w:num w:numId="6" w16cid:durableId="587078171">
    <w:abstractNumId w:val="13"/>
  </w:num>
  <w:num w:numId="7" w16cid:durableId="1463231596">
    <w:abstractNumId w:val="22"/>
  </w:num>
  <w:num w:numId="8" w16cid:durableId="1378630317">
    <w:abstractNumId w:val="9"/>
  </w:num>
  <w:num w:numId="9" w16cid:durableId="1744062372">
    <w:abstractNumId w:val="5"/>
  </w:num>
  <w:num w:numId="10" w16cid:durableId="140074366">
    <w:abstractNumId w:val="24"/>
  </w:num>
  <w:num w:numId="11" w16cid:durableId="1163472494">
    <w:abstractNumId w:val="25"/>
  </w:num>
  <w:num w:numId="12" w16cid:durableId="1449350217">
    <w:abstractNumId w:val="14"/>
  </w:num>
  <w:num w:numId="13" w16cid:durableId="1926958638">
    <w:abstractNumId w:val="10"/>
  </w:num>
  <w:num w:numId="14" w16cid:durableId="1807117042">
    <w:abstractNumId w:val="2"/>
  </w:num>
  <w:num w:numId="15" w16cid:durableId="547765294">
    <w:abstractNumId w:val="20"/>
  </w:num>
  <w:num w:numId="16" w16cid:durableId="553614438">
    <w:abstractNumId w:val="7"/>
  </w:num>
  <w:num w:numId="17" w16cid:durableId="1547643379">
    <w:abstractNumId w:val="1"/>
  </w:num>
  <w:num w:numId="18" w16cid:durableId="333731126">
    <w:abstractNumId w:val="12"/>
  </w:num>
  <w:num w:numId="19" w16cid:durableId="1644888372">
    <w:abstractNumId w:val="21"/>
  </w:num>
  <w:num w:numId="20" w16cid:durableId="896673025">
    <w:abstractNumId w:val="16"/>
  </w:num>
  <w:num w:numId="21" w16cid:durableId="404959389">
    <w:abstractNumId w:val="11"/>
  </w:num>
  <w:num w:numId="22" w16cid:durableId="1538351725">
    <w:abstractNumId w:val="8"/>
  </w:num>
  <w:num w:numId="23" w16cid:durableId="985159212">
    <w:abstractNumId w:val="3"/>
  </w:num>
  <w:num w:numId="24" w16cid:durableId="239220998">
    <w:abstractNumId w:val="17"/>
  </w:num>
  <w:num w:numId="25" w16cid:durableId="1559434043">
    <w:abstractNumId w:val="23"/>
  </w:num>
  <w:num w:numId="26" w16cid:durableId="1502576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D3BA2"/>
    <w:rsid w:val="00204C03"/>
    <w:rsid w:val="00212D5A"/>
    <w:rsid w:val="002951FD"/>
    <w:rsid w:val="002C6CBA"/>
    <w:rsid w:val="002E0DF5"/>
    <w:rsid w:val="002E10F5"/>
    <w:rsid w:val="003101E1"/>
    <w:rsid w:val="003253FC"/>
    <w:rsid w:val="003D0FEE"/>
    <w:rsid w:val="00442D13"/>
    <w:rsid w:val="00452422"/>
    <w:rsid w:val="00471152"/>
    <w:rsid w:val="00513587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50E58"/>
    <w:rsid w:val="00757D72"/>
    <w:rsid w:val="00763CC1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548C1"/>
    <w:rsid w:val="00B63929"/>
    <w:rsid w:val="00B66003"/>
    <w:rsid w:val="00B83E4F"/>
    <w:rsid w:val="00BA2571"/>
    <w:rsid w:val="00BF4B34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DB76EB"/>
    <w:rsid w:val="00E41217"/>
    <w:rsid w:val="00E846BE"/>
    <w:rsid w:val="00F14B1F"/>
    <w:rsid w:val="00F22A2C"/>
    <w:rsid w:val="00F42689"/>
    <w:rsid w:val="00F6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DOCID-202112391-25620</_dlc_DocId>
    <_dlc_DocIdUrl xmlns="ea10e7c1-45f6-45a6-9220-470b2ac38f45">
      <Url>https://itecsfederal.sharepoint.com/teams/MissionSolutions/ISM/_layouts/15/DocIdRedir.aspx?ID=DOCID-202112391-25620</Url>
      <Description>DOCID-202112391-25620</Description>
    </_dlc_DocIdUrl>
  </documentManagement>
</p:properties>
</file>

<file path=customXml/itemProps1.xml><?xml version="1.0" encoding="utf-8"?>
<ds:datastoreItem xmlns:ds="http://schemas.openxmlformats.org/officeDocument/2006/customXml" ds:itemID="{B4D99E09-2371-487F-A1E1-FAF5F558D1DB}"/>
</file>

<file path=customXml/itemProps2.xml><?xml version="1.0" encoding="utf-8"?>
<ds:datastoreItem xmlns:ds="http://schemas.openxmlformats.org/officeDocument/2006/customXml" ds:itemID="{4A5E15F5-80F3-4589-8EEB-DA341099D318}"/>
</file>

<file path=customXml/itemProps3.xml><?xml version="1.0" encoding="utf-8"?>
<ds:datastoreItem xmlns:ds="http://schemas.openxmlformats.org/officeDocument/2006/customXml" ds:itemID="{5F784BE9-A020-411F-9903-589840F77B5D}"/>
</file>

<file path=customXml/itemProps4.xml><?xml version="1.0" encoding="utf-8"?>
<ds:datastoreItem xmlns:ds="http://schemas.openxmlformats.org/officeDocument/2006/customXml" ds:itemID="{F8B06BA7-71DC-4AF7-9203-6FEDC86D7E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668</Words>
  <Characters>3810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4 Focus Only)</vt:lpstr>
      <vt:lpstr>3. Out-of-the-Box (OOTB) Configuration</vt:lpstr>
      <vt:lpstr>    3.1 Discovery Framework</vt:lpstr>
      <vt:lpstr>    3.2 MID Server</vt:lpstr>
      <vt:lpstr>    3.3 Credentials</vt:lpstr>
      <vt:lpstr>    3.4 CI Population</vt:lpstr>
      <vt:lpstr>    3.5 Integration Points</vt:lpstr>
      <vt:lpstr>4. Key Decisions (Client Input)</vt:lpstr>
      <vt:lpstr>    4.1 Discovery Scope</vt:lpstr>
      <vt:lpstr>    4.2 MID Server Placement</vt:lpstr>
      <vt:lpstr>    4.3 Credential Strategy</vt:lpstr>
      <vt:lpstr>    4.4 Discovery Scheduling</vt:lpstr>
      <vt:lpstr>    4.5 CI Class Scope</vt:lpstr>
      <vt:lpstr>    4.6 Data Quality &amp; Validation</vt:lpstr>
      <vt:lpstr>5. Data Requirements</vt:lpstr>
      <vt:lpstr>6. Process Flows (Simple)</vt:lpstr>
      <vt:lpstr>    CI Creation Flow</vt:lpstr>
      <vt:lpstr>    Incident Flow (with CMDB)</vt:lpstr>
      <vt:lpstr>    Change Flow (with CMDB)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35</cp:revision>
  <dcterms:created xsi:type="dcterms:W3CDTF">2026-05-01T16:44:00Z</dcterms:created>
  <dcterms:modified xsi:type="dcterms:W3CDTF">2026-05-04T13:30:00Z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cf6af8db-469a-460f-b799-05cd2c0427ad</vt:lpwstr>
  </property>
</Properties>
</file>