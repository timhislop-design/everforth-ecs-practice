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Change Management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04 Workbook 07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Change MVP — lightweight control, no friction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1C6F9ED2" w:rsidR="009C1176" w:rsidRDefault="006D39B7" w:rsidP="009C1176">
      <w:r>
        <w:t>Change Management ensures that changes to services and systems are:</w:t>
      </w:r>
    </w:p>
    <w:p w14:paraId="7B21A65C" w14:textId="1CA20B03" w:rsidR="006D39B7" w:rsidRDefault="006D39B7" w:rsidP="006D39B7">
      <w:pPr>
        <w:pStyle w:val="ListParagraph"/>
        <w:numPr>
          <w:ilvl w:val="0"/>
          <w:numId w:val="19"/>
        </w:numPr>
      </w:pPr>
      <w:r>
        <w:t>Planned</w:t>
      </w:r>
    </w:p>
    <w:p w14:paraId="54F80724" w14:textId="35A794AF" w:rsidR="006D39B7" w:rsidRDefault="006D39B7" w:rsidP="006D39B7">
      <w:pPr>
        <w:pStyle w:val="ListParagraph"/>
        <w:numPr>
          <w:ilvl w:val="0"/>
          <w:numId w:val="19"/>
        </w:numPr>
      </w:pPr>
      <w:r>
        <w:t>Reviewed</w:t>
      </w:r>
    </w:p>
    <w:p w14:paraId="2C124B71" w14:textId="08C43D05" w:rsidR="0015353F" w:rsidRDefault="006D39B7" w:rsidP="006D39B7">
      <w:pPr>
        <w:pStyle w:val="ListParagraph"/>
        <w:numPr>
          <w:ilvl w:val="0"/>
          <w:numId w:val="19"/>
        </w:numPr>
      </w:pPr>
      <w:r>
        <w:t>Controlled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636948E3" w14:textId="2653E016" w:rsidR="006D39B7" w:rsidRDefault="006D39B7" w:rsidP="006D39B7">
      <w:pPr>
        <w:pStyle w:val="ListParagraph"/>
        <w:numPr>
          <w:ilvl w:val="0"/>
          <w:numId w:val="23"/>
        </w:numPr>
      </w:pPr>
      <w:r>
        <w:t>Reduce risk to production systems</w:t>
      </w:r>
    </w:p>
    <w:p w14:paraId="591E2480" w14:textId="7511841B" w:rsidR="006D39B7" w:rsidRDefault="006D39B7" w:rsidP="006D39B7">
      <w:pPr>
        <w:pStyle w:val="ListParagraph"/>
        <w:numPr>
          <w:ilvl w:val="0"/>
          <w:numId w:val="23"/>
        </w:numPr>
      </w:pPr>
      <w:r>
        <w:t>Improve visibility into planned work</w:t>
      </w:r>
    </w:p>
    <w:p w14:paraId="01D445BF" w14:textId="4C9A4C14" w:rsidR="0072435D" w:rsidRDefault="006D39B7" w:rsidP="006D39B7">
      <w:pPr>
        <w:pStyle w:val="ListParagraph"/>
        <w:numPr>
          <w:ilvl w:val="0"/>
          <w:numId w:val="23"/>
        </w:numPr>
      </w:pPr>
      <w:r>
        <w:t>Prevent incidents caused by uncontrolled changes</w:t>
      </w:r>
    </w:p>
    <w:p w14:paraId="13552222" w14:textId="77777777" w:rsidR="009C1176" w:rsidRDefault="009C1176" w:rsidP="009C1176"/>
    <w:p w14:paraId="2E079CCF" w14:textId="64847932" w:rsidR="0015353F" w:rsidRDefault="00763CC1" w:rsidP="0015353F">
      <w:r>
        <w:t>In Sprint 4, the goal is:</w:t>
      </w:r>
    </w:p>
    <w:p w14:paraId="16948992" w14:textId="59C0293F" w:rsidR="0072435D" w:rsidRDefault="006D39B7" w:rsidP="0072435D">
      <w:pPr>
        <w:pStyle w:val="ListParagraph"/>
        <w:numPr>
          <w:ilvl w:val="0"/>
          <w:numId w:val="20"/>
        </w:numPr>
      </w:pPr>
      <w:del w:id="100" w:author="Claude" w:date="2026-05-08T00:00:00Z">
        <w:r>
          <w:delText>Introduce lightweight control</w:delText>
        </w:r>
      </w:del>
      <w:ins w:id="101" w:author="Claude" w:date="2026-05-08T00:00:00Z">
        <w:r>
          <w:t>Introduce lightweight control — Normal &amp; Standard change types only; Emergency deferred</w:t>
        </w:r>
      </w:ins>
    </w:p>
    <w:p w14:paraId="3792A116" w14:textId="6AADD3D7" w:rsidR="0015353F" w:rsidRDefault="006D39B7" w:rsidP="0072435D">
      <w:pPr>
        <w:pStyle w:val="ListParagraph"/>
        <w:numPr>
          <w:ilvl w:val="0"/>
          <w:numId w:val="20"/>
        </w:numPr>
      </w:pPr>
      <w:r>
        <w:t xml:space="preserve">Enable CAB decisions without friction</w:t>
      </w:r>
      <w:ins w:id="200" w:author="Claude" w:date="2026-05-08T00:00:00Z">
        <w:r>
          <w:t xml:space="preserve"> — CAB review-to-decision in one meeting using OOTB CAB Workbench, no custom views</w:t>
        </w:r>
      </w:ins>
    </w:p>
    <w:p w14:paraId="60D39CC7" w14:textId="77777777" w:rsidR="00763CC1" w:rsidRDefault="00763CC1" w:rsidP="00763CC1"/>
    <w:p w14:paraId="1F15B327" w14:textId="227688B6" w:rsidR="001923D1" w:rsidRDefault="001923D1" w:rsidP="001923D1">
      <w:pPr>
        <w:pStyle w:val="Heading1"/>
      </w:pPr>
      <w:r>
        <w:t>2. Scope (Sprint 4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6AF2FF67" w14:textId="2A12CB95" w:rsidR="006D39B7" w:rsidRDefault="006D39B7" w:rsidP="006D39B7">
      <w:pPr>
        <w:pStyle w:val="ListParagraph"/>
        <w:numPr>
          <w:ilvl w:val="0"/>
          <w:numId w:val="9"/>
        </w:numPr>
      </w:pPr>
      <w:r>
        <w:t>Change record setup (types &amp; forms)</w:t>
      </w:r>
    </w:p>
    <w:p w14:paraId="073D01EA" w14:textId="0ABB3520" w:rsidR="006D39B7" w:rsidRDefault="006D39B7" w:rsidP="006D39B7">
      <w:pPr>
        <w:pStyle w:val="ListParagraph"/>
        <w:numPr>
          <w:ilvl w:val="0"/>
          <w:numId w:val="9"/>
        </w:numPr>
      </w:pPr>
      <w:r>
        <w:t>Basic workflows (submit → approve → implement → review)</w:t>
      </w:r>
    </w:p>
    <w:p w14:paraId="4A7F2C46" w14:textId="39887E6B" w:rsidR="006D39B7" w:rsidRDefault="006D39B7" w:rsidP="006D39B7">
      <w:pPr>
        <w:pStyle w:val="ListParagraph"/>
        <w:numPr>
          <w:ilvl w:val="0"/>
          <w:numId w:val="9"/>
        </w:numPr>
      </w:pPr>
      <w:r>
        <w:t>CAB Workbench usage</w:t>
      </w:r>
    </w:p>
    <w:p w14:paraId="0BD25119" w14:textId="2E5822D6" w:rsidR="006D39B7" w:rsidRDefault="006D39B7" w:rsidP="006D39B7">
      <w:pPr>
        <w:pStyle w:val="ListParagraph"/>
        <w:numPr>
          <w:ilvl w:val="0"/>
          <w:numId w:val="9"/>
        </w:numPr>
      </w:pPr>
      <w:r>
        <w:t>Standard change templates</w:t>
      </w:r>
    </w:p>
    <w:p w14:paraId="44B1AAC9" w14:textId="7835D034" w:rsidR="001923D1" w:rsidRDefault="006D39B7" w:rsidP="006D39B7">
      <w:pPr>
        <w:pStyle w:val="ListParagraph"/>
        <w:numPr>
          <w:ilvl w:val="0"/>
          <w:numId w:val="9"/>
        </w:numPr>
      </w:pPr>
      <w:r>
        <w:t xml:space="preserve">Linking Change to Incident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4772EABE" w14:textId="093559BF" w:rsidR="006D39B7" w:rsidRDefault="006D39B7" w:rsidP="006D39B7">
      <w:pPr>
        <w:pStyle w:val="ListParagraph"/>
        <w:numPr>
          <w:ilvl w:val="0"/>
          <w:numId w:val="10"/>
        </w:numPr>
      </w:pPr>
      <w:r>
        <w:t>Advanced risk scoring models</w:t>
      </w:r>
    </w:p>
    <w:p w14:paraId="1EA465CC" w14:textId="1F4DE276" w:rsidR="006D39B7" w:rsidRDefault="006D39B7" w:rsidP="006D39B7">
      <w:pPr>
        <w:pStyle w:val="ListParagraph"/>
        <w:numPr>
          <w:ilvl w:val="0"/>
          <w:numId w:val="10"/>
        </w:numPr>
      </w:pPr>
      <w:r>
        <w:t>Automated change approvals</w:t>
      </w:r>
    </w:p>
    <w:p w14:paraId="5D22C9D9" w14:textId="2AF1FF28" w:rsidR="001923D1" w:rsidRDefault="006D39B7" w:rsidP="006D39B7">
      <w:pPr>
        <w:pStyle w:val="ListParagraph"/>
        <w:numPr>
          <w:ilvl w:val="0"/>
          <w:numId w:val="10"/>
        </w:numPr>
      </w:pPr>
      <w:r>
        <w:t>Full release management integration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205AFAFD" w:rsidR="001923D1" w:rsidRDefault="001923D1" w:rsidP="001923D1">
      <w:pPr>
        <w:pStyle w:val="Heading2"/>
      </w:pPr>
      <w:r>
        <w:t>3.1 Change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D39B7" w14:paraId="46DF39BA" w14:textId="77777777" w:rsidTr="00DF5014">
        <w:trPr>
          <w:cantSplit/>
        </w:trPr>
        <w:tc>
          <w:tcPr>
            <w:tcW w:w="3596" w:type="dxa"/>
          </w:tcPr>
          <w:p w14:paraId="111A93CE" w14:textId="02CA3F00" w:rsidR="006D39B7" w:rsidRDefault="006D39B7" w:rsidP="006D39B7">
            <w:r>
              <w:t>Standard</w:t>
            </w:r>
          </w:p>
        </w:tc>
        <w:tc>
          <w:tcPr>
            <w:tcW w:w="3597" w:type="dxa"/>
          </w:tcPr>
          <w:p w14:paraId="43A5090C" w14:textId="52B6A257" w:rsidR="006D39B7" w:rsidRDefault="006D39B7" w:rsidP="006D39B7">
            <w:r>
              <w:t>Pre-approved, low risk</w:t>
            </w:r>
          </w:p>
        </w:tc>
        <w:tc>
          <w:tcPr>
            <w:tcW w:w="3597" w:type="dxa"/>
          </w:tcPr>
          <w:p w14:paraId="2D58E894" w14:textId="7141E40E" w:rsidR="006D39B7" w:rsidRDefault="006D39B7" w:rsidP="006D39B7">
            <w:r>
              <w:t>No CAB required</w:t>
            </w:r>
          </w:p>
        </w:tc>
      </w:tr>
      <w:tr w:rsidR="006D39B7" w14:paraId="0F18E171" w14:textId="77777777" w:rsidTr="00DF5014">
        <w:trPr>
          <w:cantSplit/>
        </w:trPr>
        <w:tc>
          <w:tcPr>
            <w:tcW w:w="3596" w:type="dxa"/>
          </w:tcPr>
          <w:p w14:paraId="7CB664BD" w14:textId="5B5721D5" w:rsidR="006D39B7" w:rsidRDefault="006D39B7" w:rsidP="006D39B7">
            <w:r>
              <w:t>Normal</w:t>
            </w:r>
          </w:p>
        </w:tc>
        <w:tc>
          <w:tcPr>
            <w:tcW w:w="3597" w:type="dxa"/>
          </w:tcPr>
          <w:p w14:paraId="7C43B47F" w14:textId="4C0031A0" w:rsidR="006D39B7" w:rsidRDefault="006D39B7" w:rsidP="006D39B7">
            <w:r>
              <w:t>Requires approval</w:t>
            </w:r>
          </w:p>
        </w:tc>
        <w:tc>
          <w:tcPr>
            <w:tcW w:w="3597" w:type="dxa"/>
          </w:tcPr>
          <w:p w14:paraId="4C70667F" w14:textId="4CBF6658" w:rsidR="006D39B7" w:rsidRDefault="006D39B7" w:rsidP="006D39B7">
            <w:r>
              <w:t>Main change type</w:t>
            </w:r>
          </w:p>
        </w:tc>
      </w:tr>
      <w:tr w:rsidR="006D39B7" w14:paraId="629A9A5D" w14:textId="77777777" w:rsidTr="00DF5014">
        <w:trPr>
          <w:cantSplit/>
        </w:trPr>
        <w:tc>
          <w:tcPr>
            <w:tcW w:w="3596" w:type="dxa"/>
          </w:tcPr>
          <w:p w14:paraId="488D7495" w14:textId="7BE54DDC" w:rsidR="006D39B7" w:rsidRDefault="006D39B7" w:rsidP="006D39B7">
            <w:r>
              <w:t>Emergency</w:t>
            </w:r>
          </w:p>
        </w:tc>
        <w:tc>
          <w:tcPr>
            <w:tcW w:w="3597" w:type="dxa"/>
          </w:tcPr>
          <w:p w14:paraId="75BE4B5F" w14:textId="4F8020EE" w:rsidR="006D39B7" w:rsidRDefault="006D39B7" w:rsidP="006D39B7">
            <w:r>
              <w:t>Urgent, expedited</w:t>
            </w:r>
          </w:p>
        </w:tc>
        <w:tc>
          <w:tcPr>
            <w:tcW w:w="3597" w:type="dxa"/>
          </w:tcPr>
          <w:p w14:paraId="205E7426" w14:textId="11501DBF" w:rsidR="006D39B7" w:rsidRDefault="006D39B7" w:rsidP="006D39B7">
            <w:r>
              <w:t>Post-review required</w:t>
            </w:r>
          </w:p>
        </w:tc>
      </w:tr>
    </w:tbl>
    <w:p w14:paraId="6020C357" w14:textId="77777777" w:rsidR="001923D1" w:rsidRDefault="001923D1" w:rsidP="001923D1"/>
    <w:p w14:paraId="63F2CD79" w14:textId="1BC45381" w:rsidR="001923D1" w:rsidRDefault="001923D1" w:rsidP="001923D1">
      <w:pPr>
        <w:pStyle w:val="Heading2"/>
      </w:pPr>
      <w:r>
        <w:lastRenderedPageBreak/>
        <w:t>3.2 Change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D39B7" w14:paraId="2B3679C0" w14:textId="77777777" w:rsidTr="00DF5014">
        <w:trPr>
          <w:cantSplit/>
        </w:trPr>
        <w:tc>
          <w:tcPr>
            <w:tcW w:w="3596" w:type="dxa"/>
          </w:tcPr>
          <w:p w14:paraId="153714AC" w14:textId="242CA514" w:rsidR="006D39B7" w:rsidRDefault="006D39B7" w:rsidP="006D39B7">
            <w:r>
              <w:t>New</w:t>
            </w:r>
          </w:p>
        </w:tc>
        <w:tc>
          <w:tcPr>
            <w:tcW w:w="3597" w:type="dxa"/>
          </w:tcPr>
          <w:p w14:paraId="7D20D4CF" w14:textId="3D6C5315" w:rsidR="006D39B7" w:rsidRDefault="006D39B7" w:rsidP="006D39B7">
            <w:r>
              <w:t>Created</w:t>
            </w:r>
          </w:p>
        </w:tc>
        <w:tc>
          <w:tcPr>
            <w:tcW w:w="3597" w:type="dxa"/>
          </w:tcPr>
          <w:p w14:paraId="6F911098" w14:textId="6F3F4539" w:rsidR="006D39B7" w:rsidRDefault="006D39B7" w:rsidP="006D39B7">
            <w:r>
              <w:t>Initial state</w:t>
            </w:r>
          </w:p>
        </w:tc>
      </w:tr>
      <w:tr w:rsidR="006D39B7" w14:paraId="64D18BF3" w14:textId="77777777" w:rsidTr="00DF5014">
        <w:trPr>
          <w:cantSplit/>
        </w:trPr>
        <w:tc>
          <w:tcPr>
            <w:tcW w:w="3596" w:type="dxa"/>
          </w:tcPr>
          <w:p w14:paraId="63E98F31" w14:textId="29DE7C47" w:rsidR="006D39B7" w:rsidRDefault="006D39B7" w:rsidP="006D39B7">
            <w:r>
              <w:t>Assess</w:t>
            </w:r>
          </w:p>
        </w:tc>
        <w:tc>
          <w:tcPr>
            <w:tcW w:w="3597" w:type="dxa"/>
          </w:tcPr>
          <w:p w14:paraId="12273FD8" w14:textId="132C4C66" w:rsidR="006D39B7" w:rsidRDefault="006D39B7" w:rsidP="006D39B7">
            <w:r>
              <w:t>Evaluating impact/risk</w:t>
            </w:r>
          </w:p>
        </w:tc>
        <w:tc>
          <w:tcPr>
            <w:tcW w:w="3597" w:type="dxa"/>
          </w:tcPr>
          <w:p w14:paraId="06C8EA4F" w14:textId="138E7473" w:rsidR="006D39B7" w:rsidRDefault="006D39B7" w:rsidP="006D39B7">
            <w:r>
              <w:t>Optional use</w:t>
            </w:r>
          </w:p>
        </w:tc>
      </w:tr>
      <w:tr w:rsidR="006D39B7" w14:paraId="26C124EB" w14:textId="77777777" w:rsidTr="00DF5014">
        <w:trPr>
          <w:cantSplit/>
        </w:trPr>
        <w:tc>
          <w:tcPr>
            <w:tcW w:w="3596" w:type="dxa"/>
          </w:tcPr>
          <w:p w14:paraId="1C3EF195" w14:textId="5B161A85" w:rsidR="006D39B7" w:rsidRPr="00FB34EF" w:rsidRDefault="006D39B7" w:rsidP="006D39B7">
            <w:r>
              <w:t>Authorize</w:t>
            </w:r>
          </w:p>
        </w:tc>
        <w:tc>
          <w:tcPr>
            <w:tcW w:w="3597" w:type="dxa"/>
          </w:tcPr>
          <w:p w14:paraId="35C6950E" w14:textId="7A0449BD" w:rsidR="006D39B7" w:rsidRPr="00FB34EF" w:rsidRDefault="006D39B7" w:rsidP="006D39B7">
            <w:r>
              <w:t>Approval stage</w:t>
            </w:r>
          </w:p>
        </w:tc>
        <w:tc>
          <w:tcPr>
            <w:tcW w:w="3597" w:type="dxa"/>
          </w:tcPr>
          <w:p w14:paraId="1E510F35" w14:textId="118DC74E" w:rsidR="006D39B7" w:rsidRPr="00FB34EF" w:rsidRDefault="006D39B7" w:rsidP="006D39B7">
            <w:r>
              <w:t>CAB/approver</w:t>
            </w:r>
          </w:p>
        </w:tc>
      </w:tr>
      <w:tr w:rsidR="006D39B7" w14:paraId="0960B74A" w14:textId="77777777" w:rsidTr="00DF5014">
        <w:trPr>
          <w:cantSplit/>
        </w:trPr>
        <w:tc>
          <w:tcPr>
            <w:tcW w:w="3596" w:type="dxa"/>
          </w:tcPr>
          <w:p w14:paraId="5FF8FC4F" w14:textId="0723C7B1" w:rsidR="006D39B7" w:rsidRPr="00FB34EF" w:rsidRDefault="006D39B7" w:rsidP="006D39B7">
            <w:r>
              <w:t>Scheduled</w:t>
            </w:r>
          </w:p>
        </w:tc>
        <w:tc>
          <w:tcPr>
            <w:tcW w:w="3597" w:type="dxa"/>
          </w:tcPr>
          <w:p w14:paraId="6DF440A8" w14:textId="02B0884D" w:rsidR="006D39B7" w:rsidRPr="00FB34EF" w:rsidRDefault="006D39B7" w:rsidP="006D39B7">
            <w:r>
              <w:t>Planned for execution</w:t>
            </w:r>
          </w:p>
        </w:tc>
        <w:tc>
          <w:tcPr>
            <w:tcW w:w="3597" w:type="dxa"/>
          </w:tcPr>
          <w:p w14:paraId="4E6164B1" w14:textId="4969B1E3" w:rsidR="006D39B7" w:rsidRPr="00FB34EF" w:rsidRDefault="006D39B7" w:rsidP="006D39B7">
            <w:r>
              <w:t>Optional</w:t>
            </w:r>
          </w:p>
        </w:tc>
      </w:tr>
      <w:tr w:rsidR="006D39B7" w14:paraId="32F61ADB" w14:textId="77777777" w:rsidTr="00DF5014">
        <w:trPr>
          <w:cantSplit/>
        </w:trPr>
        <w:tc>
          <w:tcPr>
            <w:tcW w:w="3596" w:type="dxa"/>
          </w:tcPr>
          <w:p w14:paraId="69A92CFB" w14:textId="76DA28FB" w:rsidR="006D39B7" w:rsidRPr="00FB34EF" w:rsidRDefault="006D39B7" w:rsidP="006D39B7">
            <w:r>
              <w:t>Implement</w:t>
            </w:r>
          </w:p>
        </w:tc>
        <w:tc>
          <w:tcPr>
            <w:tcW w:w="3597" w:type="dxa"/>
          </w:tcPr>
          <w:p w14:paraId="1A2F79B2" w14:textId="2A631C06" w:rsidR="006D39B7" w:rsidRPr="00FB34EF" w:rsidRDefault="006D39B7" w:rsidP="006D39B7">
            <w:r>
              <w:t>Being executed</w:t>
            </w:r>
          </w:p>
        </w:tc>
        <w:tc>
          <w:tcPr>
            <w:tcW w:w="3597" w:type="dxa"/>
          </w:tcPr>
          <w:p w14:paraId="2A5C5358" w14:textId="3736C8F4" w:rsidR="006D39B7" w:rsidRPr="00FB34EF" w:rsidRDefault="006D39B7" w:rsidP="006D39B7">
            <w:r>
              <w:t>Active work</w:t>
            </w:r>
          </w:p>
        </w:tc>
      </w:tr>
      <w:tr w:rsidR="006D39B7" w14:paraId="1D086F22" w14:textId="77777777" w:rsidTr="00DF5014">
        <w:trPr>
          <w:cantSplit/>
        </w:trPr>
        <w:tc>
          <w:tcPr>
            <w:tcW w:w="3596" w:type="dxa"/>
          </w:tcPr>
          <w:p w14:paraId="3DA53196" w14:textId="4BC80A03" w:rsidR="006D39B7" w:rsidRPr="00FB34EF" w:rsidRDefault="006D39B7" w:rsidP="006D39B7">
            <w:r>
              <w:t>Review</w:t>
            </w:r>
          </w:p>
        </w:tc>
        <w:tc>
          <w:tcPr>
            <w:tcW w:w="3597" w:type="dxa"/>
          </w:tcPr>
          <w:p w14:paraId="056C2468" w14:textId="5434F8F8" w:rsidR="006D39B7" w:rsidRPr="00FB34EF" w:rsidRDefault="006D39B7" w:rsidP="006D39B7">
            <w:r>
              <w:t>Post-implementation</w:t>
            </w:r>
          </w:p>
        </w:tc>
        <w:tc>
          <w:tcPr>
            <w:tcW w:w="3597" w:type="dxa"/>
          </w:tcPr>
          <w:p w14:paraId="20BD6640" w14:textId="0F4020CE" w:rsidR="006D39B7" w:rsidRPr="00FB34EF" w:rsidRDefault="006D39B7" w:rsidP="006D39B7">
            <w:r>
              <w:t>Required</w:t>
            </w:r>
          </w:p>
        </w:tc>
      </w:tr>
      <w:tr w:rsidR="006D39B7" w14:paraId="7F0B5453" w14:textId="77777777" w:rsidTr="00DF5014">
        <w:trPr>
          <w:cantSplit/>
        </w:trPr>
        <w:tc>
          <w:tcPr>
            <w:tcW w:w="3596" w:type="dxa"/>
          </w:tcPr>
          <w:p w14:paraId="55F2CC68" w14:textId="25FBD16C" w:rsidR="006D39B7" w:rsidRDefault="006D39B7" w:rsidP="006D39B7">
            <w:r>
              <w:t>Closed</w:t>
            </w:r>
          </w:p>
        </w:tc>
        <w:tc>
          <w:tcPr>
            <w:tcW w:w="3597" w:type="dxa"/>
          </w:tcPr>
          <w:p w14:paraId="5E989788" w14:textId="6B1EF4CD" w:rsidR="006D39B7" w:rsidRDefault="006D39B7" w:rsidP="006D39B7">
            <w:r>
              <w:t>Completed</w:t>
            </w:r>
          </w:p>
        </w:tc>
        <w:tc>
          <w:tcPr>
            <w:tcW w:w="3597" w:type="dxa"/>
          </w:tcPr>
          <w:p w14:paraId="1EFA2FE0" w14:textId="7737BCB2" w:rsidR="006D39B7" w:rsidRDefault="006D39B7" w:rsidP="006D39B7">
            <w:r>
              <w:t>Final</w:t>
            </w:r>
          </w:p>
        </w:tc>
      </w:tr>
    </w:tbl>
    <w:p w14:paraId="04510841" w14:textId="5AD518B1" w:rsidR="001923D1" w:rsidRDefault="001923D1" w:rsidP="001923D1">
      <w:pPr>
        <w:pStyle w:val="Heading2"/>
      </w:pPr>
      <w:r>
        <w:t>3.3 Workflow &amp;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D39B7" w14:paraId="73BE540D" w14:textId="77777777" w:rsidTr="00DF5014">
        <w:trPr>
          <w:cantSplit/>
        </w:trPr>
        <w:tc>
          <w:tcPr>
            <w:tcW w:w="3596" w:type="dxa"/>
          </w:tcPr>
          <w:p w14:paraId="2423E30D" w14:textId="5C4F1194" w:rsidR="006D39B7" w:rsidRDefault="006D39B7" w:rsidP="006D39B7">
            <w:r>
              <w:t>Approval Engine</w:t>
            </w:r>
          </w:p>
        </w:tc>
        <w:tc>
          <w:tcPr>
            <w:tcW w:w="3597" w:type="dxa"/>
          </w:tcPr>
          <w:p w14:paraId="0FCA30FC" w14:textId="33B6C267" w:rsidR="006D39B7" w:rsidRDefault="006D39B7" w:rsidP="006D39B7">
            <w:r>
              <w:t>Enabled</w:t>
            </w:r>
          </w:p>
        </w:tc>
        <w:tc>
          <w:tcPr>
            <w:tcW w:w="3597" w:type="dxa"/>
          </w:tcPr>
          <w:p w14:paraId="5AC5DD0E" w14:textId="6B3F3FEA" w:rsidR="006D39B7" w:rsidRDefault="006D39B7" w:rsidP="006D39B7">
            <w:r>
              <w:t>Configurable</w:t>
            </w:r>
          </w:p>
        </w:tc>
      </w:tr>
      <w:tr w:rsidR="006D39B7" w14:paraId="2B2E7B01" w14:textId="77777777" w:rsidTr="00DF5014">
        <w:trPr>
          <w:cantSplit/>
        </w:trPr>
        <w:tc>
          <w:tcPr>
            <w:tcW w:w="3596" w:type="dxa"/>
          </w:tcPr>
          <w:p w14:paraId="67AB5B20" w14:textId="0533EDAE" w:rsidR="006D39B7" w:rsidRDefault="006D39B7" w:rsidP="006D39B7">
            <w:r>
              <w:t>CAB Support</w:t>
            </w:r>
          </w:p>
        </w:tc>
        <w:tc>
          <w:tcPr>
            <w:tcW w:w="3597" w:type="dxa"/>
          </w:tcPr>
          <w:p w14:paraId="33D3C3C0" w14:textId="7A2B1FEA" w:rsidR="006D39B7" w:rsidRDefault="006D39B7" w:rsidP="006D39B7">
            <w:r>
              <w:t>Available</w:t>
            </w:r>
          </w:p>
        </w:tc>
        <w:tc>
          <w:tcPr>
            <w:tcW w:w="3597" w:type="dxa"/>
          </w:tcPr>
          <w:p w14:paraId="5E097085" w14:textId="7FAA3A8D" w:rsidR="006D39B7" w:rsidRDefault="006D39B7" w:rsidP="006D39B7">
            <w:r>
              <w:t>Workbench UI</w:t>
            </w:r>
          </w:p>
        </w:tc>
      </w:tr>
      <w:tr w:rsidR="006D39B7" w14:paraId="687C7760" w14:textId="77777777" w:rsidTr="00DF5014">
        <w:trPr>
          <w:cantSplit/>
        </w:trPr>
        <w:tc>
          <w:tcPr>
            <w:tcW w:w="3596" w:type="dxa"/>
          </w:tcPr>
          <w:p w14:paraId="3131A34A" w14:textId="379D85DD" w:rsidR="006D39B7" w:rsidRDefault="006D39B7" w:rsidP="006D39B7">
            <w:r>
              <w:t>Risk/Impact Fields</w:t>
            </w:r>
          </w:p>
        </w:tc>
        <w:tc>
          <w:tcPr>
            <w:tcW w:w="3597" w:type="dxa"/>
          </w:tcPr>
          <w:p w14:paraId="58522420" w14:textId="7E7BC1E8" w:rsidR="006D39B7" w:rsidRDefault="006D39B7" w:rsidP="006D39B7">
            <w:r>
              <w:t>Present</w:t>
            </w:r>
          </w:p>
        </w:tc>
        <w:tc>
          <w:tcPr>
            <w:tcW w:w="3597" w:type="dxa"/>
          </w:tcPr>
          <w:p w14:paraId="6240BC16" w14:textId="3C4D99D6" w:rsidR="006D39B7" w:rsidRDefault="006D39B7" w:rsidP="006D39B7">
            <w:r>
              <w:t>Not enforced</w:t>
            </w:r>
          </w:p>
        </w:tc>
      </w:tr>
    </w:tbl>
    <w:p w14:paraId="09FC807C" w14:textId="77777777" w:rsidR="001923D1" w:rsidRDefault="001923D1" w:rsidP="001923D1"/>
    <w:p w14:paraId="36D9CA06" w14:textId="413EDCAC" w:rsidR="001923D1" w:rsidRDefault="001923D1" w:rsidP="001923D1">
      <w:pPr>
        <w:pStyle w:val="Heading2"/>
      </w:pPr>
      <w:r>
        <w:t>3.4 CAB Workbench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D39B7" w14:paraId="6297B86F" w14:textId="77777777" w:rsidTr="00DF5014">
        <w:trPr>
          <w:cantSplit/>
        </w:trPr>
        <w:tc>
          <w:tcPr>
            <w:tcW w:w="3596" w:type="dxa"/>
          </w:tcPr>
          <w:p w14:paraId="0D4E3B31" w14:textId="5FEA2E8C" w:rsidR="006D39B7" w:rsidRDefault="006D39B7" w:rsidP="006D39B7">
            <w:r>
              <w:t>CAB Workbench</w:t>
            </w:r>
          </w:p>
        </w:tc>
        <w:tc>
          <w:tcPr>
            <w:tcW w:w="3597" w:type="dxa"/>
          </w:tcPr>
          <w:p w14:paraId="0D418093" w14:textId="05EDCAF4" w:rsidR="006D39B7" w:rsidRDefault="006D39B7" w:rsidP="006D39B7">
            <w:r>
              <w:t>Available</w:t>
            </w:r>
          </w:p>
        </w:tc>
        <w:tc>
          <w:tcPr>
            <w:tcW w:w="3597" w:type="dxa"/>
          </w:tcPr>
          <w:p w14:paraId="24EE3C9A" w14:textId="39F586C6" w:rsidR="006D39B7" w:rsidRDefault="006D39B7" w:rsidP="006D39B7">
            <w:r>
              <w:t>Central review tool</w:t>
            </w:r>
          </w:p>
        </w:tc>
      </w:tr>
      <w:tr w:rsidR="006D39B7" w14:paraId="28469607" w14:textId="77777777" w:rsidTr="00DF5014">
        <w:trPr>
          <w:cantSplit/>
        </w:trPr>
        <w:tc>
          <w:tcPr>
            <w:tcW w:w="3596" w:type="dxa"/>
          </w:tcPr>
          <w:p w14:paraId="718B6804" w14:textId="0A568F80" w:rsidR="006D39B7" w:rsidRDefault="006D39B7" w:rsidP="006D39B7">
            <w:r>
              <w:t>Change Calendar</w:t>
            </w:r>
          </w:p>
        </w:tc>
        <w:tc>
          <w:tcPr>
            <w:tcW w:w="3597" w:type="dxa"/>
          </w:tcPr>
          <w:p w14:paraId="0C225EA9" w14:textId="663ADD90" w:rsidR="006D39B7" w:rsidRDefault="006D39B7" w:rsidP="006D39B7">
            <w:r>
              <w:t>Available</w:t>
            </w:r>
          </w:p>
        </w:tc>
        <w:tc>
          <w:tcPr>
            <w:tcW w:w="3597" w:type="dxa"/>
          </w:tcPr>
          <w:p w14:paraId="1D9640F4" w14:textId="304059B8" w:rsidR="006D39B7" w:rsidRDefault="006D39B7" w:rsidP="006D39B7">
            <w:r>
              <w:t>Visual scheduling</w:t>
            </w:r>
          </w:p>
        </w:tc>
      </w:tr>
      <w:tr w:rsidR="006D39B7" w14:paraId="73F74E61" w14:textId="77777777" w:rsidTr="00DF5014">
        <w:trPr>
          <w:cantSplit/>
        </w:trPr>
        <w:tc>
          <w:tcPr>
            <w:tcW w:w="3596" w:type="dxa"/>
          </w:tcPr>
          <w:p w14:paraId="36F645AA" w14:textId="42A938CD" w:rsidR="006D39B7" w:rsidRDefault="006D39B7" w:rsidP="006D39B7">
            <w:r>
              <w:t>Conflict Detection</w:t>
            </w:r>
          </w:p>
        </w:tc>
        <w:tc>
          <w:tcPr>
            <w:tcW w:w="3597" w:type="dxa"/>
          </w:tcPr>
          <w:p w14:paraId="20DB4A4D" w14:textId="7D4CA210" w:rsidR="006D39B7" w:rsidRDefault="006D39B7" w:rsidP="006D39B7">
            <w:r>
              <w:t>Basic</w:t>
            </w:r>
          </w:p>
        </w:tc>
        <w:tc>
          <w:tcPr>
            <w:tcW w:w="3597" w:type="dxa"/>
          </w:tcPr>
          <w:p w14:paraId="17BE20A6" w14:textId="08025412" w:rsidR="006D39B7" w:rsidRDefault="006D39B7" w:rsidP="006D39B7">
            <w:r>
              <w:t>Can expand later</w:t>
            </w:r>
          </w:p>
        </w:tc>
      </w:tr>
    </w:tbl>
    <w:p w14:paraId="7186C36A" w14:textId="77777777" w:rsidR="001923D1" w:rsidRDefault="001923D1" w:rsidP="001923D1"/>
    <w:p w14:paraId="5A03B42A" w14:textId="48CB3FD0" w:rsidR="001923D1" w:rsidRDefault="001923D1" w:rsidP="001923D1">
      <w:pPr>
        <w:pStyle w:val="Heading2"/>
      </w:pPr>
      <w:r>
        <w:t>3.5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D39B7" w14:paraId="10331703" w14:textId="77777777" w:rsidTr="00DF5014">
        <w:trPr>
          <w:cantSplit/>
        </w:trPr>
        <w:tc>
          <w:tcPr>
            <w:tcW w:w="3596" w:type="dxa"/>
          </w:tcPr>
          <w:p w14:paraId="77F8EAA8" w14:textId="0FC09915" w:rsidR="006D39B7" w:rsidRDefault="006D39B7" w:rsidP="006D39B7">
            <w:r>
              <w:t>Templates</w:t>
            </w:r>
          </w:p>
        </w:tc>
        <w:tc>
          <w:tcPr>
            <w:tcW w:w="3597" w:type="dxa"/>
          </w:tcPr>
          <w:p w14:paraId="234F2C63" w14:textId="03662EC2" w:rsidR="006D39B7" w:rsidRDefault="006D39B7" w:rsidP="006D39B7">
            <w:r>
              <w:t>Supported</w:t>
            </w:r>
          </w:p>
        </w:tc>
        <w:tc>
          <w:tcPr>
            <w:tcW w:w="3597" w:type="dxa"/>
          </w:tcPr>
          <w:p w14:paraId="2F66A776" w14:textId="16CF73B7" w:rsidR="006D39B7" w:rsidRDefault="006D39B7" w:rsidP="006D39B7">
            <w:r>
              <w:t>Must create</w:t>
            </w:r>
          </w:p>
        </w:tc>
      </w:tr>
      <w:tr w:rsidR="006D39B7" w14:paraId="526D2237" w14:textId="77777777" w:rsidTr="00DF5014">
        <w:trPr>
          <w:cantSplit/>
        </w:trPr>
        <w:tc>
          <w:tcPr>
            <w:tcW w:w="3596" w:type="dxa"/>
          </w:tcPr>
          <w:p w14:paraId="130689F6" w14:textId="4E63086F" w:rsidR="006D39B7" w:rsidRDefault="006D39B7" w:rsidP="006D39B7">
            <w:r>
              <w:t>Standard Changes</w:t>
            </w:r>
          </w:p>
        </w:tc>
        <w:tc>
          <w:tcPr>
            <w:tcW w:w="3597" w:type="dxa"/>
          </w:tcPr>
          <w:p w14:paraId="7CE75ADC" w14:textId="74C95D36" w:rsidR="006D39B7" w:rsidRDefault="006D39B7" w:rsidP="006D39B7">
            <w:r>
              <w:t>Not defined</w:t>
            </w:r>
          </w:p>
        </w:tc>
        <w:tc>
          <w:tcPr>
            <w:tcW w:w="3597" w:type="dxa"/>
          </w:tcPr>
          <w:p w14:paraId="5295A87A" w14:textId="531F3D4F" w:rsidR="006D39B7" w:rsidRDefault="006D39B7" w:rsidP="006D39B7">
            <w:r>
              <w:t>Key MVP item</w:t>
            </w:r>
          </w:p>
        </w:tc>
      </w:tr>
      <w:tr w:rsidR="006D39B7" w14:paraId="4A710C0E" w14:textId="77777777" w:rsidTr="00DF5014">
        <w:trPr>
          <w:cantSplit/>
        </w:trPr>
        <w:tc>
          <w:tcPr>
            <w:tcW w:w="3596" w:type="dxa"/>
          </w:tcPr>
          <w:p w14:paraId="3FC68646" w14:textId="722B676D" w:rsidR="006D39B7" w:rsidRDefault="006D39B7" w:rsidP="006D39B7">
            <w:r>
              <w:t>Reuse</w:t>
            </w:r>
          </w:p>
        </w:tc>
        <w:tc>
          <w:tcPr>
            <w:tcW w:w="3597" w:type="dxa"/>
          </w:tcPr>
          <w:p w14:paraId="3E1A13A8" w14:textId="5476EDEA" w:rsidR="006D39B7" w:rsidRDefault="006D39B7" w:rsidP="006D39B7">
            <w:r>
              <w:t>Manual</w:t>
            </w:r>
          </w:p>
        </w:tc>
        <w:tc>
          <w:tcPr>
            <w:tcW w:w="3597" w:type="dxa"/>
          </w:tcPr>
          <w:p w14:paraId="0970E0E9" w14:textId="089F1989" w:rsidR="006D39B7" w:rsidRDefault="006D39B7" w:rsidP="006D39B7">
            <w:r>
              <w:t>Improves speed</w:t>
            </w:r>
          </w:p>
        </w:tc>
      </w:tr>
    </w:tbl>
    <w:p w14:paraId="6DE864E0" w14:textId="77777777" w:rsidR="001923D1" w:rsidRDefault="001923D1" w:rsidP="001923D1"/>
    <w:p w14:paraId="02A00AA0" w14:textId="04BA8319" w:rsidR="006D39B7" w:rsidRDefault="006D39B7" w:rsidP="006D39B7">
      <w:pPr>
        <w:pStyle w:val="Heading2"/>
      </w:pPr>
      <w:r>
        <w:t>3.6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D39B7" w:rsidRPr="00F93E88" w14:paraId="6D4F6E4A" w14:textId="77777777" w:rsidTr="00A2462D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0C45A17" w14:textId="77777777" w:rsidR="006D39B7" w:rsidRPr="00F93E88" w:rsidRDefault="006D39B7" w:rsidP="00A2462D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7C10684" w14:textId="77777777" w:rsidR="006D39B7" w:rsidRPr="00F93E88" w:rsidRDefault="006D39B7" w:rsidP="00A2462D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323BE7B" w14:textId="77777777" w:rsidR="006D39B7" w:rsidRPr="00F93E88" w:rsidRDefault="006D39B7" w:rsidP="00A2462D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D39B7" w14:paraId="415CDC55" w14:textId="77777777" w:rsidTr="00A2462D">
        <w:trPr>
          <w:cantSplit/>
        </w:trPr>
        <w:tc>
          <w:tcPr>
            <w:tcW w:w="3596" w:type="dxa"/>
          </w:tcPr>
          <w:p w14:paraId="1B470585" w14:textId="4DE0D6CD" w:rsidR="006D39B7" w:rsidRDefault="006D39B7" w:rsidP="006D39B7">
            <w:r>
              <w:t>Incident Linking</w:t>
            </w:r>
          </w:p>
        </w:tc>
        <w:tc>
          <w:tcPr>
            <w:tcW w:w="3597" w:type="dxa"/>
          </w:tcPr>
          <w:p w14:paraId="0EAB83E1" w14:textId="42075D3D" w:rsidR="006D39B7" w:rsidRDefault="006D39B7" w:rsidP="006D39B7">
            <w:r>
              <w:t>Supported</w:t>
            </w:r>
          </w:p>
        </w:tc>
        <w:tc>
          <w:tcPr>
            <w:tcW w:w="3597" w:type="dxa"/>
          </w:tcPr>
          <w:p w14:paraId="64EF09EE" w14:textId="612371AD" w:rsidR="006D39B7" w:rsidRDefault="006D39B7" w:rsidP="006D39B7">
            <w:r>
              <w:t>Important for traceability</w:t>
            </w:r>
          </w:p>
        </w:tc>
      </w:tr>
      <w:tr w:rsidR="006D39B7" w14:paraId="6DC85149" w14:textId="77777777" w:rsidTr="00A2462D">
        <w:trPr>
          <w:cantSplit/>
        </w:trPr>
        <w:tc>
          <w:tcPr>
            <w:tcW w:w="3596" w:type="dxa"/>
          </w:tcPr>
          <w:p w14:paraId="227D7FCC" w14:textId="7CCFBFD5" w:rsidR="006D39B7" w:rsidRDefault="006D39B7" w:rsidP="006D39B7">
            <w:r>
              <w:t>CMDB</w:t>
            </w:r>
          </w:p>
        </w:tc>
        <w:tc>
          <w:tcPr>
            <w:tcW w:w="3597" w:type="dxa"/>
          </w:tcPr>
          <w:p w14:paraId="439C838F" w14:textId="047C670E" w:rsidR="006D39B7" w:rsidRDefault="006D39B7" w:rsidP="006D39B7">
            <w:r>
              <w:t>Supported</w:t>
            </w:r>
          </w:p>
        </w:tc>
        <w:tc>
          <w:tcPr>
            <w:tcW w:w="3597" w:type="dxa"/>
          </w:tcPr>
          <w:p w14:paraId="666FE59B" w14:textId="5A6DEADE" w:rsidR="006D39B7" w:rsidRDefault="006D39B7" w:rsidP="006D39B7">
            <w:r>
              <w:t>Enables impact awareness</w:t>
            </w:r>
          </w:p>
        </w:tc>
      </w:tr>
      <w:tr w:rsidR="006D39B7" w14:paraId="4E2F5680" w14:textId="77777777" w:rsidTr="00A2462D">
        <w:trPr>
          <w:cantSplit/>
        </w:trPr>
        <w:tc>
          <w:tcPr>
            <w:tcW w:w="3596" w:type="dxa"/>
          </w:tcPr>
          <w:p w14:paraId="38E33F87" w14:textId="12F26417" w:rsidR="006D39B7" w:rsidRDefault="006D39B7" w:rsidP="006D39B7">
            <w:r>
              <w:t>Notifications</w:t>
            </w:r>
          </w:p>
        </w:tc>
        <w:tc>
          <w:tcPr>
            <w:tcW w:w="3597" w:type="dxa"/>
          </w:tcPr>
          <w:p w14:paraId="0108E800" w14:textId="454DD652" w:rsidR="006D39B7" w:rsidRDefault="006D39B7" w:rsidP="006D39B7">
            <w:r>
              <w:t>Basic</w:t>
            </w:r>
          </w:p>
        </w:tc>
        <w:tc>
          <w:tcPr>
            <w:tcW w:w="3597" w:type="dxa"/>
          </w:tcPr>
          <w:p w14:paraId="4DB90631" w14:textId="36E78DF1" w:rsidR="006D39B7" w:rsidRDefault="006D39B7" w:rsidP="006D39B7">
            <w:r>
              <w:t>Expand later</w:t>
            </w:r>
          </w:p>
        </w:tc>
      </w:tr>
    </w:tbl>
    <w:p w14:paraId="1C8DAFDA" w14:textId="77777777" w:rsidR="006D39B7" w:rsidRDefault="006D39B7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26205ABF" w:rsidR="001923D1" w:rsidRDefault="001923D1" w:rsidP="001923D1">
      <w:pPr>
        <w:pStyle w:val="Heading2"/>
      </w:pPr>
      <w:r>
        <w:t>4.1 Change Types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D39B7" w14:paraId="61FB56DD" w14:textId="77777777" w:rsidTr="006D39B7">
        <w:trPr>
          <w:cantSplit/>
        </w:trPr>
        <w:tc>
          <w:tcPr>
            <w:tcW w:w="2335" w:type="dxa"/>
          </w:tcPr>
          <w:p w14:paraId="76A8B147" w14:textId="1471012A" w:rsidR="006D39B7" w:rsidRDefault="006D39B7" w:rsidP="006D39B7">
            <w:r>
              <w:t>Use Standard Changes</w:t>
            </w:r>
          </w:p>
        </w:tc>
        <w:tc>
          <w:tcPr>
            <w:tcW w:w="1981" w:type="dxa"/>
          </w:tcPr>
          <w:p w14:paraId="40A5F5DE" w14:textId="7D735EDE" w:rsidR="006D39B7" w:rsidRDefault="006D39B7" w:rsidP="006D39B7">
            <w:r>
              <w:t>Yes</w:t>
            </w:r>
          </w:p>
        </w:tc>
        <w:tc>
          <w:tcPr>
            <w:tcW w:w="2158" w:type="dxa"/>
          </w:tcPr>
          <w:p w14:paraId="39D60FE7" w14:textId="77777777" w:rsidR="006D39B7" w:rsidRDefault="006D39B7" w:rsidP="006D39B7"/>
        </w:tc>
        <w:tc>
          <w:tcPr>
            <w:tcW w:w="2158" w:type="dxa"/>
          </w:tcPr>
          <w:p w14:paraId="642CEAFB" w14:textId="77777777" w:rsidR="006D39B7" w:rsidRDefault="006D39B7" w:rsidP="006D39B7"/>
        </w:tc>
        <w:tc>
          <w:tcPr>
            <w:tcW w:w="2158" w:type="dxa"/>
          </w:tcPr>
          <w:p w14:paraId="2A3F85C3" w14:textId="77777777" w:rsidR="006D39B7" w:rsidRDefault="006D39B7" w:rsidP="006D39B7"/>
        </w:tc>
      </w:tr>
      <w:tr w:rsidR="006D39B7" w14:paraId="7757C668" w14:textId="77777777" w:rsidTr="006D39B7">
        <w:trPr>
          <w:cantSplit/>
        </w:trPr>
        <w:tc>
          <w:tcPr>
            <w:tcW w:w="2335" w:type="dxa"/>
          </w:tcPr>
          <w:p w14:paraId="02405200" w14:textId="28AA0C86" w:rsidR="006D39B7" w:rsidRDefault="006D39B7" w:rsidP="006D39B7">
            <w:r>
              <w:t>Use Normal Changes</w:t>
            </w:r>
          </w:p>
        </w:tc>
        <w:tc>
          <w:tcPr>
            <w:tcW w:w="1981" w:type="dxa"/>
          </w:tcPr>
          <w:p w14:paraId="78968B2F" w14:textId="45BC42A3" w:rsidR="006D39B7" w:rsidRDefault="006D39B7" w:rsidP="006D39B7">
            <w:r>
              <w:t>Yes</w:t>
            </w:r>
          </w:p>
        </w:tc>
        <w:tc>
          <w:tcPr>
            <w:tcW w:w="2158" w:type="dxa"/>
          </w:tcPr>
          <w:p w14:paraId="42668B54" w14:textId="77777777" w:rsidR="006D39B7" w:rsidRDefault="006D39B7" w:rsidP="006D39B7"/>
        </w:tc>
        <w:tc>
          <w:tcPr>
            <w:tcW w:w="2158" w:type="dxa"/>
          </w:tcPr>
          <w:p w14:paraId="72FBECA8" w14:textId="77777777" w:rsidR="006D39B7" w:rsidRDefault="006D39B7" w:rsidP="006D39B7"/>
        </w:tc>
        <w:tc>
          <w:tcPr>
            <w:tcW w:w="2158" w:type="dxa"/>
          </w:tcPr>
          <w:p w14:paraId="45B2CC63" w14:textId="77777777" w:rsidR="006D39B7" w:rsidRDefault="006D39B7" w:rsidP="006D39B7"/>
        </w:tc>
      </w:tr>
      <w:tr w:rsidR="006D39B7" w14:paraId="14048CF2" w14:textId="77777777" w:rsidTr="006D39B7">
        <w:trPr>
          <w:cantSplit/>
        </w:trPr>
        <w:tc>
          <w:tcPr>
            <w:tcW w:w="2335" w:type="dxa"/>
          </w:tcPr>
          <w:p w14:paraId="7D6378D1" w14:textId="78F3072E" w:rsidR="006D39B7" w:rsidRDefault="006D39B7" w:rsidP="006D39B7">
            <w:r>
              <w:t>Use Emergency Changes</w:t>
            </w:r>
          </w:p>
        </w:tc>
        <w:tc>
          <w:tcPr>
            <w:tcW w:w="1981" w:type="dxa"/>
          </w:tcPr>
          <w:p w14:paraId="6C1EDFA3" w14:textId="01C44FC1" w:rsidR="006D39B7" w:rsidRDefault="006D39B7" w:rsidP="006D39B7">
            <w:r>
              <w:t>Yes</w:t>
            </w:r>
          </w:p>
        </w:tc>
        <w:tc>
          <w:tcPr>
            <w:tcW w:w="2158" w:type="dxa"/>
          </w:tcPr>
          <w:p w14:paraId="777657D6" w14:textId="77777777" w:rsidR="006D39B7" w:rsidRDefault="006D39B7" w:rsidP="006D39B7"/>
        </w:tc>
        <w:tc>
          <w:tcPr>
            <w:tcW w:w="2158" w:type="dxa"/>
          </w:tcPr>
          <w:p w14:paraId="1214B50A" w14:textId="77777777" w:rsidR="006D39B7" w:rsidRDefault="006D39B7" w:rsidP="006D39B7"/>
        </w:tc>
        <w:tc>
          <w:tcPr>
            <w:tcW w:w="2158" w:type="dxa"/>
          </w:tcPr>
          <w:p w14:paraId="3F7203B2" w14:textId="77777777" w:rsidR="006D39B7" w:rsidRDefault="006D39B7" w:rsidP="006D39B7"/>
        </w:tc>
      </w:tr>
    </w:tbl>
    <w:p w14:paraId="0D9FEC1F" w14:textId="77777777" w:rsidR="001923D1" w:rsidRDefault="001923D1" w:rsidP="001923D1"/>
    <w:p w14:paraId="54281B49" w14:textId="6C5BDC71" w:rsidR="006E4639" w:rsidRDefault="006D39B7" w:rsidP="001923D1">
      <w:r>
        <w:t>MVP Rule: Use all 3—but keep them simple</w:t>
      </w:r>
    </w:p>
    <w:p w14:paraId="4B320A52" w14:textId="5C6F046F" w:rsidR="001923D1" w:rsidRDefault="001923D1" w:rsidP="001923D1">
      <w:pPr>
        <w:pStyle w:val="Heading2"/>
      </w:pPr>
      <w:r>
        <w:t>4.2 Approval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4D4B" w14:paraId="6FC4F22F" w14:textId="77777777" w:rsidTr="00DF5014">
        <w:trPr>
          <w:cantSplit/>
        </w:trPr>
        <w:tc>
          <w:tcPr>
            <w:tcW w:w="2158" w:type="dxa"/>
          </w:tcPr>
          <w:p w14:paraId="5B6F4F99" w14:textId="781E51E3" w:rsidR="00AF4D4B" w:rsidRDefault="00AF4D4B" w:rsidP="00AF4D4B">
            <w:r>
              <w:t>Approval Levels</w:t>
            </w:r>
          </w:p>
        </w:tc>
        <w:tc>
          <w:tcPr>
            <w:tcW w:w="2158" w:type="dxa"/>
          </w:tcPr>
          <w:p w14:paraId="584D8163" w14:textId="1382207F" w:rsidR="00AF4D4B" w:rsidRDefault="00AF4D4B" w:rsidP="00AF4D4B">
            <w:r>
              <w:t>Flexible</w:t>
            </w:r>
          </w:p>
        </w:tc>
        <w:tc>
          <w:tcPr>
            <w:tcW w:w="2158" w:type="dxa"/>
          </w:tcPr>
          <w:p w14:paraId="3069A6E1" w14:textId="77777777" w:rsidR="00AF4D4B" w:rsidRDefault="00AF4D4B" w:rsidP="00AF4D4B"/>
        </w:tc>
        <w:tc>
          <w:tcPr>
            <w:tcW w:w="2158" w:type="dxa"/>
          </w:tcPr>
          <w:p w14:paraId="6033DF80" w14:textId="77777777" w:rsidR="00AF4D4B" w:rsidRDefault="00AF4D4B" w:rsidP="00AF4D4B"/>
        </w:tc>
        <w:tc>
          <w:tcPr>
            <w:tcW w:w="2158" w:type="dxa"/>
          </w:tcPr>
          <w:p w14:paraId="41122291" w14:textId="77777777" w:rsidR="00AF4D4B" w:rsidRDefault="00AF4D4B" w:rsidP="00AF4D4B"/>
        </w:tc>
      </w:tr>
      <w:tr w:rsidR="00AF4D4B" w14:paraId="4B538247" w14:textId="77777777" w:rsidTr="00DF5014">
        <w:trPr>
          <w:cantSplit/>
        </w:trPr>
        <w:tc>
          <w:tcPr>
            <w:tcW w:w="2158" w:type="dxa"/>
          </w:tcPr>
          <w:p w14:paraId="718BE949" w14:textId="6ECB011C" w:rsidR="00AF4D4B" w:rsidRDefault="00AF4D4B" w:rsidP="00AF4D4B">
            <w:r>
              <w:t>CAB Required</w:t>
            </w:r>
          </w:p>
        </w:tc>
        <w:tc>
          <w:tcPr>
            <w:tcW w:w="2158" w:type="dxa"/>
          </w:tcPr>
          <w:p w14:paraId="1F818B3C" w14:textId="1715BF17" w:rsidR="00AF4D4B" w:rsidRDefault="00AF4D4B" w:rsidP="00AF4D4B">
            <w:r>
              <w:t>Optional</w:t>
            </w:r>
          </w:p>
        </w:tc>
        <w:tc>
          <w:tcPr>
            <w:tcW w:w="2158" w:type="dxa"/>
          </w:tcPr>
          <w:p w14:paraId="47C73E0F" w14:textId="77777777" w:rsidR="00AF4D4B" w:rsidRDefault="00AF4D4B" w:rsidP="00AF4D4B"/>
        </w:tc>
        <w:tc>
          <w:tcPr>
            <w:tcW w:w="2158" w:type="dxa"/>
          </w:tcPr>
          <w:p w14:paraId="41A4A74E" w14:textId="77777777" w:rsidR="00AF4D4B" w:rsidRDefault="00AF4D4B" w:rsidP="00AF4D4B"/>
        </w:tc>
        <w:tc>
          <w:tcPr>
            <w:tcW w:w="2158" w:type="dxa"/>
          </w:tcPr>
          <w:p w14:paraId="64B33DB7" w14:textId="77777777" w:rsidR="00AF4D4B" w:rsidRDefault="00AF4D4B" w:rsidP="00AF4D4B"/>
        </w:tc>
      </w:tr>
      <w:tr w:rsidR="00AF4D4B" w14:paraId="2F5E5A6D" w14:textId="77777777" w:rsidTr="00DF5014">
        <w:trPr>
          <w:cantSplit/>
        </w:trPr>
        <w:tc>
          <w:tcPr>
            <w:tcW w:w="2158" w:type="dxa"/>
          </w:tcPr>
          <w:p w14:paraId="4A001EB4" w14:textId="0408ABC8" w:rsidR="00AF4D4B" w:rsidRDefault="00AF4D4B" w:rsidP="00AF4D4B">
            <w:r>
              <w:t>Emergency Approval</w:t>
            </w:r>
          </w:p>
        </w:tc>
        <w:tc>
          <w:tcPr>
            <w:tcW w:w="2158" w:type="dxa"/>
          </w:tcPr>
          <w:p w14:paraId="01A6AE98" w14:textId="72B50537" w:rsidR="00AF4D4B" w:rsidRDefault="00AF4D4B" w:rsidP="00AF4D4B">
            <w:r>
              <w:t>Minimal</w:t>
            </w:r>
          </w:p>
        </w:tc>
        <w:tc>
          <w:tcPr>
            <w:tcW w:w="2158" w:type="dxa"/>
          </w:tcPr>
          <w:p w14:paraId="7284B078" w14:textId="77777777" w:rsidR="00AF4D4B" w:rsidRDefault="00AF4D4B" w:rsidP="00AF4D4B"/>
        </w:tc>
        <w:tc>
          <w:tcPr>
            <w:tcW w:w="2158" w:type="dxa"/>
          </w:tcPr>
          <w:p w14:paraId="6772CEB9" w14:textId="77777777" w:rsidR="00AF4D4B" w:rsidRDefault="00AF4D4B" w:rsidP="00AF4D4B"/>
        </w:tc>
        <w:tc>
          <w:tcPr>
            <w:tcW w:w="2158" w:type="dxa"/>
          </w:tcPr>
          <w:p w14:paraId="3A718093" w14:textId="77777777" w:rsidR="00AF4D4B" w:rsidRDefault="00AF4D4B" w:rsidP="00AF4D4B"/>
        </w:tc>
      </w:tr>
    </w:tbl>
    <w:p w14:paraId="40A08E24" w14:textId="77777777" w:rsidR="001923D1" w:rsidRDefault="001923D1" w:rsidP="001923D1"/>
    <w:p w14:paraId="05677724" w14:textId="1D1D38A7" w:rsidR="00AF4D4B" w:rsidRDefault="00AF4D4B" w:rsidP="001923D1">
      <w:r>
        <w:t>MVP Guidance:</w:t>
      </w:r>
    </w:p>
    <w:p w14:paraId="1D9D8EB2" w14:textId="42A31FD1" w:rsidR="00AF4D4B" w:rsidRDefault="00AF4D4B" w:rsidP="00AF4D4B">
      <w:pPr>
        <w:pStyle w:val="ListParagraph"/>
        <w:numPr>
          <w:ilvl w:val="0"/>
          <w:numId w:val="25"/>
        </w:numPr>
      </w:pPr>
      <w:r>
        <w:t>Normal = 1 approval</w:t>
      </w:r>
    </w:p>
    <w:p w14:paraId="40780400" w14:textId="678B9E06" w:rsidR="00AF4D4B" w:rsidRDefault="00AF4D4B" w:rsidP="00AF4D4B">
      <w:pPr>
        <w:pStyle w:val="ListParagraph"/>
        <w:numPr>
          <w:ilvl w:val="0"/>
          <w:numId w:val="25"/>
        </w:numPr>
      </w:pPr>
      <w:r>
        <w:t>Emergency = fast approval</w:t>
      </w:r>
    </w:p>
    <w:p w14:paraId="49C84ECD" w14:textId="3D107122" w:rsidR="00AF4D4B" w:rsidRDefault="00AF4D4B" w:rsidP="00AF4D4B">
      <w:pPr>
        <w:pStyle w:val="ListParagraph"/>
        <w:numPr>
          <w:ilvl w:val="0"/>
          <w:numId w:val="25"/>
        </w:numPr>
      </w:pPr>
      <w:r>
        <w:t>Standard = pre-approved</w:t>
      </w:r>
    </w:p>
    <w:p w14:paraId="6A79DE0E" w14:textId="69656A35" w:rsidR="001923D1" w:rsidRDefault="001923D1" w:rsidP="001923D1">
      <w:pPr>
        <w:pStyle w:val="Heading2"/>
      </w:pPr>
      <w:r>
        <w:t>4.3 CAB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4D4B" w14:paraId="7652037A" w14:textId="77777777" w:rsidTr="006C53D3">
        <w:trPr>
          <w:cantSplit/>
        </w:trPr>
        <w:tc>
          <w:tcPr>
            <w:tcW w:w="2158" w:type="dxa"/>
          </w:tcPr>
          <w:p w14:paraId="0C9B924E" w14:textId="0F1FF850" w:rsidR="00AF4D4B" w:rsidRDefault="00AF4D4B" w:rsidP="00AF4D4B">
            <w:r>
              <w:t>CAB Members</w:t>
            </w:r>
          </w:p>
        </w:tc>
        <w:tc>
          <w:tcPr>
            <w:tcW w:w="2337" w:type="dxa"/>
          </w:tcPr>
          <w:p w14:paraId="4748778D" w14:textId="1DB63B77" w:rsidR="00AF4D4B" w:rsidRDefault="00AF4D4B" w:rsidP="00AF4D4B">
            <w:r>
              <w:t>Not defined</w:t>
            </w:r>
          </w:p>
        </w:tc>
        <w:tc>
          <w:tcPr>
            <w:tcW w:w="1979" w:type="dxa"/>
          </w:tcPr>
          <w:p w14:paraId="421F456C" w14:textId="77777777" w:rsidR="00AF4D4B" w:rsidRDefault="00AF4D4B" w:rsidP="00AF4D4B"/>
        </w:tc>
        <w:tc>
          <w:tcPr>
            <w:tcW w:w="2158" w:type="dxa"/>
          </w:tcPr>
          <w:p w14:paraId="44B71AF9" w14:textId="77777777" w:rsidR="00AF4D4B" w:rsidRDefault="00AF4D4B" w:rsidP="00AF4D4B"/>
        </w:tc>
        <w:tc>
          <w:tcPr>
            <w:tcW w:w="2158" w:type="dxa"/>
          </w:tcPr>
          <w:p w14:paraId="3F929B06" w14:textId="77777777" w:rsidR="00AF4D4B" w:rsidRDefault="00AF4D4B" w:rsidP="00AF4D4B"/>
        </w:tc>
      </w:tr>
      <w:tr w:rsidR="00AF4D4B" w14:paraId="2527F7F3" w14:textId="77777777" w:rsidTr="006C53D3">
        <w:trPr>
          <w:cantSplit/>
        </w:trPr>
        <w:tc>
          <w:tcPr>
            <w:tcW w:w="2158" w:type="dxa"/>
          </w:tcPr>
          <w:p w14:paraId="435C5868" w14:textId="61E45779" w:rsidR="00AF4D4B" w:rsidRDefault="00AF4D4B" w:rsidP="00AF4D4B">
            <w:r>
              <w:t>Meeting Frequency</w:t>
            </w:r>
          </w:p>
        </w:tc>
        <w:tc>
          <w:tcPr>
            <w:tcW w:w="2337" w:type="dxa"/>
          </w:tcPr>
          <w:p w14:paraId="48B855A3" w14:textId="6B903AFB" w:rsidR="00AF4D4B" w:rsidRDefault="00AF4D4B" w:rsidP="00AF4D4B">
            <w:r>
              <w:t>Not defined</w:t>
            </w:r>
          </w:p>
        </w:tc>
        <w:tc>
          <w:tcPr>
            <w:tcW w:w="1979" w:type="dxa"/>
          </w:tcPr>
          <w:p w14:paraId="62BA2F78" w14:textId="77777777" w:rsidR="00AF4D4B" w:rsidRDefault="00AF4D4B" w:rsidP="00AF4D4B"/>
        </w:tc>
        <w:tc>
          <w:tcPr>
            <w:tcW w:w="2158" w:type="dxa"/>
          </w:tcPr>
          <w:p w14:paraId="1BBC05F5" w14:textId="77777777" w:rsidR="00AF4D4B" w:rsidRDefault="00AF4D4B" w:rsidP="00AF4D4B"/>
        </w:tc>
        <w:tc>
          <w:tcPr>
            <w:tcW w:w="2158" w:type="dxa"/>
          </w:tcPr>
          <w:p w14:paraId="173D490B" w14:textId="77777777" w:rsidR="00AF4D4B" w:rsidRDefault="00AF4D4B" w:rsidP="00AF4D4B"/>
        </w:tc>
      </w:tr>
      <w:tr w:rsidR="00AF4D4B" w14:paraId="29E64694" w14:textId="77777777" w:rsidTr="006C53D3">
        <w:trPr>
          <w:cantSplit/>
        </w:trPr>
        <w:tc>
          <w:tcPr>
            <w:tcW w:w="2158" w:type="dxa"/>
          </w:tcPr>
          <w:p w14:paraId="095FEDA9" w14:textId="337D8A7E" w:rsidR="00AF4D4B" w:rsidRDefault="00AF4D4B" w:rsidP="00AF4D4B">
            <w:r>
              <w:t>Review Scope</w:t>
            </w:r>
          </w:p>
        </w:tc>
        <w:tc>
          <w:tcPr>
            <w:tcW w:w="2337" w:type="dxa"/>
          </w:tcPr>
          <w:p w14:paraId="402D31B4" w14:textId="39B631B0" w:rsidR="00AF4D4B" w:rsidRDefault="00AF4D4B" w:rsidP="00AF4D4B">
            <w:r>
              <w:t>All changes</w:t>
            </w:r>
          </w:p>
        </w:tc>
        <w:tc>
          <w:tcPr>
            <w:tcW w:w="1979" w:type="dxa"/>
          </w:tcPr>
          <w:p w14:paraId="20D8A0E8" w14:textId="77777777" w:rsidR="00AF4D4B" w:rsidRDefault="00AF4D4B" w:rsidP="00AF4D4B"/>
        </w:tc>
        <w:tc>
          <w:tcPr>
            <w:tcW w:w="2158" w:type="dxa"/>
          </w:tcPr>
          <w:p w14:paraId="31A1A7F1" w14:textId="77777777" w:rsidR="00AF4D4B" w:rsidRDefault="00AF4D4B" w:rsidP="00AF4D4B"/>
        </w:tc>
        <w:tc>
          <w:tcPr>
            <w:tcW w:w="2158" w:type="dxa"/>
          </w:tcPr>
          <w:p w14:paraId="21B4A337" w14:textId="77777777" w:rsidR="00AF4D4B" w:rsidRDefault="00AF4D4B" w:rsidP="00AF4D4B"/>
        </w:tc>
      </w:tr>
    </w:tbl>
    <w:p w14:paraId="022E6E31" w14:textId="77777777" w:rsidR="001923D1" w:rsidRDefault="001923D1" w:rsidP="001923D1"/>
    <w:p w14:paraId="3785B85D" w14:textId="6D02382F" w:rsidR="003D0FEE" w:rsidRDefault="00AF4D4B" w:rsidP="001923D1">
      <w:r>
        <w:t>Keep CAB small and focused</w:t>
      </w:r>
    </w:p>
    <w:p w14:paraId="4A45F9C9" w14:textId="48754AA0" w:rsidR="001923D1" w:rsidRDefault="001923D1" w:rsidP="001923D1">
      <w:pPr>
        <w:pStyle w:val="Heading2"/>
      </w:pPr>
      <w:r>
        <w:t>4.4 Change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4D4B" w14:paraId="409176CD" w14:textId="77777777" w:rsidTr="00DF5014">
        <w:trPr>
          <w:cantSplit/>
        </w:trPr>
        <w:tc>
          <w:tcPr>
            <w:tcW w:w="2158" w:type="dxa"/>
          </w:tcPr>
          <w:p w14:paraId="0F15E133" w14:textId="5B3C045D" w:rsidR="00AF4D4B" w:rsidRDefault="00AF4D4B" w:rsidP="00AF4D4B">
            <w:r>
              <w:t>Change Calendar</w:t>
            </w:r>
          </w:p>
        </w:tc>
        <w:tc>
          <w:tcPr>
            <w:tcW w:w="2158" w:type="dxa"/>
          </w:tcPr>
          <w:p w14:paraId="556D25B6" w14:textId="5BD168E6" w:rsidR="00AF4D4B" w:rsidRDefault="00AF4D4B" w:rsidP="00AF4D4B">
            <w:r>
              <w:t>Available</w:t>
            </w:r>
          </w:p>
        </w:tc>
        <w:tc>
          <w:tcPr>
            <w:tcW w:w="2158" w:type="dxa"/>
          </w:tcPr>
          <w:p w14:paraId="574C9C32" w14:textId="77777777" w:rsidR="00AF4D4B" w:rsidRDefault="00AF4D4B" w:rsidP="00AF4D4B"/>
        </w:tc>
        <w:tc>
          <w:tcPr>
            <w:tcW w:w="2158" w:type="dxa"/>
          </w:tcPr>
          <w:p w14:paraId="31110547" w14:textId="77777777" w:rsidR="00AF4D4B" w:rsidRDefault="00AF4D4B" w:rsidP="00AF4D4B"/>
        </w:tc>
        <w:tc>
          <w:tcPr>
            <w:tcW w:w="2158" w:type="dxa"/>
          </w:tcPr>
          <w:p w14:paraId="750449D5" w14:textId="77777777" w:rsidR="00AF4D4B" w:rsidRDefault="00AF4D4B" w:rsidP="00AF4D4B"/>
        </w:tc>
      </w:tr>
      <w:tr w:rsidR="00AF4D4B" w14:paraId="576FE96E" w14:textId="77777777" w:rsidTr="00DF5014">
        <w:trPr>
          <w:cantSplit/>
        </w:trPr>
        <w:tc>
          <w:tcPr>
            <w:tcW w:w="2158" w:type="dxa"/>
          </w:tcPr>
          <w:p w14:paraId="27876B38" w14:textId="4B204261" w:rsidR="00AF4D4B" w:rsidRDefault="00AF4D4B" w:rsidP="00AF4D4B">
            <w:r>
              <w:t>Maintenance Windows</w:t>
            </w:r>
          </w:p>
        </w:tc>
        <w:tc>
          <w:tcPr>
            <w:tcW w:w="2158" w:type="dxa"/>
          </w:tcPr>
          <w:p w14:paraId="11290788" w14:textId="10D68D86" w:rsidR="00AF4D4B" w:rsidRDefault="00AF4D4B" w:rsidP="00AF4D4B">
            <w:r>
              <w:t>Not defined</w:t>
            </w:r>
          </w:p>
        </w:tc>
        <w:tc>
          <w:tcPr>
            <w:tcW w:w="2158" w:type="dxa"/>
          </w:tcPr>
          <w:p w14:paraId="6E12AB1E" w14:textId="77777777" w:rsidR="00AF4D4B" w:rsidRDefault="00AF4D4B" w:rsidP="00AF4D4B"/>
        </w:tc>
        <w:tc>
          <w:tcPr>
            <w:tcW w:w="2158" w:type="dxa"/>
          </w:tcPr>
          <w:p w14:paraId="5D3B9F60" w14:textId="77777777" w:rsidR="00AF4D4B" w:rsidRDefault="00AF4D4B" w:rsidP="00AF4D4B"/>
        </w:tc>
        <w:tc>
          <w:tcPr>
            <w:tcW w:w="2158" w:type="dxa"/>
          </w:tcPr>
          <w:p w14:paraId="535DFAEB" w14:textId="77777777" w:rsidR="00AF4D4B" w:rsidRDefault="00AF4D4B" w:rsidP="00AF4D4B"/>
        </w:tc>
      </w:tr>
      <w:tr w:rsidR="00AF4D4B" w14:paraId="076ACF3C" w14:textId="77777777" w:rsidTr="00DF5014">
        <w:trPr>
          <w:cantSplit/>
        </w:trPr>
        <w:tc>
          <w:tcPr>
            <w:tcW w:w="2158" w:type="dxa"/>
          </w:tcPr>
          <w:p w14:paraId="7B5AF58D" w14:textId="291BC075" w:rsidR="00AF4D4B" w:rsidRDefault="00AF4D4B" w:rsidP="00AF4D4B">
            <w:r>
              <w:t>Conflict Management</w:t>
            </w:r>
          </w:p>
        </w:tc>
        <w:tc>
          <w:tcPr>
            <w:tcW w:w="2158" w:type="dxa"/>
          </w:tcPr>
          <w:p w14:paraId="6B8B2532" w14:textId="7A30E789" w:rsidR="00AF4D4B" w:rsidRDefault="00AF4D4B" w:rsidP="00AF4D4B">
            <w:r>
              <w:t>Basic</w:t>
            </w:r>
          </w:p>
        </w:tc>
        <w:tc>
          <w:tcPr>
            <w:tcW w:w="2158" w:type="dxa"/>
          </w:tcPr>
          <w:p w14:paraId="541EDC7C" w14:textId="77777777" w:rsidR="00AF4D4B" w:rsidRDefault="00AF4D4B" w:rsidP="00AF4D4B"/>
        </w:tc>
        <w:tc>
          <w:tcPr>
            <w:tcW w:w="2158" w:type="dxa"/>
          </w:tcPr>
          <w:p w14:paraId="3EFD5B7C" w14:textId="77777777" w:rsidR="00AF4D4B" w:rsidRDefault="00AF4D4B" w:rsidP="00AF4D4B"/>
        </w:tc>
        <w:tc>
          <w:tcPr>
            <w:tcW w:w="2158" w:type="dxa"/>
          </w:tcPr>
          <w:p w14:paraId="18AB871B" w14:textId="77777777" w:rsidR="00AF4D4B" w:rsidRDefault="00AF4D4B" w:rsidP="00AF4D4B"/>
        </w:tc>
      </w:tr>
    </w:tbl>
    <w:p w14:paraId="279CDBA8" w14:textId="77777777" w:rsidR="001923D1" w:rsidRDefault="001923D1" w:rsidP="001923D1"/>
    <w:p w14:paraId="47A391F9" w14:textId="5063F1DE" w:rsidR="001923D1" w:rsidRDefault="001923D1" w:rsidP="001923D1">
      <w:pPr>
        <w:pStyle w:val="Heading2"/>
      </w:pPr>
      <w:r>
        <w:t>4.5 Standard Change Templates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4D4B" w14:paraId="137D3A3F" w14:textId="77777777" w:rsidTr="00DF5014">
        <w:trPr>
          <w:cantSplit/>
        </w:trPr>
        <w:tc>
          <w:tcPr>
            <w:tcW w:w="2158" w:type="dxa"/>
          </w:tcPr>
          <w:p w14:paraId="1CEC29B3" w14:textId="68741272" w:rsidR="00AF4D4B" w:rsidRDefault="00AF4D4B" w:rsidP="00AF4D4B">
            <w:r>
              <w:t>Templates Defined</w:t>
            </w:r>
          </w:p>
        </w:tc>
        <w:tc>
          <w:tcPr>
            <w:tcW w:w="2158" w:type="dxa"/>
          </w:tcPr>
          <w:p w14:paraId="2B08802F" w14:textId="0B0FEAF1" w:rsidR="00AF4D4B" w:rsidRDefault="00AF4D4B" w:rsidP="00AF4D4B">
            <w:r>
              <w:t>None</w:t>
            </w:r>
          </w:p>
        </w:tc>
        <w:tc>
          <w:tcPr>
            <w:tcW w:w="2158" w:type="dxa"/>
          </w:tcPr>
          <w:p w14:paraId="002A61D8" w14:textId="77777777" w:rsidR="00AF4D4B" w:rsidRDefault="00AF4D4B" w:rsidP="00AF4D4B"/>
        </w:tc>
        <w:tc>
          <w:tcPr>
            <w:tcW w:w="2158" w:type="dxa"/>
          </w:tcPr>
          <w:p w14:paraId="74F85BFB" w14:textId="77777777" w:rsidR="00AF4D4B" w:rsidRDefault="00AF4D4B" w:rsidP="00AF4D4B"/>
        </w:tc>
        <w:tc>
          <w:tcPr>
            <w:tcW w:w="2158" w:type="dxa"/>
          </w:tcPr>
          <w:p w14:paraId="76ED9515" w14:textId="77777777" w:rsidR="00AF4D4B" w:rsidRDefault="00AF4D4B" w:rsidP="00AF4D4B"/>
        </w:tc>
      </w:tr>
      <w:tr w:rsidR="00AF4D4B" w14:paraId="680D2C00" w14:textId="77777777" w:rsidTr="00DF5014">
        <w:trPr>
          <w:cantSplit/>
        </w:trPr>
        <w:tc>
          <w:tcPr>
            <w:tcW w:w="2158" w:type="dxa"/>
          </w:tcPr>
          <w:p w14:paraId="463040DA" w14:textId="3FAEC99D" w:rsidR="00AF4D4B" w:rsidRDefault="00AF4D4B" w:rsidP="00AF4D4B">
            <w:r>
              <w:t>Pre-approved Changes</w:t>
            </w:r>
          </w:p>
        </w:tc>
        <w:tc>
          <w:tcPr>
            <w:tcW w:w="2158" w:type="dxa"/>
          </w:tcPr>
          <w:p w14:paraId="4434CD5A" w14:textId="5D352BD7" w:rsidR="00AF4D4B" w:rsidRDefault="00AF4D4B" w:rsidP="00AF4D4B">
            <w:r>
              <w:t>None</w:t>
            </w:r>
          </w:p>
        </w:tc>
        <w:tc>
          <w:tcPr>
            <w:tcW w:w="2158" w:type="dxa"/>
          </w:tcPr>
          <w:p w14:paraId="38B6CD96" w14:textId="77777777" w:rsidR="00AF4D4B" w:rsidRDefault="00AF4D4B" w:rsidP="00AF4D4B"/>
        </w:tc>
        <w:tc>
          <w:tcPr>
            <w:tcW w:w="2158" w:type="dxa"/>
          </w:tcPr>
          <w:p w14:paraId="57F9CFCD" w14:textId="77777777" w:rsidR="00AF4D4B" w:rsidRDefault="00AF4D4B" w:rsidP="00AF4D4B"/>
        </w:tc>
        <w:tc>
          <w:tcPr>
            <w:tcW w:w="2158" w:type="dxa"/>
          </w:tcPr>
          <w:p w14:paraId="25A5E349" w14:textId="77777777" w:rsidR="00AF4D4B" w:rsidRDefault="00AF4D4B" w:rsidP="00AF4D4B"/>
        </w:tc>
      </w:tr>
      <w:tr w:rsidR="00AF4D4B" w14:paraId="58EB3E36" w14:textId="77777777" w:rsidTr="00DF5014">
        <w:trPr>
          <w:cantSplit/>
        </w:trPr>
        <w:tc>
          <w:tcPr>
            <w:tcW w:w="2158" w:type="dxa"/>
          </w:tcPr>
          <w:p w14:paraId="5C5DFCF3" w14:textId="33E993AB" w:rsidR="00AF4D4B" w:rsidRDefault="00AF4D4B" w:rsidP="00AF4D4B">
            <w:r>
              <w:t>Reuse Strategy</w:t>
            </w:r>
          </w:p>
        </w:tc>
        <w:tc>
          <w:tcPr>
            <w:tcW w:w="2158" w:type="dxa"/>
          </w:tcPr>
          <w:p w14:paraId="1CBDE746" w14:textId="0C4FAE99" w:rsidR="00AF4D4B" w:rsidRDefault="00AF4D4B" w:rsidP="00AF4D4B">
            <w:r>
              <w:t>Manual</w:t>
            </w:r>
          </w:p>
        </w:tc>
        <w:tc>
          <w:tcPr>
            <w:tcW w:w="2158" w:type="dxa"/>
          </w:tcPr>
          <w:p w14:paraId="3C5E189C" w14:textId="77777777" w:rsidR="00AF4D4B" w:rsidRDefault="00AF4D4B" w:rsidP="00AF4D4B"/>
        </w:tc>
        <w:tc>
          <w:tcPr>
            <w:tcW w:w="2158" w:type="dxa"/>
          </w:tcPr>
          <w:p w14:paraId="00E2EAA6" w14:textId="77777777" w:rsidR="00AF4D4B" w:rsidRDefault="00AF4D4B" w:rsidP="00AF4D4B"/>
        </w:tc>
        <w:tc>
          <w:tcPr>
            <w:tcW w:w="2158" w:type="dxa"/>
          </w:tcPr>
          <w:p w14:paraId="1C508AD8" w14:textId="77777777" w:rsidR="00AF4D4B" w:rsidRDefault="00AF4D4B" w:rsidP="00AF4D4B"/>
        </w:tc>
      </w:tr>
    </w:tbl>
    <w:p w14:paraId="53BE765E" w14:textId="77777777" w:rsidR="001923D1" w:rsidRDefault="001923D1" w:rsidP="001923D1"/>
    <w:p w14:paraId="12115EEF" w14:textId="6FF5CFE6" w:rsidR="00AF4D4B" w:rsidRDefault="00AF4D4B" w:rsidP="001923D1">
      <w:r>
        <w:t>MVP Rule: Create 3–5 standard changes max</w:t>
      </w:r>
    </w:p>
    <w:p w14:paraId="4CCFE717" w14:textId="6592A2C4" w:rsidR="001923D1" w:rsidRDefault="001923D1" w:rsidP="001923D1">
      <w:pPr>
        <w:pStyle w:val="Heading2"/>
      </w:pPr>
      <w:r>
        <w:t>4.6 Change ↔ Incident Relationship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F4D4B" w14:paraId="45D5943C" w14:textId="77777777" w:rsidTr="003D0FEE">
        <w:trPr>
          <w:cantSplit/>
        </w:trPr>
        <w:tc>
          <w:tcPr>
            <w:tcW w:w="2335" w:type="dxa"/>
          </w:tcPr>
          <w:p w14:paraId="07DCBF9B" w14:textId="2977A773" w:rsidR="00AF4D4B" w:rsidRDefault="00AF4D4B" w:rsidP="00AF4D4B">
            <w:r>
              <w:t>Link Required</w:t>
            </w:r>
          </w:p>
        </w:tc>
        <w:tc>
          <w:tcPr>
            <w:tcW w:w="1981" w:type="dxa"/>
          </w:tcPr>
          <w:p w14:paraId="3AAF562E" w14:textId="6A36A186" w:rsidR="00AF4D4B" w:rsidRDefault="00AF4D4B" w:rsidP="00AF4D4B">
            <w:r>
              <w:t>Optional</w:t>
            </w:r>
          </w:p>
        </w:tc>
        <w:tc>
          <w:tcPr>
            <w:tcW w:w="2158" w:type="dxa"/>
          </w:tcPr>
          <w:p w14:paraId="7389F761" w14:textId="77777777" w:rsidR="00AF4D4B" w:rsidRDefault="00AF4D4B" w:rsidP="00AF4D4B"/>
        </w:tc>
        <w:tc>
          <w:tcPr>
            <w:tcW w:w="2158" w:type="dxa"/>
          </w:tcPr>
          <w:p w14:paraId="0EE427D2" w14:textId="77777777" w:rsidR="00AF4D4B" w:rsidRDefault="00AF4D4B" w:rsidP="00AF4D4B"/>
        </w:tc>
        <w:tc>
          <w:tcPr>
            <w:tcW w:w="2158" w:type="dxa"/>
          </w:tcPr>
          <w:p w14:paraId="61D86633" w14:textId="77777777" w:rsidR="00AF4D4B" w:rsidRDefault="00AF4D4B" w:rsidP="00AF4D4B"/>
        </w:tc>
      </w:tr>
      <w:tr w:rsidR="00AF4D4B" w14:paraId="5012EDA5" w14:textId="77777777" w:rsidTr="003D0FEE">
        <w:trPr>
          <w:cantSplit/>
        </w:trPr>
        <w:tc>
          <w:tcPr>
            <w:tcW w:w="2335" w:type="dxa"/>
          </w:tcPr>
          <w:p w14:paraId="2DA4963E" w14:textId="381A5AB4" w:rsidR="00AF4D4B" w:rsidRDefault="00AF4D4B" w:rsidP="00AF4D4B">
            <w:r>
              <w:t>Root Cause Tracking</w:t>
            </w:r>
          </w:p>
        </w:tc>
        <w:tc>
          <w:tcPr>
            <w:tcW w:w="1981" w:type="dxa"/>
          </w:tcPr>
          <w:p w14:paraId="1E249733" w14:textId="0A8EA843" w:rsidR="00AF4D4B" w:rsidRDefault="00AF4D4B" w:rsidP="00AF4D4B">
            <w:r>
              <w:t>Not enforced</w:t>
            </w:r>
          </w:p>
        </w:tc>
        <w:tc>
          <w:tcPr>
            <w:tcW w:w="2158" w:type="dxa"/>
          </w:tcPr>
          <w:p w14:paraId="7CC94EB9" w14:textId="77777777" w:rsidR="00AF4D4B" w:rsidRDefault="00AF4D4B" w:rsidP="00AF4D4B"/>
        </w:tc>
        <w:tc>
          <w:tcPr>
            <w:tcW w:w="2158" w:type="dxa"/>
          </w:tcPr>
          <w:p w14:paraId="51DE0F2F" w14:textId="77777777" w:rsidR="00AF4D4B" w:rsidRDefault="00AF4D4B" w:rsidP="00AF4D4B"/>
        </w:tc>
        <w:tc>
          <w:tcPr>
            <w:tcW w:w="2158" w:type="dxa"/>
          </w:tcPr>
          <w:p w14:paraId="4EF96134" w14:textId="77777777" w:rsidR="00AF4D4B" w:rsidRDefault="00AF4D4B" w:rsidP="00AF4D4B"/>
        </w:tc>
      </w:tr>
      <w:tr w:rsidR="00AF4D4B" w14:paraId="3055DA52" w14:textId="77777777" w:rsidTr="003D0FEE">
        <w:trPr>
          <w:cantSplit/>
        </w:trPr>
        <w:tc>
          <w:tcPr>
            <w:tcW w:w="2335" w:type="dxa"/>
          </w:tcPr>
          <w:p w14:paraId="0133A00C" w14:textId="477829BC" w:rsidR="00AF4D4B" w:rsidRDefault="00AF4D4B" w:rsidP="00AF4D4B">
            <w:r>
              <w:t>Visibility</w:t>
            </w:r>
          </w:p>
        </w:tc>
        <w:tc>
          <w:tcPr>
            <w:tcW w:w="1981" w:type="dxa"/>
          </w:tcPr>
          <w:p w14:paraId="348F9C51" w14:textId="7A46B1B6" w:rsidR="00AF4D4B" w:rsidRDefault="00AF4D4B" w:rsidP="00AF4D4B">
            <w:r>
              <w:t>Available</w:t>
            </w:r>
          </w:p>
        </w:tc>
        <w:tc>
          <w:tcPr>
            <w:tcW w:w="2158" w:type="dxa"/>
          </w:tcPr>
          <w:p w14:paraId="046C8C7F" w14:textId="77777777" w:rsidR="00AF4D4B" w:rsidRDefault="00AF4D4B" w:rsidP="00AF4D4B"/>
        </w:tc>
        <w:tc>
          <w:tcPr>
            <w:tcW w:w="2158" w:type="dxa"/>
          </w:tcPr>
          <w:p w14:paraId="5356A489" w14:textId="77777777" w:rsidR="00AF4D4B" w:rsidRDefault="00AF4D4B" w:rsidP="00AF4D4B"/>
        </w:tc>
        <w:tc>
          <w:tcPr>
            <w:tcW w:w="2158" w:type="dxa"/>
          </w:tcPr>
          <w:p w14:paraId="3DF30D66" w14:textId="77777777" w:rsidR="00AF4D4B" w:rsidRDefault="00AF4D4B" w:rsidP="00AF4D4B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0E9AD233" w14:textId="226742A2" w:rsidR="006553ED" w:rsidRDefault="006553ED" w:rsidP="006553ED">
      <w:pPr>
        <w:pStyle w:val="ListParagraph"/>
        <w:numPr>
          <w:ilvl w:val="0"/>
          <w:numId w:val="11"/>
        </w:numPr>
      </w:pPr>
      <w:r>
        <w:t>Change Type</w:t>
      </w:r>
    </w:p>
    <w:p w14:paraId="647EAAD8" w14:textId="75A41BD1" w:rsidR="006553ED" w:rsidRDefault="006553ED" w:rsidP="006553ED">
      <w:pPr>
        <w:pStyle w:val="ListParagraph"/>
        <w:numPr>
          <w:ilvl w:val="0"/>
          <w:numId w:val="11"/>
        </w:numPr>
      </w:pPr>
      <w:r>
        <w:t>Short Description</w:t>
      </w:r>
    </w:p>
    <w:p w14:paraId="6A6D02C6" w14:textId="380BCD27" w:rsidR="006553ED" w:rsidRDefault="006553ED" w:rsidP="006553ED">
      <w:pPr>
        <w:pStyle w:val="ListParagraph"/>
        <w:numPr>
          <w:ilvl w:val="0"/>
          <w:numId w:val="11"/>
        </w:numPr>
      </w:pPr>
      <w:r>
        <w:t>Planned Start/End Date</w:t>
      </w:r>
    </w:p>
    <w:p w14:paraId="73104BC1" w14:textId="5EE6FFAB" w:rsidR="006553ED" w:rsidRDefault="006553ED" w:rsidP="006553ED">
      <w:pPr>
        <w:pStyle w:val="ListParagraph"/>
        <w:numPr>
          <w:ilvl w:val="0"/>
          <w:numId w:val="11"/>
        </w:numPr>
      </w:pPr>
      <w:r>
        <w:t>Assignment Group</w:t>
      </w:r>
    </w:p>
    <w:p w14:paraId="6EE0A58A" w14:textId="3870488C" w:rsidR="001923D1" w:rsidRDefault="006553ED" w:rsidP="006553ED">
      <w:pPr>
        <w:pStyle w:val="ListParagraph"/>
        <w:numPr>
          <w:ilvl w:val="0"/>
          <w:numId w:val="11"/>
        </w:numPr>
      </w:pPr>
      <w:r>
        <w:t>Approval</w:t>
      </w:r>
    </w:p>
    <w:p w14:paraId="71B92647" w14:textId="77777777" w:rsidR="001923D1" w:rsidRDefault="001923D1" w:rsidP="001923D1"/>
    <w:p w14:paraId="3EE170EA" w14:textId="2F662115" w:rsidR="008B22EF" w:rsidRDefault="006553ED" w:rsidP="001923D1">
      <w:r>
        <w:t>Recommended:</w:t>
      </w:r>
    </w:p>
    <w:p w14:paraId="51D697E6" w14:textId="5E51970C" w:rsidR="006553ED" w:rsidRDefault="006553ED" w:rsidP="006553ED">
      <w:pPr>
        <w:pStyle w:val="ListParagraph"/>
        <w:numPr>
          <w:ilvl w:val="0"/>
          <w:numId w:val="4"/>
        </w:numPr>
      </w:pPr>
      <w:r>
        <w:t>Risk (Low/Medium/High)</w:t>
      </w:r>
    </w:p>
    <w:p w14:paraId="308E3BFB" w14:textId="11897CB3" w:rsidR="006553ED" w:rsidRDefault="006553ED" w:rsidP="006553ED">
      <w:pPr>
        <w:pStyle w:val="ListParagraph"/>
        <w:numPr>
          <w:ilvl w:val="0"/>
          <w:numId w:val="4"/>
        </w:numPr>
      </w:pPr>
      <w:r>
        <w:t>Impacted Services / CIs</w:t>
      </w:r>
    </w:p>
    <w:p w14:paraId="5B9FD576" w14:textId="21931CE1" w:rsidR="006553ED" w:rsidRDefault="006553ED" w:rsidP="006553ED">
      <w:pPr>
        <w:pStyle w:val="ListParagraph"/>
        <w:numPr>
          <w:ilvl w:val="0"/>
          <w:numId w:val="4"/>
        </w:numPr>
      </w:pPr>
      <w:r>
        <w:t>Implementation Plan</w:t>
      </w:r>
    </w:p>
    <w:p w14:paraId="7FCDAF31" w14:textId="3ECC7EF1" w:rsidR="008B22EF" w:rsidRDefault="006553ED" w:rsidP="006553ED">
      <w:pPr>
        <w:pStyle w:val="ListParagraph"/>
        <w:numPr>
          <w:ilvl w:val="0"/>
          <w:numId w:val="4"/>
        </w:numPr>
      </w:pPr>
      <w:r>
        <w:t>Backout Plan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6ED5FB45" w:rsidR="00D4572C" w:rsidRDefault="006553ED" w:rsidP="00D4572C">
      <w:pPr>
        <w:pStyle w:val="Heading2"/>
      </w:pPr>
      <w:r>
        <w:t>Normal Change Flow</w:t>
      </w:r>
    </w:p>
    <w:p w14:paraId="30D0F86A" w14:textId="54F6C2C7" w:rsidR="001923D1" w:rsidRDefault="006553ED" w:rsidP="001923D1">
      <w:r>
        <w:t xml:space="preserve">Change created </w:t>
      </w:r>
    </w:p>
    <w:p w14:paraId="10E3AEA2" w14:textId="7AB04B45" w:rsidR="006553ED" w:rsidRDefault="006553ED" w:rsidP="006553ED">
      <w:pPr>
        <w:pStyle w:val="ListParagraph"/>
        <w:numPr>
          <w:ilvl w:val="0"/>
          <w:numId w:val="12"/>
        </w:numPr>
      </w:pPr>
      <w:r>
        <w:t>Submitted for approval</w:t>
      </w:r>
    </w:p>
    <w:p w14:paraId="09AF2BFC" w14:textId="5768A7B7" w:rsidR="006553ED" w:rsidRDefault="006553ED" w:rsidP="006553ED">
      <w:pPr>
        <w:pStyle w:val="ListParagraph"/>
        <w:numPr>
          <w:ilvl w:val="0"/>
          <w:numId w:val="12"/>
        </w:numPr>
      </w:pPr>
      <w:r>
        <w:t>Approved</w:t>
      </w:r>
    </w:p>
    <w:p w14:paraId="20371FB1" w14:textId="72C52F3D" w:rsidR="006553ED" w:rsidRDefault="006553ED" w:rsidP="006553ED">
      <w:pPr>
        <w:pStyle w:val="ListParagraph"/>
        <w:numPr>
          <w:ilvl w:val="0"/>
          <w:numId w:val="12"/>
        </w:numPr>
      </w:pPr>
      <w:r>
        <w:t>Scheduled</w:t>
      </w:r>
    </w:p>
    <w:p w14:paraId="7DC7852A" w14:textId="7D3F19BD" w:rsidR="006553ED" w:rsidRDefault="006553ED" w:rsidP="006553ED">
      <w:pPr>
        <w:pStyle w:val="ListParagraph"/>
        <w:numPr>
          <w:ilvl w:val="0"/>
          <w:numId w:val="12"/>
        </w:numPr>
      </w:pPr>
      <w:r>
        <w:t>Implemented</w:t>
      </w:r>
    </w:p>
    <w:p w14:paraId="6A4CA17A" w14:textId="2CD28CD3" w:rsidR="006553ED" w:rsidRDefault="006553ED" w:rsidP="006553ED">
      <w:pPr>
        <w:pStyle w:val="ListParagraph"/>
        <w:numPr>
          <w:ilvl w:val="0"/>
          <w:numId w:val="12"/>
        </w:numPr>
      </w:pPr>
      <w:r>
        <w:t>Reviewed</w:t>
      </w:r>
    </w:p>
    <w:p w14:paraId="239B096D" w14:textId="2B2AB2CB" w:rsidR="00D4572C" w:rsidRDefault="006553ED" w:rsidP="006553ED">
      <w:pPr>
        <w:pStyle w:val="ListParagraph"/>
        <w:numPr>
          <w:ilvl w:val="0"/>
          <w:numId w:val="12"/>
        </w:numPr>
      </w:pPr>
      <w:r>
        <w:t>Closed</w:t>
      </w:r>
    </w:p>
    <w:p w14:paraId="5083BCD2" w14:textId="0CAC829D" w:rsidR="00D4572C" w:rsidRDefault="006553ED" w:rsidP="00D4572C">
      <w:pPr>
        <w:pStyle w:val="Heading2"/>
      </w:pPr>
      <w:r>
        <w:t>Standard Change Flow</w:t>
      </w:r>
    </w:p>
    <w:p w14:paraId="14895D18" w14:textId="17FCF0EE" w:rsidR="00D4572C" w:rsidRDefault="006553ED" w:rsidP="00D4572C">
      <w:r>
        <w:t>Template selected</w:t>
      </w:r>
    </w:p>
    <w:p w14:paraId="262EDE63" w14:textId="38E7FF48" w:rsidR="006553ED" w:rsidRDefault="006553ED" w:rsidP="006553ED">
      <w:pPr>
        <w:pStyle w:val="ListParagraph"/>
        <w:numPr>
          <w:ilvl w:val="0"/>
          <w:numId w:val="13"/>
        </w:numPr>
      </w:pPr>
      <w:r>
        <w:t>Pre-approved</w:t>
      </w:r>
    </w:p>
    <w:p w14:paraId="6F1631C3" w14:textId="2B629671" w:rsidR="006553ED" w:rsidRDefault="006553ED" w:rsidP="006553ED">
      <w:pPr>
        <w:pStyle w:val="ListParagraph"/>
        <w:numPr>
          <w:ilvl w:val="0"/>
          <w:numId w:val="13"/>
        </w:numPr>
      </w:pPr>
      <w:r>
        <w:t>Implemented</w:t>
      </w:r>
    </w:p>
    <w:p w14:paraId="018DE5F8" w14:textId="1EA38661" w:rsidR="00CF75A1" w:rsidRDefault="006553ED" w:rsidP="006553ED">
      <w:pPr>
        <w:pStyle w:val="ListParagraph"/>
        <w:numPr>
          <w:ilvl w:val="0"/>
          <w:numId w:val="13"/>
        </w:numPr>
      </w:pPr>
      <w:r>
        <w:t xml:space="preserve">Closed </w:t>
      </w:r>
    </w:p>
    <w:p w14:paraId="4882E88F" w14:textId="1CD2CEEC" w:rsidR="00D4572C" w:rsidRDefault="006553ED" w:rsidP="00D4572C">
      <w:pPr>
        <w:pStyle w:val="Heading2"/>
      </w:pPr>
      <w:r>
        <w:t>Emergency Change Flow</w:t>
      </w:r>
    </w:p>
    <w:p w14:paraId="7D8B48F4" w14:textId="1EFD4377" w:rsidR="00CF75A1" w:rsidRDefault="006553ED" w:rsidP="00CF75A1">
      <w:r>
        <w:t>Change created</w:t>
      </w:r>
    </w:p>
    <w:p w14:paraId="13DBDDCA" w14:textId="41380556" w:rsidR="006553ED" w:rsidRDefault="006553ED" w:rsidP="006553ED">
      <w:pPr>
        <w:pStyle w:val="ListParagraph"/>
        <w:numPr>
          <w:ilvl w:val="0"/>
          <w:numId w:val="14"/>
        </w:numPr>
      </w:pPr>
      <w:r>
        <w:t>Fast approval</w:t>
      </w:r>
    </w:p>
    <w:p w14:paraId="74D8406F" w14:textId="12667ED2" w:rsidR="006553ED" w:rsidRDefault="006553ED" w:rsidP="006553ED">
      <w:pPr>
        <w:pStyle w:val="ListParagraph"/>
        <w:numPr>
          <w:ilvl w:val="0"/>
          <w:numId w:val="14"/>
        </w:numPr>
      </w:pPr>
      <w:r>
        <w:t>Immediate implementation</w:t>
      </w:r>
    </w:p>
    <w:p w14:paraId="272CC90E" w14:textId="27D780B9" w:rsidR="006553ED" w:rsidRDefault="006553ED" w:rsidP="006553ED">
      <w:pPr>
        <w:pStyle w:val="ListParagraph"/>
        <w:numPr>
          <w:ilvl w:val="0"/>
          <w:numId w:val="14"/>
        </w:numPr>
      </w:pPr>
      <w:r>
        <w:t>Post-review</w:t>
      </w:r>
    </w:p>
    <w:p w14:paraId="6AA183E8" w14:textId="5C973B78" w:rsidR="00CF75A1" w:rsidRDefault="006553ED" w:rsidP="006553ED">
      <w:pPr>
        <w:pStyle w:val="ListParagraph"/>
        <w:numPr>
          <w:ilvl w:val="0"/>
          <w:numId w:val="14"/>
        </w:numPr>
      </w:pPr>
      <w:r>
        <w:t>Closed</w:t>
      </w:r>
    </w:p>
    <w:p w14:paraId="47C09322" w14:textId="23261002" w:rsidR="00212D5A" w:rsidRDefault="006C1DA6" w:rsidP="00212D5A">
      <w:pPr>
        <w:pStyle w:val="Heading2"/>
      </w:pPr>
      <w:r>
        <w:t>CAB Flow</w:t>
      </w:r>
    </w:p>
    <w:p w14:paraId="08F7DD47" w14:textId="480F8E30" w:rsidR="00212D5A" w:rsidRDefault="006C1DA6" w:rsidP="00212D5A">
      <w:r>
        <w:t>Changes submitted</w:t>
      </w:r>
    </w:p>
    <w:p w14:paraId="5B3D0DA2" w14:textId="0802DA3F" w:rsidR="006C1DA6" w:rsidRDefault="006C1DA6" w:rsidP="006C1DA6">
      <w:pPr>
        <w:pStyle w:val="ListParagraph"/>
        <w:numPr>
          <w:ilvl w:val="0"/>
          <w:numId w:val="24"/>
        </w:numPr>
      </w:pPr>
      <w:r>
        <w:t>Reviewed in CAB Workbench</w:t>
      </w:r>
    </w:p>
    <w:p w14:paraId="5040E5AE" w14:textId="44F5333E" w:rsidR="006C1DA6" w:rsidRDefault="006C1DA6" w:rsidP="006C1DA6">
      <w:pPr>
        <w:pStyle w:val="ListParagraph"/>
        <w:numPr>
          <w:ilvl w:val="0"/>
          <w:numId w:val="24"/>
        </w:numPr>
      </w:pPr>
      <w:r>
        <w:t>Approved or rejected</w:t>
      </w:r>
    </w:p>
    <w:p w14:paraId="4C439F89" w14:textId="761C8443" w:rsidR="00212D5A" w:rsidRPr="00212D5A" w:rsidRDefault="006C1DA6" w:rsidP="006C1DA6">
      <w:pPr>
        <w:pStyle w:val="ListParagraph"/>
        <w:numPr>
          <w:ilvl w:val="0"/>
          <w:numId w:val="24"/>
        </w:numPr>
      </w:pPr>
      <w:r>
        <w:t>Scheduled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164E4BB4" w:rsidR="001923D1" w:rsidRDefault="006C1DA6" w:rsidP="001923D1">
      <w:r>
        <w:t>Change Management is “working” when:</w:t>
      </w:r>
    </w:p>
    <w:p w14:paraId="6F42CE19" w14:textId="7D3FA5AD" w:rsidR="006C1DA6" w:rsidRDefault="006C1DA6" w:rsidP="006C1DA6">
      <w:pPr>
        <w:pStyle w:val="ListParagraph"/>
        <w:numPr>
          <w:ilvl w:val="0"/>
          <w:numId w:val="5"/>
        </w:numPr>
      </w:pPr>
      <w:r>
        <w:t>Changes can be created and categorized (Standard, Normal, Emergency)</w:t>
      </w:r>
    </w:p>
    <w:p w14:paraId="70E97F7A" w14:textId="2AE8CFFA" w:rsidR="006C1DA6" w:rsidRDefault="006C1DA6" w:rsidP="006C1DA6">
      <w:pPr>
        <w:pStyle w:val="ListParagraph"/>
        <w:numPr>
          <w:ilvl w:val="0"/>
          <w:numId w:val="5"/>
        </w:numPr>
      </w:pPr>
      <w:r>
        <w:t>Normal changes require approval before implementation</w:t>
      </w:r>
    </w:p>
    <w:p w14:paraId="48CC68D3" w14:textId="730548F1" w:rsidR="006C1DA6" w:rsidRDefault="006C1DA6" w:rsidP="006C1DA6">
      <w:pPr>
        <w:pStyle w:val="ListParagraph"/>
        <w:numPr>
          <w:ilvl w:val="0"/>
          <w:numId w:val="5"/>
        </w:numPr>
      </w:pPr>
      <w:r>
        <w:t>CAB can review and approve changes</w:t>
      </w:r>
    </w:p>
    <w:p w14:paraId="64DE4A15" w14:textId="2F611FB1" w:rsidR="006C1DA6" w:rsidRDefault="006C1DA6" w:rsidP="006C1DA6">
      <w:pPr>
        <w:pStyle w:val="ListParagraph"/>
        <w:numPr>
          <w:ilvl w:val="0"/>
          <w:numId w:val="5"/>
        </w:numPr>
      </w:pPr>
      <w:r>
        <w:t>Standard changes can be executed without approval delay</w:t>
      </w:r>
    </w:p>
    <w:p w14:paraId="3ECCE2E4" w14:textId="57E717B5" w:rsidR="006C1DA6" w:rsidRDefault="006C1DA6" w:rsidP="006C1DA6">
      <w:pPr>
        <w:pStyle w:val="ListParagraph"/>
        <w:numPr>
          <w:ilvl w:val="0"/>
          <w:numId w:val="5"/>
        </w:numPr>
      </w:pPr>
      <w:r>
        <w:t>Changes are linked to incidents where applicable</w:t>
      </w:r>
    </w:p>
    <w:p w14:paraId="0E527A50" w14:textId="32896BB1" w:rsidR="001923D1" w:rsidRDefault="006C1DA6" w:rsidP="006C1DA6">
      <w:pPr>
        <w:pStyle w:val="ListParagraph"/>
        <w:numPr>
          <w:ilvl w:val="0"/>
          <w:numId w:val="5"/>
        </w:numPr>
      </w:pPr>
      <w:r>
        <w:t xml:space="preserve">Change lifecycle is visible and tracked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6E05035" w:rsidR="001923D1" w:rsidRDefault="006C1DA6" w:rsidP="00DF5014">
            <w:r>
              <w:t>Too many approvals</w:t>
            </w:r>
          </w:p>
        </w:tc>
        <w:tc>
          <w:tcPr>
            <w:tcW w:w="5395" w:type="dxa"/>
          </w:tcPr>
          <w:p w14:paraId="731C1F33" w14:textId="409649F5" w:rsidR="001923D1" w:rsidRDefault="006C1DA6" w:rsidP="00DF5014">
            <w:r>
              <w:t>Slows everything down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309A21BB" w:rsidR="001923D1" w:rsidRDefault="006C1DA6" w:rsidP="00DF5014">
            <w:r>
              <w:t>Overcomplicating risk models</w:t>
            </w:r>
          </w:p>
        </w:tc>
        <w:tc>
          <w:tcPr>
            <w:tcW w:w="5395" w:type="dxa"/>
          </w:tcPr>
          <w:p w14:paraId="65353AE6" w14:textId="209A23A2" w:rsidR="001923D1" w:rsidRDefault="006C1DA6" w:rsidP="00DF5014">
            <w:r>
              <w:t>Keep risk simple (Low/Med/High)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2A6FD312" w:rsidR="001923D1" w:rsidRDefault="006C1DA6" w:rsidP="00DF5014">
            <w:r>
              <w:t>CAB reviewing everything</w:t>
            </w:r>
          </w:p>
        </w:tc>
        <w:tc>
          <w:tcPr>
            <w:tcW w:w="5395" w:type="dxa"/>
          </w:tcPr>
          <w:p w14:paraId="3F62A12D" w14:textId="57462783" w:rsidR="001923D1" w:rsidRDefault="006C1DA6" w:rsidP="00DF5014">
            <w:r>
              <w:t>Focus on meaningful changes only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2B95132A" w:rsidR="001923D1" w:rsidRDefault="006C1DA6" w:rsidP="00DF5014">
            <w:r>
              <w:t>No standard changes defined</w:t>
            </w:r>
          </w:p>
        </w:tc>
        <w:tc>
          <w:tcPr>
            <w:tcW w:w="5395" w:type="dxa"/>
          </w:tcPr>
          <w:p w14:paraId="1C79DF86" w14:textId="2662F973" w:rsidR="001923D1" w:rsidRDefault="006C1DA6" w:rsidP="00DF5014">
            <w:r>
              <w:t>Creates unnecessary workload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4EA1FC84" w:rsidR="001923D1" w:rsidRDefault="006C1DA6" w:rsidP="00DF5014">
            <w:r>
              <w:t>Treating Change as documentation instead of control</w:t>
            </w:r>
          </w:p>
        </w:tc>
        <w:tc>
          <w:tcPr>
            <w:tcW w:w="5395" w:type="dxa"/>
          </w:tcPr>
          <w:p w14:paraId="153DF202" w14:textId="67F28999" w:rsidR="001923D1" w:rsidRDefault="006C1DA6" w:rsidP="00DF5014">
            <w:r>
              <w:t>Focus on decisions, not forms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35EFE700" w14:textId="718B8281" w:rsidR="006C1DA6" w:rsidRDefault="006C1DA6" w:rsidP="006C1DA6">
      <w:pPr>
        <w:pStyle w:val="ListParagraph"/>
        <w:numPr>
          <w:ilvl w:val="0"/>
          <w:numId w:val="6"/>
        </w:numPr>
      </w:pPr>
      <w:r>
        <w:t>Change Types: Standard, Normal, Emergency</w:t>
      </w:r>
    </w:p>
    <w:p w14:paraId="41751AE4" w14:textId="62155D34" w:rsidR="001923D1" w:rsidRDefault="006C1DA6" w:rsidP="006C1DA6">
      <w:pPr>
        <w:pStyle w:val="ListParagraph"/>
        <w:numPr>
          <w:ilvl w:val="0"/>
          <w:numId w:val="6"/>
        </w:numPr>
      </w:pPr>
      <w:r>
        <w:t>Approval:</w:t>
      </w:r>
    </w:p>
    <w:p w14:paraId="472E8ED0" w14:textId="66C1E04C" w:rsidR="006C1DA6" w:rsidRDefault="006C1DA6" w:rsidP="006C1DA6">
      <w:pPr>
        <w:pStyle w:val="ListParagraph"/>
        <w:numPr>
          <w:ilvl w:val="1"/>
          <w:numId w:val="6"/>
        </w:numPr>
      </w:pPr>
      <w:r>
        <w:t>Normal = 1 approver</w:t>
      </w:r>
    </w:p>
    <w:p w14:paraId="6029A896" w14:textId="7F5076E4" w:rsidR="006C1DA6" w:rsidRDefault="006C1DA6" w:rsidP="006C1DA6">
      <w:pPr>
        <w:pStyle w:val="ListParagraph"/>
        <w:numPr>
          <w:ilvl w:val="1"/>
          <w:numId w:val="6"/>
        </w:numPr>
      </w:pPr>
      <w:r>
        <w:t>Emergency = 1 fast approver</w:t>
      </w:r>
    </w:p>
    <w:p w14:paraId="3676469E" w14:textId="61959865" w:rsidR="006C1DA6" w:rsidRDefault="006C1DA6" w:rsidP="006C1DA6">
      <w:pPr>
        <w:pStyle w:val="ListParagraph"/>
        <w:numPr>
          <w:ilvl w:val="1"/>
          <w:numId w:val="6"/>
        </w:numPr>
      </w:pPr>
      <w:r>
        <w:t>Standard = pre-approved</w:t>
      </w:r>
    </w:p>
    <w:p w14:paraId="323AD962" w14:textId="55E28F34" w:rsidR="006C1DA6" w:rsidRDefault="006C1DA6" w:rsidP="006C1DA6">
      <w:pPr>
        <w:pStyle w:val="ListParagraph"/>
        <w:numPr>
          <w:ilvl w:val="0"/>
          <w:numId w:val="6"/>
        </w:numPr>
      </w:pPr>
      <w:r>
        <w:t>CAB:</w:t>
      </w:r>
    </w:p>
    <w:p w14:paraId="104FF021" w14:textId="1750653B" w:rsidR="006C1DA6" w:rsidRDefault="006C1DA6" w:rsidP="006C1DA6">
      <w:pPr>
        <w:pStyle w:val="ListParagraph"/>
        <w:numPr>
          <w:ilvl w:val="1"/>
          <w:numId w:val="6"/>
        </w:numPr>
      </w:pPr>
      <w:r>
        <w:t>Weekly meeting</w:t>
      </w:r>
    </w:p>
    <w:p w14:paraId="15C45B89" w14:textId="29AA9A3F" w:rsidR="006C1DA6" w:rsidRDefault="006C1DA6" w:rsidP="006C1DA6">
      <w:pPr>
        <w:pStyle w:val="ListParagraph"/>
        <w:numPr>
          <w:ilvl w:val="1"/>
          <w:numId w:val="6"/>
        </w:numPr>
      </w:pPr>
      <w:r>
        <w:t>Only review Normal changes</w:t>
      </w:r>
    </w:p>
    <w:p w14:paraId="64DD5975" w14:textId="5E17B268" w:rsidR="006C1DA6" w:rsidRDefault="006C1DA6" w:rsidP="006C1DA6">
      <w:pPr>
        <w:pStyle w:val="ListParagraph"/>
        <w:numPr>
          <w:ilvl w:val="0"/>
          <w:numId w:val="6"/>
        </w:numPr>
      </w:pPr>
      <w:r>
        <w:t>Standard Changes:</w:t>
      </w:r>
    </w:p>
    <w:p w14:paraId="50C8E0EB" w14:textId="5413A397" w:rsidR="006C1DA6" w:rsidRDefault="006C1DA6" w:rsidP="006C1DA6">
      <w:pPr>
        <w:pStyle w:val="ListParagraph"/>
        <w:numPr>
          <w:ilvl w:val="1"/>
          <w:numId w:val="6"/>
        </w:numPr>
      </w:pPr>
      <w:r>
        <w:t>3–5 common repeatable changes</w:t>
      </w:r>
    </w:p>
    <w:p w14:paraId="595101EF" w14:textId="11B02CCD" w:rsidR="006C1DA6" w:rsidRDefault="006C1DA6" w:rsidP="006C1DA6">
      <w:pPr>
        <w:pStyle w:val="ListParagraph"/>
        <w:numPr>
          <w:ilvl w:val="0"/>
          <w:numId w:val="6"/>
        </w:numPr>
      </w:pPr>
      <w:r>
        <w:t>Risk:</w:t>
      </w:r>
    </w:p>
    <w:p w14:paraId="59BDD8C9" w14:textId="10802E22" w:rsidR="006C1DA6" w:rsidRDefault="006C1DA6" w:rsidP="006C1DA6">
      <w:pPr>
        <w:pStyle w:val="ListParagraph"/>
        <w:numPr>
          <w:ilvl w:val="1"/>
          <w:numId w:val="6"/>
        </w:numPr>
      </w:pPr>
      <w:r>
        <w:t>Low / Medium / High only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5CC84C32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changes cause incidents today?”</w:t>
      </w:r>
    </w:p>
    <w:p w14:paraId="1E350405" w14:textId="13E0273D" w:rsidR="00BA2571" w:rsidRDefault="00BA2571" w:rsidP="001923D1">
      <w:pPr>
        <w:pStyle w:val="ListParagraph"/>
        <w:numPr>
          <w:ilvl w:val="0"/>
          <w:numId w:val="7"/>
        </w:numPr>
      </w:pPr>
      <w:r>
        <w:t>Avoid: “What approvals do you want?”</w:t>
      </w:r>
    </w:p>
    <w:p w14:paraId="6F9935FE" w14:textId="1DC0DD22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changes actually need oversight?”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4"/>
  </w:num>
  <w:num w:numId="4" w16cid:durableId="47776009">
    <w:abstractNumId w:val="18"/>
  </w:num>
  <w:num w:numId="5" w16cid:durableId="1553544347">
    <w:abstractNumId w:val="17"/>
  </w:num>
  <w:num w:numId="6" w16cid:durableId="587078171">
    <w:abstractNumId w:val="12"/>
  </w:num>
  <w:num w:numId="7" w16cid:durableId="1463231596">
    <w:abstractNumId w:val="21"/>
  </w:num>
  <w:num w:numId="8" w16cid:durableId="1378630317">
    <w:abstractNumId w:val="8"/>
  </w:num>
  <w:num w:numId="9" w16cid:durableId="1744062372">
    <w:abstractNumId w:val="5"/>
  </w:num>
  <w:num w:numId="10" w16cid:durableId="140074366">
    <w:abstractNumId w:val="23"/>
  </w:num>
  <w:num w:numId="11" w16cid:durableId="1163472494">
    <w:abstractNumId w:val="24"/>
  </w:num>
  <w:num w:numId="12" w16cid:durableId="1449350217">
    <w:abstractNumId w:val="13"/>
  </w:num>
  <w:num w:numId="13" w16cid:durableId="1926958638">
    <w:abstractNumId w:val="9"/>
  </w:num>
  <w:num w:numId="14" w16cid:durableId="1807117042">
    <w:abstractNumId w:val="2"/>
  </w:num>
  <w:num w:numId="15" w16cid:durableId="547765294">
    <w:abstractNumId w:val="19"/>
  </w:num>
  <w:num w:numId="16" w16cid:durableId="553614438">
    <w:abstractNumId w:val="6"/>
  </w:num>
  <w:num w:numId="17" w16cid:durableId="1547643379">
    <w:abstractNumId w:val="1"/>
  </w:num>
  <w:num w:numId="18" w16cid:durableId="333731126">
    <w:abstractNumId w:val="11"/>
  </w:num>
  <w:num w:numId="19" w16cid:durableId="1644888372">
    <w:abstractNumId w:val="20"/>
  </w:num>
  <w:num w:numId="20" w16cid:durableId="896673025">
    <w:abstractNumId w:val="15"/>
  </w:num>
  <w:num w:numId="21" w16cid:durableId="404959389">
    <w:abstractNumId w:val="10"/>
  </w:num>
  <w:num w:numId="22" w16cid:durableId="1538351725">
    <w:abstractNumId w:val="7"/>
  </w:num>
  <w:num w:numId="23" w16cid:durableId="985159212">
    <w:abstractNumId w:val="3"/>
  </w:num>
  <w:num w:numId="24" w16cid:durableId="239220998">
    <w:abstractNumId w:val="16"/>
  </w:num>
  <w:num w:numId="25" w16cid:durableId="15594340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6E97"/>
    <w:rsid w:val="0015353F"/>
    <w:rsid w:val="001923D1"/>
    <w:rsid w:val="00204C03"/>
    <w:rsid w:val="00212D5A"/>
    <w:rsid w:val="002951FD"/>
    <w:rsid w:val="002E0DF5"/>
    <w:rsid w:val="003101E1"/>
    <w:rsid w:val="003D0FEE"/>
    <w:rsid w:val="00442D13"/>
    <w:rsid w:val="00471152"/>
    <w:rsid w:val="005E51F5"/>
    <w:rsid w:val="005E7856"/>
    <w:rsid w:val="006553ED"/>
    <w:rsid w:val="006C1DA6"/>
    <w:rsid w:val="006C53D3"/>
    <w:rsid w:val="006D39B7"/>
    <w:rsid w:val="006D655C"/>
    <w:rsid w:val="006E4639"/>
    <w:rsid w:val="0072435D"/>
    <w:rsid w:val="00750E58"/>
    <w:rsid w:val="00763CC1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AF4D4B"/>
    <w:rsid w:val="00B548C1"/>
    <w:rsid w:val="00B63929"/>
    <w:rsid w:val="00B66003"/>
    <w:rsid w:val="00B83E4F"/>
    <w:rsid w:val="00BA2571"/>
    <w:rsid w:val="00C076DE"/>
    <w:rsid w:val="00C25B3D"/>
    <w:rsid w:val="00CB3A31"/>
    <w:rsid w:val="00CB586D"/>
    <w:rsid w:val="00CD60FE"/>
    <w:rsid w:val="00CE76F1"/>
    <w:rsid w:val="00CF75A1"/>
    <w:rsid w:val="00D4572C"/>
    <w:rsid w:val="00D836B8"/>
    <w:rsid w:val="00E41217"/>
    <w:rsid w:val="00E846BE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DOCID-202112391-25616</_dlc_DocId>
    <_dlc_DocIdUrl xmlns="ea10e7c1-45f6-45a6-9220-470b2ac38f45">
      <Url>https://itecsfederal.sharepoint.com/teams/MissionSolutions/ISM/_layouts/15/DocIdRedir.aspx?ID=DOCID-202112391-25616</Url>
      <Description>DOCID-202112391-25616</Description>
    </_dlc_DocIdUrl>
  </documentManagement>
</p:properties>
</file>

<file path=customXml/itemProps1.xml><?xml version="1.0" encoding="utf-8"?>
<ds:datastoreItem xmlns:ds="http://schemas.openxmlformats.org/officeDocument/2006/customXml" ds:itemID="{3AADEAB1-6C32-4D70-8419-C346D5E09083}"/>
</file>

<file path=customXml/itemProps2.xml><?xml version="1.0" encoding="utf-8"?>
<ds:datastoreItem xmlns:ds="http://schemas.openxmlformats.org/officeDocument/2006/customXml" ds:itemID="{64848987-F397-46C7-9E2C-1232A32C45DC}"/>
</file>

<file path=customXml/itemProps3.xml><?xml version="1.0" encoding="utf-8"?>
<ds:datastoreItem xmlns:ds="http://schemas.openxmlformats.org/officeDocument/2006/customXml" ds:itemID="{46C76BA0-8CA3-48EB-85A2-763C1F12D344}"/>
</file>

<file path=customXml/itemProps4.xml><?xml version="1.0" encoding="utf-8"?>
<ds:datastoreItem xmlns:ds="http://schemas.openxmlformats.org/officeDocument/2006/customXml" ds:itemID="{4CDF00DC-F7ED-471E-827C-5EEBD3F9EE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749</Words>
  <Characters>4270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1. Purpose</vt:lpstr>
      <vt:lpstr>2. Scope (Sprint 4 Focus Only)</vt:lpstr>
      <vt:lpstr>3. Out-of-the-Box (OOTB) Configuration</vt:lpstr>
      <vt:lpstr>    3.1 Change Types</vt:lpstr>
      <vt:lpstr>    3.2 Change Lifecycle</vt:lpstr>
      <vt:lpstr>    3.3 Workflow &amp; Approvals</vt:lpstr>
      <vt:lpstr>    3.4 CAB Workbench</vt:lpstr>
      <vt:lpstr>    3.5 Templates</vt:lpstr>
      <vt:lpstr>    3.6 Integration Points</vt:lpstr>
      <vt:lpstr>4. Key Decisions (Client Input)</vt:lpstr>
      <vt:lpstr>    4.1 Change Types Usage</vt:lpstr>
      <vt:lpstr>    4.2 Approval Model</vt:lpstr>
      <vt:lpstr>    4.3 CAB Structure</vt:lpstr>
      <vt:lpstr>    4.4 Change Scheduling</vt:lpstr>
      <vt:lpstr>    4.5 Standard Change Templates</vt:lpstr>
      <vt:lpstr>    4.6 Change ↔ Incident Relationship</vt:lpstr>
      <vt:lpstr>5. Data Requirements</vt:lpstr>
      <vt:lpstr>6. Process Flows (Simple)</vt:lpstr>
      <vt:lpstr>    Normal Change Flow</vt:lpstr>
      <vt:lpstr>    Standard Change Flow</vt:lpstr>
      <vt:lpstr>    Emergency Change Flow</vt:lpstr>
      <vt:lpstr>    Escalation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30</cp:revision>
  <dcterms:created xsi:type="dcterms:W3CDTF">2026-05-01T16:44:00Z</dcterms:created>
  <dcterms:modified xsi:type="dcterms:W3CDTF">2026-05-04T11:21:00Z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0181a8ef-741b-426e-8bcd-3a407a63874f</vt:lpwstr>
  </property>
</Properties>
</file>